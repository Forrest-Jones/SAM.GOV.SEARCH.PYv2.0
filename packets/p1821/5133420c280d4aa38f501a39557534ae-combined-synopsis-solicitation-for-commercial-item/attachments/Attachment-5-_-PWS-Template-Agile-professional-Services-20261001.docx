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39AD" w14:textId="3A773E92" w:rsidR="00FD23A1" w:rsidRPr="00354D07" w:rsidRDefault="00FD23A1" w:rsidP="00FD23A1">
      <w:pPr>
        <w:jc w:val="center"/>
        <w:rPr>
          <w:rFonts w:ascii="Arial" w:hAnsi="Arial" w:cs="Arial"/>
          <w:b/>
          <w:sz w:val="24"/>
          <w:szCs w:val="24"/>
        </w:rPr>
      </w:pPr>
      <w:r w:rsidRPr="00354D07">
        <w:rPr>
          <w:rFonts w:ascii="Arial" w:hAnsi="Arial" w:cs="Arial"/>
          <w:b/>
          <w:sz w:val="24"/>
          <w:szCs w:val="24"/>
        </w:rPr>
        <w:t>Performance Work Statement</w:t>
      </w:r>
    </w:p>
    <w:p w14:paraId="554E4C8E" w14:textId="77777777" w:rsidR="00FD23A1" w:rsidRPr="00354D07" w:rsidRDefault="00484743" w:rsidP="00FD23A1">
      <w:pPr>
        <w:jc w:val="center"/>
        <w:rPr>
          <w:rFonts w:ascii="Arial" w:hAnsi="Arial" w:cs="Arial"/>
          <w:b/>
          <w:sz w:val="24"/>
          <w:szCs w:val="24"/>
        </w:rPr>
      </w:pPr>
      <w:r w:rsidRPr="00354D07">
        <w:rPr>
          <w:rFonts w:ascii="Arial" w:hAnsi="Arial" w:cs="Arial"/>
          <w:b/>
          <w:sz w:val="24"/>
          <w:szCs w:val="24"/>
        </w:rPr>
        <w:t>(</w:t>
      </w:r>
      <w:r w:rsidR="00D5042E" w:rsidRPr="00354D07">
        <w:rPr>
          <w:rFonts w:ascii="Arial" w:hAnsi="Arial" w:cs="Arial"/>
          <w:b/>
          <w:sz w:val="24"/>
          <w:szCs w:val="24"/>
        </w:rPr>
        <w:t>Includes</w:t>
      </w:r>
      <w:r w:rsidRPr="00354D07">
        <w:rPr>
          <w:rFonts w:ascii="Arial" w:hAnsi="Arial" w:cs="Arial"/>
          <w:b/>
          <w:sz w:val="24"/>
          <w:szCs w:val="24"/>
        </w:rPr>
        <w:t xml:space="preserve"> associated Performance Requirements Summary (PRS)</w:t>
      </w:r>
    </w:p>
    <w:p w14:paraId="37DBD1F5" w14:textId="77777777" w:rsidR="00343D28" w:rsidRPr="00C101E9" w:rsidRDefault="00343D28" w:rsidP="00FD23A1">
      <w:pPr>
        <w:jc w:val="center"/>
        <w:rPr>
          <w:bCs/>
          <w:sz w:val="24"/>
          <w:szCs w:val="24"/>
        </w:rPr>
      </w:pPr>
    </w:p>
    <w:p w14:paraId="07126CD7" w14:textId="6D7A2D10" w:rsidR="00354D07" w:rsidRPr="00C101E9" w:rsidRDefault="00431B73" w:rsidP="0015134A">
      <w:pPr>
        <w:spacing w:before="100" w:beforeAutospacing="1" w:after="100" w:afterAutospacing="1"/>
        <w:contextualSpacing/>
        <w:outlineLvl w:val="4"/>
        <w:rPr>
          <w:rFonts w:ascii="Arial" w:hAnsi="Arial" w:cs="Arial"/>
          <w:bCs/>
          <w:i/>
          <w:color w:val="FF0000"/>
          <w:sz w:val="24"/>
          <w:szCs w:val="24"/>
        </w:rPr>
      </w:pPr>
      <w:r w:rsidRPr="00C101E9">
        <w:rPr>
          <w:rFonts w:ascii="Arial" w:hAnsi="Arial" w:cs="Arial"/>
          <w:bCs/>
          <w:i/>
          <w:color w:val="FF0000"/>
          <w:sz w:val="24"/>
          <w:szCs w:val="24"/>
        </w:rPr>
        <w:t>The Offeror shall t</w:t>
      </w:r>
      <w:r w:rsidR="00354D07" w:rsidRPr="00C101E9">
        <w:rPr>
          <w:rFonts w:ascii="Arial" w:hAnsi="Arial" w:cs="Arial"/>
          <w:bCs/>
          <w:i/>
          <w:color w:val="FF0000"/>
          <w:sz w:val="24"/>
          <w:szCs w:val="24"/>
        </w:rPr>
        <w:t xml:space="preserve">ailor this </w:t>
      </w:r>
      <w:r w:rsidR="00D324B7" w:rsidRPr="00C101E9">
        <w:rPr>
          <w:rFonts w:ascii="Arial" w:hAnsi="Arial" w:cs="Arial"/>
          <w:bCs/>
          <w:i/>
          <w:color w:val="FF0000"/>
          <w:sz w:val="24"/>
          <w:szCs w:val="24"/>
        </w:rPr>
        <w:t>ex</w:t>
      </w:r>
      <w:r w:rsidR="00354D07" w:rsidRPr="00C101E9">
        <w:rPr>
          <w:rFonts w:ascii="Arial" w:hAnsi="Arial" w:cs="Arial"/>
          <w:bCs/>
          <w:i/>
          <w:color w:val="FF0000"/>
          <w:sz w:val="24"/>
          <w:szCs w:val="24"/>
        </w:rPr>
        <w:t>ample</w:t>
      </w:r>
      <w:r w:rsidR="00D324B7" w:rsidRPr="00C101E9">
        <w:rPr>
          <w:rFonts w:ascii="Arial" w:hAnsi="Arial" w:cs="Arial"/>
          <w:bCs/>
          <w:i/>
          <w:color w:val="FF0000"/>
          <w:sz w:val="24"/>
          <w:szCs w:val="24"/>
        </w:rPr>
        <w:t xml:space="preserve"> document</w:t>
      </w:r>
      <w:r w:rsidR="00354D07" w:rsidRPr="00C101E9">
        <w:rPr>
          <w:rFonts w:ascii="Arial" w:hAnsi="Arial" w:cs="Arial"/>
          <w:bCs/>
          <w:i/>
          <w:color w:val="FF0000"/>
          <w:sz w:val="24"/>
          <w:szCs w:val="24"/>
        </w:rPr>
        <w:t xml:space="preserve"> to</w:t>
      </w:r>
      <w:r w:rsidRPr="00C101E9">
        <w:rPr>
          <w:rFonts w:ascii="Arial" w:hAnsi="Arial" w:cs="Arial"/>
          <w:bCs/>
          <w:i/>
          <w:color w:val="FF0000"/>
          <w:sz w:val="24"/>
          <w:szCs w:val="24"/>
        </w:rPr>
        <w:t xml:space="preserve"> the</w:t>
      </w:r>
      <w:r w:rsidR="00354D07" w:rsidRPr="00C101E9">
        <w:rPr>
          <w:rFonts w:ascii="Arial" w:hAnsi="Arial" w:cs="Arial"/>
          <w:bCs/>
          <w:i/>
          <w:color w:val="FF0000"/>
          <w:sz w:val="24"/>
          <w:szCs w:val="24"/>
        </w:rPr>
        <w:t xml:space="preserve"> </w:t>
      </w:r>
      <w:r w:rsidR="004652B9" w:rsidRPr="00C101E9">
        <w:rPr>
          <w:rFonts w:ascii="Arial" w:hAnsi="Arial" w:cs="Arial"/>
          <w:bCs/>
          <w:i/>
          <w:color w:val="FF0000"/>
          <w:sz w:val="24"/>
          <w:szCs w:val="24"/>
        </w:rPr>
        <w:t>Acquistion of Professional Services</w:t>
      </w:r>
      <w:r w:rsidR="00B1005A" w:rsidRPr="00C101E9">
        <w:rPr>
          <w:rFonts w:ascii="Arial" w:hAnsi="Arial" w:cs="Arial"/>
          <w:bCs/>
          <w:i/>
          <w:color w:val="FF0000"/>
          <w:sz w:val="24"/>
          <w:szCs w:val="24"/>
        </w:rPr>
        <w:t xml:space="preserve"> (APS)</w:t>
      </w:r>
      <w:r w:rsidR="004652B9" w:rsidRPr="00C101E9">
        <w:rPr>
          <w:rFonts w:ascii="Arial" w:hAnsi="Arial" w:cs="Arial"/>
          <w:bCs/>
          <w:i/>
          <w:color w:val="FF0000"/>
          <w:sz w:val="24"/>
          <w:szCs w:val="24"/>
        </w:rPr>
        <w:t xml:space="preserve"> Requirement</w:t>
      </w:r>
      <w:r w:rsidR="006A49C1" w:rsidRPr="00C101E9">
        <w:rPr>
          <w:rFonts w:ascii="Arial" w:hAnsi="Arial" w:cs="Arial"/>
          <w:bCs/>
          <w:i/>
          <w:color w:val="FF0000"/>
          <w:sz w:val="24"/>
          <w:szCs w:val="24"/>
        </w:rPr>
        <w:t>. E</w:t>
      </w:r>
      <w:r w:rsidR="00354D07" w:rsidRPr="00C101E9">
        <w:rPr>
          <w:rFonts w:ascii="Arial" w:hAnsi="Arial" w:cs="Arial"/>
          <w:bCs/>
          <w:i/>
          <w:color w:val="FF0000"/>
          <w:sz w:val="24"/>
          <w:szCs w:val="24"/>
        </w:rPr>
        <w:t>nsur</w:t>
      </w:r>
      <w:r w:rsidR="006A49C1" w:rsidRPr="00C101E9">
        <w:rPr>
          <w:rFonts w:ascii="Arial" w:hAnsi="Arial" w:cs="Arial"/>
          <w:bCs/>
          <w:i/>
          <w:color w:val="FF0000"/>
          <w:sz w:val="24"/>
          <w:szCs w:val="24"/>
        </w:rPr>
        <w:t>e</w:t>
      </w:r>
      <w:r w:rsidR="00354D07" w:rsidRPr="00C101E9">
        <w:rPr>
          <w:rFonts w:ascii="Arial" w:hAnsi="Arial" w:cs="Arial"/>
          <w:bCs/>
          <w:i/>
          <w:color w:val="FF0000"/>
          <w:sz w:val="24"/>
          <w:szCs w:val="24"/>
        </w:rPr>
        <w:t xml:space="preserve"> this cover page </w:t>
      </w:r>
      <w:r w:rsidR="00443710" w:rsidRPr="00C101E9">
        <w:rPr>
          <w:rFonts w:ascii="Arial" w:hAnsi="Arial" w:cs="Arial"/>
          <w:bCs/>
          <w:i/>
          <w:color w:val="FF0000"/>
          <w:sz w:val="24"/>
          <w:szCs w:val="24"/>
        </w:rPr>
        <w:t>and all</w:t>
      </w:r>
      <w:r w:rsidR="00354D07" w:rsidRPr="00C101E9">
        <w:rPr>
          <w:rFonts w:ascii="Arial" w:hAnsi="Arial" w:cs="Arial"/>
          <w:bCs/>
          <w:i/>
          <w:color w:val="FF0000"/>
          <w:sz w:val="24"/>
          <w:szCs w:val="24"/>
        </w:rPr>
        <w:t xml:space="preserve"> areas providing </w:t>
      </w:r>
      <w:r w:rsidR="005E321E" w:rsidRPr="00C101E9">
        <w:rPr>
          <w:rFonts w:ascii="Arial" w:hAnsi="Arial" w:cs="Arial"/>
          <w:bCs/>
          <w:i/>
          <w:color w:val="FF0000"/>
          <w:sz w:val="24"/>
          <w:szCs w:val="24"/>
        </w:rPr>
        <w:t xml:space="preserve">instructional or </w:t>
      </w:r>
      <w:r w:rsidR="00354D07" w:rsidRPr="00C101E9">
        <w:rPr>
          <w:rFonts w:ascii="Arial" w:hAnsi="Arial" w:cs="Arial"/>
          <w:bCs/>
          <w:i/>
          <w:color w:val="FF0000"/>
          <w:sz w:val="24"/>
          <w:szCs w:val="24"/>
        </w:rPr>
        <w:t>sample language (red and or italicized</w:t>
      </w:r>
      <w:r w:rsidR="006A49C1" w:rsidRPr="00C101E9">
        <w:rPr>
          <w:rFonts w:ascii="Arial" w:hAnsi="Arial" w:cs="Arial"/>
          <w:bCs/>
          <w:i/>
          <w:color w:val="FF0000"/>
          <w:sz w:val="24"/>
          <w:szCs w:val="24"/>
        </w:rPr>
        <w:t xml:space="preserve"> font</w:t>
      </w:r>
      <w:r w:rsidR="00354D07" w:rsidRPr="00C101E9">
        <w:rPr>
          <w:rFonts w:ascii="Arial" w:hAnsi="Arial" w:cs="Arial"/>
          <w:bCs/>
          <w:i/>
          <w:color w:val="FF0000"/>
          <w:sz w:val="24"/>
          <w:szCs w:val="24"/>
        </w:rPr>
        <w:t>) are deleted before finalizing and submitting the document.</w:t>
      </w:r>
    </w:p>
    <w:p w14:paraId="68E6167F" w14:textId="77777777" w:rsidR="00443710" w:rsidRDefault="00443710" w:rsidP="0015134A">
      <w:pPr>
        <w:spacing w:before="100" w:beforeAutospacing="1" w:after="100" w:afterAutospacing="1"/>
        <w:contextualSpacing/>
        <w:outlineLvl w:val="4"/>
        <w:rPr>
          <w:rFonts w:ascii="Arial" w:hAnsi="Arial" w:cs="Arial"/>
          <w:i/>
          <w:color w:val="FF0000"/>
          <w:sz w:val="24"/>
          <w:szCs w:val="24"/>
        </w:rPr>
      </w:pPr>
    </w:p>
    <w:p w14:paraId="5DF9EE49" w14:textId="475B36C0" w:rsidR="00443710" w:rsidRDefault="00443710" w:rsidP="0021194E">
      <w:pPr>
        <w:spacing w:before="100" w:beforeAutospacing="1" w:after="100" w:afterAutospacing="1"/>
        <w:contextualSpacing/>
        <w:outlineLvl w:val="4"/>
        <w:rPr>
          <w:rFonts w:ascii="Arial" w:hAnsi="Arial" w:cs="Arial"/>
          <w:i/>
          <w:color w:val="FF0000"/>
          <w:sz w:val="24"/>
          <w:szCs w:val="24"/>
        </w:rPr>
      </w:pPr>
      <w:r>
        <w:rPr>
          <w:rFonts w:ascii="Arial" w:hAnsi="Arial" w:cs="Arial"/>
          <w:i/>
          <w:color w:val="FF0000"/>
          <w:sz w:val="24"/>
          <w:szCs w:val="24"/>
        </w:rPr>
        <w:t xml:space="preserve">IAW AR 25-50, this Sample is presented in </w:t>
      </w:r>
      <w:r w:rsidR="00A92F29" w:rsidRPr="00A92F29">
        <w:rPr>
          <w:rFonts w:ascii="Arial" w:hAnsi="Arial" w:cs="Arial"/>
          <w:b/>
          <w:i/>
          <w:color w:val="FF0000"/>
          <w:sz w:val="24"/>
          <w:szCs w:val="24"/>
        </w:rPr>
        <w:t>size 12</w:t>
      </w:r>
      <w:r w:rsidR="00A92F29">
        <w:rPr>
          <w:rFonts w:ascii="Arial" w:hAnsi="Arial" w:cs="Arial"/>
          <w:i/>
          <w:color w:val="FF0000"/>
          <w:sz w:val="24"/>
          <w:szCs w:val="24"/>
        </w:rPr>
        <w:t xml:space="preserve"> </w:t>
      </w:r>
      <w:r w:rsidRPr="00A92F29">
        <w:rPr>
          <w:rFonts w:ascii="Arial" w:hAnsi="Arial" w:cs="Arial"/>
          <w:b/>
          <w:i/>
          <w:color w:val="FF0000"/>
          <w:sz w:val="24"/>
          <w:szCs w:val="24"/>
        </w:rPr>
        <w:t>Ari</w:t>
      </w:r>
      <w:r w:rsidR="006A49C1">
        <w:rPr>
          <w:rFonts w:ascii="Arial" w:hAnsi="Arial" w:cs="Arial"/>
          <w:b/>
          <w:i/>
          <w:color w:val="FF0000"/>
          <w:sz w:val="24"/>
          <w:szCs w:val="24"/>
        </w:rPr>
        <w:t>a</w:t>
      </w:r>
      <w:r w:rsidRPr="00A92F29">
        <w:rPr>
          <w:rFonts w:ascii="Arial" w:hAnsi="Arial" w:cs="Arial"/>
          <w:b/>
          <w:i/>
          <w:color w:val="FF0000"/>
          <w:sz w:val="24"/>
          <w:szCs w:val="24"/>
        </w:rPr>
        <w:t>l font</w:t>
      </w:r>
      <w:r>
        <w:rPr>
          <w:rFonts w:ascii="Arial" w:hAnsi="Arial" w:cs="Arial"/>
          <w:i/>
          <w:color w:val="FF0000"/>
          <w:sz w:val="24"/>
          <w:szCs w:val="24"/>
        </w:rPr>
        <w:t xml:space="preserve"> and</w:t>
      </w:r>
      <w:r w:rsidR="006A49C1">
        <w:rPr>
          <w:rFonts w:ascii="Arial" w:hAnsi="Arial" w:cs="Arial"/>
          <w:i/>
          <w:color w:val="FF0000"/>
          <w:sz w:val="24"/>
          <w:szCs w:val="24"/>
        </w:rPr>
        <w:t xml:space="preserve"> the</w:t>
      </w:r>
      <w:r>
        <w:rPr>
          <w:rFonts w:ascii="Arial" w:hAnsi="Arial" w:cs="Arial"/>
          <w:i/>
          <w:color w:val="FF0000"/>
          <w:sz w:val="24"/>
          <w:szCs w:val="24"/>
        </w:rPr>
        <w:t xml:space="preserve"> final document </w:t>
      </w:r>
      <w:r w:rsidR="00A92F29">
        <w:rPr>
          <w:rFonts w:ascii="Arial" w:hAnsi="Arial" w:cs="Arial"/>
          <w:i/>
          <w:color w:val="FF0000"/>
          <w:sz w:val="24"/>
          <w:szCs w:val="24"/>
        </w:rPr>
        <w:t xml:space="preserve">is </w:t>
      </w:r>
      <w:r w:rsidR="00C8234C">
        <w:rPr>
          <w:rFonts w:ascii="Arial" w:hAnsi="Arial" w:cs="Arial"/>
          <w:i/>
          <w:color w:val="FF0000"/>
          <w:sz w:val="24"/>
          <w:szCs w:val="24"/>
        </w:rPr>
        <w:t xml:space="preserve">recommended </w:t>
      </w:r>
      <w:r w:rsidR="00A92F29">
        <w:rPr>
          <w:rFonts w:ascii="Arial" w:hAnsi="Arial" w:cs="Arial"/>
          <w:i/>
          <w:color w:val="FF0000"/>
          <w:sz w:val="24"/>
          <w:szCs w:val="24"/>
        </w:rPr>
        <w:t>to</w:t>
      </w:r>
      <w:r>
        <w:rPr>
          <w:rFonts w:ascii="Arial" w:hAnsi="Arial" w:cs="Arial"/>
          <w:i/>
          <w:color w:val="FF0000"/>
          <w:sz w:val="24"/>
          <w:szCs w:val="24"/>
        </w:rPr>
        <w:t xml:space="preserve"> follow same</w:t>
      </w:r>
      <w:r w:rsidR="00A92F29">
        <w:rPr>
          <w:rFonts w:ascii="Arial" w:hAnsi="Arial" w:cs="Arial"/>
          <w:i/>
          <w:color w:val="FF0000"/>
          <w:sz w:val="24"/>
          <w:szCs w:val="24"/>
        </w:rPr>
        <w:t xml:space="preserve"> format</w:t>
      </w:r>
      <w:r>
        <w:rPr>
          <w:rFonts w:ascii="Arial" w:hAnsi="Arial" w:cs="Arial"/>
          <w:i/>
          <w:color w:val="FF0000"/>
          <w:sz w:val="24"/>
          <w:szCs w:val="24"/>
        </w:rPr>
        <w:t xml:space="preserve">. </w:t>
      </w:r>
    </w:p>
    <w:p w14:paraId="583752CA" w14:textId="77777777" w:rsidR="006F0650" w:rsidRDefault="006F0650" w:rsidP="00657C8B">
      <w:pPr>
        <w:spacing w:before="100" w:beforeAutospacing="1" w:after="100" w:afterAutospacing="1"/>
        <w:contextualSpacing/>
        <w:outlineLvl w:val="4"/>
        <w:rPr>
          <w:rFonts w:ascii="Arial" w:hAnsi="Arial" w:cs="Arial"/>
          <w:i/>
          <w:color w:val="FF0000"/>
          <w:sz w:val="24"/>
          <w:szCs w:val="24"/>
        </w:rPr>
      </w:pPr>
    </w:p>
    <w:p w14:paraId="5D6FFB47" w14:textId="4E409C90" w:rsidR="006F0650" w:rsidRPr="000707F2" w:rsidRDefault="006F0650">
      <w:pPr>
        <w:spacing w:before="100" w:beforeAutospacing="1" w:after="100" w:afterAutospacing="1"/>
        <w:contextualSpacing/>
        <w:outlineLvl w:val="4"/>
        <w:rPr>
          <w:rFonts w:ascii="Arial" w:hAnsi="Arial" w:cs="Arial"/>
          <w:bCs/>
          <w:color w:val="FF0000"/>
          <w:sz w:val="24"/>
          <w:szCs w:val="24"/>
          <w:lang w:val="en"/>
        </w:rPr>
      </w:pPr>
      <w:r>
        <w:rPr>
          <w:rFonts w:ascii="Arial" w:hAnsi="Arial" w:cs="Arial"/>
          <w:i/>
          <w:color w:val="FF0000"/>
          <w:sz w:val="24"/>
          <w:szCs w:val="24"/>
        </w:rPr>
        <w:t xml:space="preserve">Page breaks between </w:t>
      </w:r>
      <w:r w:rsidR="007C2F7C">
        <w:rPr>
          <w:rFonts w:ascii="Arial" w:hAnsi="Arial" w:cs="Arial"/>
          <w:i/>
          <w:color w:val="FF0000"/>
          <w:sz w:val="24"/>
          <w:szCs w:val="24"/>
        </w:rPr>
        <w:t>p</w:t>
      </w:r>
      <w:r>
        <w:rPr>
          <w:rFonts w:ascii="Arial" w:hAnsi="Arial" w:cs="Arial"/>
          <w:i/>
          <w:color w:val="FF0000"/>
          <w:sz w:val="24"/>
          <w:szCs w:val="24"/>
        </w:rPr>
        <w:t>arts (</w:t>
      </w:r>
      <w:r w:rsidR="007C2F7C">
        <w:rPr>
          <w:rFonts w:ascii="Arial" w:hAnsi="Arial" w:cs="Arial"/>
          <w:i/>
          <w:color w:val="FF0000"/>
          <w:sz w:val="24"/>
          <w:szCs w:val="24"/>
        </w:rPr>
        <w:t>e.g.</w:t>
      </w:r>
      <w:r>
        <w:rPr>
          <w:rFonts w:ascii="Arial" w:hAnsi="Arial" w:cs="Arial"/>
          <w:i/>
          <w:color w:val="FF0000"/>
          <w:sz w:val="24"/>
          <w:szCs w:val="24"/>
        </w:rPr>
        <w:t xml:space="preserve"> Part 1 General Information and Part 2 Definitions &amp; Acronyms) shall be maintained. </w:t>
      </w:r>
      <w:permStart w:id="1716007978" w:edGrp="everyone"/>
      <w:permEnd w:id="1716007978"/>
    </w:p>
    <w:p w14:paraId="2C07C236" w14:textId="77777777" w:rsidR="00354D07" w:rsidRPr="00354D07" w:rsidRDefault="00354D07">
      <w:pPr>
        <w:rPr>
          <w:b/>
          <w:color w:val="FF0000"/>
          <w:sz w:val="24"/>
          <w:szCs w:val="24"/>
        </w:rPr>
      </w:pPr>
    </w:p>
    <w:p w14:paraId="40B26F47" w14:textId="629D66A5" w:rsidR="00FD23A1" w:rsidRPr="00AF09ED" w:rsidRDefault="002E5C0A" w:rsidP="00F03FC8">
      <w:pPr>
        <w:rPr>
          <w:rFonts w:ascii="Arial" w:hAnsi="Arial" w:cs="Arial"/>
          <w:i/>
          <w:color w:val="FF0000"/>
          <w:sz w:val="24"/>
          <w:szCs w:val="24"/>
        </w:rPr>
      </w:pPr>
      <w:r w:rsidRPr="00AF09ED">
        <w:rPr>
          <w:rFonts w:ascii="Arial" w:hAnsi="Arial" w:cs="Arial"/>
          <w:i/>
          <w:color w:val="FF0000"/>
          <w:sz w:val="24"/>
          <w:szCs w:val="24"/>
        </w:rPr>
        <w:t>Th</w:t>
      </w:r>
      <w:r w:rsidR="00037277" w:rsidRPr="00AF09ED">
        <w:rPr>
          <w:rFonts w:ascii="Arial" w:hAnsi="Arial" w:cs="Arial"/>
          <w:i/>
          <w:color w:val="FF0000"/>
          <w:sz w:val="24"/>
          <w:szCs w:val="24"/>
        </w:rPr>
        <w:t>e purpose of thi</w:t>
      </w:r>
      <w:r w:rsidRPr="00AF09ED">
        <w:rPr>
          <w:rFonts w:ascii="Arial" w:hAnsi="Arial" w:cs="Arial"/>
          <w:i/>
          <w:color w:val="FF0000"/>
          <w:sz w:val="24"/>
          <w:szCs w:val="24"/>
        </w:rPr>
        <w:t xml:space="preserve">s </w:t>
      </w:r>
      <w:r w:rsidR="00AF09ED" w:rsidRPr="00AF09ED">
        <w:rPr>
          <w:rFonts w:ascii="Arial" w:hAnsi="Arial" w:cs="Arial"/>
          <w:i/>
          <w:color w:val="FF0000"/>
          <w:sz w:val="24"/>
          <w:szCs w:val="24"/>
        </w:rPr>
        <w:t>template</w:t>
      </w:r>
      <w:r w:rsidR="00DB5CB9" w:rsidRPr="00AF09ED">
        <w:rPr>
          <w:rFonts w:ascii="Arial" w:hAnsi="Arial" w:cs="Arial"/>
          <w:i/>
          <w:color w:val="FF0000"/>
          <w:sz w:val="24"/>
          <w:szCs w:val="24"/>
        </w:rPr>
        <w:t xml:space="preserve"> is to assist </w:t>
      </w:r>
      <w:r w:rsidR="004652B9">
        <w:rPr>
          <w:rFonts w:ascii="Arial" w:hAnsi="Arial" w:cs="Arial"/>
          <w:i/>
          <w:color w:val="FF0000"/>
          <w:sz w:val="24"/>
          <w:szCs w:val="24"/>
        </w:rPr>
        <w:t xml:space="preserve">the Offeror in </w:t>
      </w:r>
      <w:r w:rsidR="00AF09ED" w:rsidRPr="00AF09ED">
        <w:rPr>
          <w:rFonts w:ascii="Arial" w:hAnsi="Arial" w:cs="Arial"/>
          <w:i/>
          <w:color w:val="FF0000"/>
          <w:sz w:val="24"/>
          <w:szCs w:val="24"/>
        </w:rPr>
        <w:t xml:space="preserve">drafting a </w:t>
      </w:r>
      <w:r w:rsidR="004652B9">
        <w:rPr>
          <w:rFonts w:ascii="Arial" w:hAnsi="Arial" w:cs="Arial"/>
          <w:i/>
          <w:color w:val="FF0000"/>
          <w:sz w:val="24"/>
          <w:szCs w:val="24"/>
        </w:rPr>
        <w:t>PWS</w:t>
      </w:r>
      <w:r w:rsidR="00AF09ED" w:rsidRPr="00AF09ED">
        <w:rPr>
          <w:rFonts w:ascii="Arial" w:hAnsi="Arial" w:cs="Arial"/>
          <w:i/>
          <w:color w:val="FF0000"/>
          <w:sz w:val="24"/>
          <w:szCs w:val="24"/>
        </w:rPr>
        <w:t xml:space="preserve"> which addresses </w:t>
      </w:r>
      <w:r w:rsidR="00D659A5" w:rsidRPr="00AF09ED">
        <w:rPr>
          <w:rFonts w:ascii="Arial" w:hAnsi="Arial" w:cs="Arial"/>
          <w:i/>
          <w:color w:val="FF0000"/>
          <w:sz w:val="24"/>
          <w:szCs w:val="24"/>
        </w:rPr>
        <w:t xml:space="preserve">performance objectives, standards, and acceptable quality levels </w:t>
      </w:r>
      <w:r w:rsidR="004652B9">
        <w:rPr>
          <w:rFonts w:ascii="Arial" w:hAnsi="Arial" w:cs="Arial"/>
          <w:i/>
          <w:color w:val="FF0000"/>
          <w:sz w:val="24"/>
          <w:szCs w:val="24"/>
        </w:rPr>
        <w:t>required for the APS</w:t>
      </w:r>
      <w:r w:rsidR="00B1005A">
        <w:rPr>
          <w:rFonts w:ascii="Arial" w:hAnsi="Arial" w:cs="Arial"/>
          <w:i/>
          <w:color w:val="FF0000"/>
          <w:sz w:val="24"/>
          <w:szCs w:val="24"/>
        </w:rPr>
        <w:t xml:space="preserve"> contract</w:t>
      </w:r>
      <w:r w:rsidR="00DB5CB9" w:rsidRPr="00AF09ED">
        <w:rPr>
          <w:rFonts w:ascii="Arial" w:hAnsi="Arial" w:cs="Arial"/>
          <w:i/>
          <w:color w:val="FF0000"/>
          <w:sz w:val="24"/>
          <w:szCs w:val="24"/>
        </w:rPr>
        <w:t xml:space="preserve">.  </w:t>
      </w:r>
    </w:p>
    <w:p w14:paraId="1863D295" w14:textId="77777777" w:rsidR="00FD23A1" w:rsidRPr="00AF09ED" w:rsidRDefault="00FD23A1" w:rsidP="00F03FC8">
      <w:pPr>
        <w:rPr>
          <w:rFonts w:ascii="Arial" w:hAnsi="Arial" w:cs="Arial"/>
          <w:i/>
          <w:color w:val="FF0000"/>
          <w:sz w:val="24"/>
          <w:szCs w:val="24"/>
        </w:rPr>
      </w:pPr>
    </w:p>
    <w:p w14:paraId="48926529" w14:textId="77777777" w:rsidR="00FD23A1" w:rsidRPr="00AF09ED" w:rsidRDefault="00FD23A1" w:rsidP="0015134A">
      <w:pPr>
        <w:rPr>
          <w:rFonts w:ascii="Arial" w:hAnsi="Arial" w:cs="Arial"/>
          <w:i/>
          <w:color w:val="FF0000"/>
          <w:sz w:val="24"/>
          <w:szCs w:val="24"/>
        </w:rPr>
      </w:pPr>
      <w:r w:rsidRPr="00AF09ED">
        <w:rPr>
          <w:rFonts w:ascii="Arial" w:hAnsi="Arial" w:cs="Arial"/>
          <w:i/>
          <w:color w:val="FF0000"/>
          <w:sz w:val="24"/>
          <w:szCs w:val="24"/>
        </w:rPr>
        <w:t xml:space="preserve">Information and guidance on how to use this </w:t>
      </w:r>
      <w:r w:rsidR="00A92F29" w:rsidRPr="00AF09ED">
        <w:rPr>
          <w:rFonts w:ascii="Arial" w:hAnsi="Arial" w:cs="Arial"/>
          <w:i/>
          <w:color w:val="FF0000"/>
          <w:sz w:val="24"/>
          <w:szCs w:val="24"/>
        </w:rPr>
        <w:t>sample</w:t>
      </w:r>
      <w:r w:rsidRPr="00AF09ED">
        <w:rPr>
          <w:rFonts w:ascii="Arial" w:hAnsi="Arial" w:cs="Arial"/>
          <w:i/>
          <w:color w:val="FF0000"/>
          <w:sz w:val="24"/>
          <w:szCs w:val="24"/>
        </w:rPr>
        <w:t xml:space="preserve"> is located below and throughout this document.</w:t>
      </w:r>
    </w:p>
    <w:p w14:paraId="333FB73A" w14:textId="77777777" w:rsidR="00FD23A1" w:rsidRPr="00354D07" w:rsidRDefault="00FD23A1" w:rsidP="0015134A">
      <w:pPr>
        <w:rPr>
          <w:rFonts w:ascii="Arial" w:hAnsi="Arial" w:cs="Arial"/>
          <w:sz w:val="24"/>
          <w:szCs w:val="24"/>
        </w:rPr>
      </w:pPr>
    </w:p>
    <w:p w14:paraId="2E65040A" w14:textId="07CC8430" w:rsidR="00FD23A1" w:rsidRPr="00446288" w:rsidRDefault="00FD23A1" w:rsidP="00F03FC8">
      <w:pPr>
        <w:pStyle w:val="ListParagraph"/>
        <w:numPr>
          <w:ilvl w:val="0"/>
          <w:numId w:val="8"/>
        </w:numPr>
        <w:rPr>
          <w:rFonts w:ascii="Arial" w:hAnsi="Arial" w:cs="Arial"/>
          <w:i/>
          <w:color w:val="FF0000"/>
          <w:sz w:val="24"/>
          <w:szCs w:val="24"/>
        </w:rPr>
      </w:pPr>
      <w:r w:rsidRPr="00AF09ED">
        <w:rPr>
          <w:rFonts w:ascii="Arial" w:hAnsi="Arial" w:cs="Arial"/>
          <w:b/>
          <w:i/>
          <w:sz w:val="24"/>
          <w:szCs w:val="24"/>
        </w:rPr>
        <w:t>Black font</w:t>
      </w:r>
      <w:r w:rsidRPr="00354D07">
        <w:rPr>
          <w:rFonts w:ascii="Arial" w:hAnsi="Arial" w:cs="Arial"/>
          <w:sz w:val="24"/>
          <w:szCs w:val="24"/>
        </w:rPr>
        <w:t xml:space="preserve"> </w:t>
      </w:r>
      <w:r w:rsidRPr="00446288">
        <w:rPr>
          <w:rFonts w:ascii="Arial" w:hAnsi="Arial" w:cs="Arial"/>
          <w:i/>
          <w:color w:val="FF0000"/>
          <w:sz w:val="24"/>
          <w:szCs w:val="24"/>
        </w:rPr>
        <w:t xml:space="preserve">in the PWS contains standard, technically acceptable language </w:t>
      </w:r>
      <w:r w:rsidR="00B1005A">
        <w:rPr>
          <w:rFonts w:ascii="Arial" w:hAnsi="Arial" w:cs="Arial"/>
          <w:i/>
          <w:color w:val="FF0000"/>
          <w:sz w:val="24"/>
          <w:szCs w:val="24"/>
        </w:rPr>
        <w:t xml:space="preserve">that </w:t>
      </w:r>
      <w:r w:rsidR="00DB79DD">
        <w:rPr>
          <w:rFonts w:ascii="Arial" w:hAnsi="Arial" w:cs="Arial"/>
          <w:i/>
          <w:color w:val="FF0000"/>
          <w:sz w:val="24"/>
          <w:szCs w:val="24"/>
        </w:rPr>
        <w:t>shall</w:t>
      </w:r>
      <w:r w:rsidR="00B1005A">
        <w:rPr>
          <w:rFonts w:ascii="Arial" w:hAnsi="Arial" w:cs="Arial"/>
          <w:i/>
          <w:color w:val="FF0000"/>
          <w:sz w:val="24"/>
          <w:szCs w:val="24"/>
        </w:rPr>
        <w:t xml:space="preserve"> not be altered by the Offeror</w:t>
      </w:r>
      <w:r w:rsidRPr="00446288">
        <w:rPr>
          <w:rFonts w:ascii="Arial" w:hAnsi="Arial" w:cs="Arial"/>
          <w:i/>
          <w:color w:val="FF0000"/>
          <w:sz w:val="24"/>
          <w:szCs w:val="24"/>
        </w:rPr>
        <w:t>. The</w:t>
      </w:r>
      <w:r w:rsidR="00D659A5" w:rsidRPr="00446288">
        <w:rPr>
          <w:rFonts w:ascii="Arial" w:hAnsi="Arial" w:cs="Arial"/>
          <w:i/>
          <w:color w:val="FF0000"/>
          <w:sz w:val="24"/>
          <w:szCs w:val="24"/>
        </w:rPr>
        <w:t xml:space="preserve"> </w:t>
      </w:r>
      <w:r w:rsidR="00B1005A">
        <w:rPr>
          <w:rFonts w:ascii="Arial" w:hAnsi="Arial" w:cs="Arial"/>
          <w:i/>
          <w:color w:val="FF0000"/>
          <w:sz w:val="24"/>
          <w:szCs w:val="24"/>
        </w:rPr>
        <w:t>Offeror</w:t>
      </w:r>
      <w:r w:rsidRPr="00446288">
        <w:rPr>
          <w:rFonts w:ascii="Arial" w:hAnsi="Arial" w:cs="Arial"/>
          <w:i/>
          <w:color w:val="FF0000"/>
          <w:sz w:val="24"/>
          <w:szCs w:val="24"/>
        </w:rPr>
        <w:t xml:space="preserve"> may augment sections containing black font</w:t>
      </w:r>
      <w:r w:rsidR="00EF2AF8">
        <w:rPr>
          <w:rFonts w:ascii="Arial" w:hAnsi="Arial" w:cs="Arial"/>
          <w:i/>
          <w:color w:val="FF0000"/>
          <w:sz w:val="24"/>
          <w:szCs w:val="24"/>
        </w:rPr>
        <w:t xml:space="preserve">, </w:t>
      </w:r>
      <w:r w:rsidR="00333576">
        <w:rPr>
          <w:rFonts w:ascii="Arial" w:hAnsi="Arial" w:cs="Arial"/>
          <w:i/>
          <w:color w:val="FF0000"/>
          <w:sz w:val="24"/>
          <w:szCs w:val="24"/>
        </w:rPr>
        <w:t>but must provide justification for changes</w:t>
      </w:r>
      <w:r w:rsidRPr="00446288">
        <w:rPr>
          <w:rFonts w:ascii="Arial" w:hAnsi="Arial" w:cs="Arial"/>
          <w:i/>
          <w:color w:val="FF0000"/>
          <w:sz w:val="24"/>
          <w:szCs w:val="24"/>
        </w:rPr>
        <w:t>.</w:t>
      </w:r>
    </w:p>
    <w:p w14:paraId="7458B08C" w14:textId="77777777" w:rsidR="005E3C50" w:rsidRPr="00446288" w:rsidRDefault="005E3C50" w:rsidP="00F03FC8">
      <w:pPr>
        <w:pStyle w:val="ListParagraph"/>
        <w:rPr>
          <w:rFonts w:ascii="Arial" w:hAnsi="Arial" w:cs="Arial"/>
          <w:i/>
          <w:color w:val="FF0000"/>
          <w:sz w:val="24"/>
          <w:szCs w:val="24"/>
        </w:rPr>
      </w:pPr>
    </w:p>
    <w:p w14:paraId="0979DE8D" w14:textId="6D4E54D8" w:rsidR="00FD23A1" w:rsidRPr="00446288" w:rsidRDefault="00FD23A1" w:rsidP="00F03FC8">
      <w:pPr>
        <w:pStyle w:val="ListParagraph"/>
        <w:numPr>
          <w:ilvl w:val="0"/>
          <w:numId w:val="8"/>
        </w:numPr>
        <w:rPr>
          <w:rFonts w:ascii="Arial" w:hAnsi="Arial" w:cs="Arial"/>
          <w:i/>
          <w:color w:val="FF0000"/>
          <w:sz w:val="24"/>
          <w:szCs w:val="24"/>
        </w:rPr>
      </w:pPr>
      <w:r w:rsidRPr="00446288">
        <w:rPr>
          <w:rFonts w:ascii="Arial" w:hAnsi="Arial" w:cs="Arial"/>
          <w:i/>
          <w:color w:val="FF0000"/>
          <w:sz w:val="24"/>
          <w:szCs w:val="24"/>
        </w:rPr>
        <w:t xml:space="preserve">If </w:t>
      </w:r>
      <w:r w:rsidR="002562A9">
        <w:rPr>
          <w:rFonts w:ascii="Arial" w:hAnsi="Arial" w:cs="Arial"/>
          <w:i/>
          <w:color w:val="FF0000"/>
          <w:sz w:val="24"/>
          <w:szCs w:val="24"/>
        </w:rPr>
        <w:t xml:space="preserve">the Offeror </w:t>
      </w:r>
      <w:r w:rsidRPr="00446288">
        <w:rPr>
          <w:rFonts w:ascii="Arial" w:hAnsi="Arial" w:cs="Arial"/>
          <w:i/>
          <w:color w:val="FF0000"/>
          <w:sz w:val="24"/>
          <w:szCs w:val="24"/>
        </w:rPr>
        <w:t>does not</w:t>
      </w:r>
      <w:r w:rsidR="002562A9">
        <w:rPr>
          <w:rFonts w:ascii="Arial" w:hAnsi="Arial" w:cs="Arial"/>
          <w:i/>
          <w:color w:val="FF0000"/>
          <w:sz w:val="24"/>
          <w:szCs w:val="24"/>
        </w:rPr>
        <w:t xml:space="preserve"> believe a paragraph is</w:t>
      </w:r>
      <w:r w:rsidRPr="00446288">
        <w:rPr>
          <w:rFonts w:ascii="Arial" w:hAnsi="Arial" w:cs="Arial"/>
          <w:i/>
          <w:color w:val="FF0000"/>
          <w:sz w:val="24"/>
          <w:szCs w:val="24"/>
        </w:rPr>
        <w:t xml:space="preserve"> required, the number and title of that paragraph must remain in place and the </w:t>
      </w:r>
      <w:r w:rsidR="003357C7">
        <w:rPr>
          <w:rFonts w:ascii="Arial" w:hAnsi="Arial" w:cs="Arial"/>
          <w:i/>
          <w:color w:val="FF0000"/>
          <w:sz w:val="24"/>
          <w:szCs w:val="24"/>
        </w:rPr>
        <w:t>Offeror</w:t>
      </w:r>
      <w:r w:rsidRPr="00446288">
        <w:rPr>
          <w:rFonts w:ascii="Arial" w:hAnsi="Arial" w:cs="Arial"/>
          <w:i/>
          <w:color w:val="FF0000"/>
          <w:sz w:val="24"/>
          <w:szCs w:val="24"/>
        </w:rPr>
        <w:t xml:space="preserve"> </w:t>
      </w:r>
      <w:r w:rsidR="00A92F29" w:rsidRPr="00446288">
        <w:rPr>
          <w:rFonts w:ascii="Arial" w:hAnsi="Arial" w:cs="Arial"/>
          <w:i/>
          <w:color w:val="FF0000"/>
          <w:sz w:val="24"/>
          <w:szCs w:val="24"/>
        </w:rPr>
        <w:t>shall enter the word “RESERVED”</w:t>
      </w:r>
      <w:r w:rsidRPr="00446288">
        <w:rPr>
          <w:rFonts w:ascii="Arial" w:hAnsi="Arial" w:cs="Arial"/>
          <w:i/>
          <w:color w:val="FF0000"/>
          <w:sz w:val="24"/>
          <w:szCs w:val="24"/>
        </w:rPr>
        <w:t>.</w:t>
      </w:r>
    </w:p>
    <w:p w14:paraId="235B8C15" w14:textId="77777777" w:rsidR="005E3C50" w:rsidRPr="00446288" w:rsidRDefault="005E3C50" w:rsidP="00F03FC8">
      <w:pPr>
        <w:pStyle w:val="ListParagraph"/>
        <w:rPr>
          <w:rFonts w:ascii="Arial" w:hAnsi="Arial" w:cs="Arial"/>
          <w:i/>
          <w:color w:val="FF0000"/>
          <w:sz w:val="24"/>
          <w:szCs w:val="24"/>
        </w:rPr>
      </w:pPr>
    </w:p>
    <w:p w14:paraId="0A19D8B3" w14:textId="387A1FB1" w:rsidR="005E3C50" w:rsidRPr="00446288" w:rsidRDefault="00FD23A1" w:rsidP="00F03FC8">
      <w:pPr>
        <w:pStyle w:val="ListParagraph"/>
        <w:numPr>
          <w:ilvl w:val="0"/>
          <w:numId w:val="8"/>
        </w:numPr>
        <w:rPr>
          <w:rFonts w:ascii="Arial" w:hAnsi="Arial" w:cs="Arial"/>
          <w:i/>
          <w:color w:val="FF0000"/>
          <w:sz w:val="24"/>
          <w:szCs w:val="24"/>
        </w:rPr>
      </w:pPr>
      <w:r w:rsidRPr="00446288">
        <w:rPr>
          <w:rFonts w:ascii="Arial" w:hAnsi="Arial" w:cs="Arial"/>
          <w:i/>
          <w:color w:val="FF0000"/>
          <w:sz w:val="24"/>
          <w:szCs w:val="24"/>
        </w:rPr>
        <w:t>General instructions</w:t>
      </w:r>
      <w:r w:rsidR="004B5FA1" w:rsidRPr="00446288">
        <w:rPr>
          <w:rFonts w:ascii="Arial" w:hAnsi="Arial" w:cs="Arial"/>
          <w:i/>
          <w:color w:val="FF0000"/>
          <w:sz w:val="24"/>
          <w:szCs w:val="24"/>
        </w:rPr>
        <w:t xml:space="preserve">, </w:t>
      </w:r>
      <w:r w:rsidR="00160552" w:rsidRPr="00446288">
        <w:rPr>
          <w:rFonts w:ascii="Arial" w:hAnsi="Arial" w:cs="Arial"/>
          <w:i/>
          <w:color w:val="FF0000"/>
          <w:sz w:val="24"/>
          <w:szCs w:val="24"/>
        </w:rPr>
        <w:t>f</w:t>
      </w:r>
      <w:r w:rsidR="004B5FA1" w:rsidRPr="00446288">
        <w:rPr>
          <w:rFonts w:ascii="Arial" w:hAnsi="Arial" w:cs="Arial"/>
          <w:i/>
          <w:color w:val="FF0000"/>
          <w:sz w:val="24"/>
          <w:szCs w:val="24"/>
        </w:rPr>
        <w:t>ill-in prompts, guidance</w:t>
      </w:r>
      <w:r w:rsidRPr="00446288">
        <w:rPr>
          <w:rFonts w:ascii="Arial" w:hAnsi="Arial" w:cs="Arial"/>
          <w:i/>
          <w:color w:val="FF0000"/>
          <w:sz w:val="24"/>
          <w:szCs w:val="24"/>
        </w:rPr>
        <w:t xml:space="preserve"> and information provided for the </w:t>
      </w:r>
      <w:r w:rsidR="00825122">
        <w:rPr>
          <w:rFonts w:ascii="Arial" w:hAnsi="Arial" w:cs="Arial"/>
          <w:i/>
          <w:color w:val="FF0000"/>
          <w:sz w:val="24"/>
          <w:szCs w:val="24"/>
        </w:rPr>
        <w:t>Offeror’s</w:t>
      </w:r>
      <w:r w:rsidRPr="00446288">
        <w:rPr>
          <w:rFonts w:ascii="Arial" w:hAnsi="Arial" w:cs="Arial"/>
          <w:i/>
          <w:color w:val="FF0000"/>
          <w:sz w:val="24"/>
          <w:szCs w:val="24"/>
        </w:rPr>
        <w:t xml:space="preserve"> consideration</w:t>
      </w:r>
      <w:r w:rsidR="00446288" w:rsidRPr="00446288">
        <w:rPr>
          <w:rFonts w:ascii="Arial" w:hAnsi="Arial" w:cs="Arial"/>
          <w:i/>
          <w:color w:val="FF0000"/>
          <w:sz w:val="24"/>
          <w:szCs w:val="24"/>
        </w:rPr>
        <w:t xml:space="preserve"> as is Ex</w:t>
      </w:r>
      <w:r w:rsidRPr="00446288">
        <w:rPr>
          <w:rFonts w:ascii="Arial" w:hAnsi="Arial" w:cs="Arial"/>
          <w:i/>
          <w:color w:val="FF0000"/>
          <w:sz w:val="24"/>
          <w:szCs w:val="24"/>
        </w:rPr>
        <w:t>ample</w:t>
      </w:r>
      <w:r w:rsidR="005538FF" w:rsidRPr="00446288">
        <w:rPr>
          <w:rFonts w:ascii="Arial" w:hAnsi="Arial" w:cs="Arial"/>
          <w:i/>
          <w:color w:val="FF0000"/>
          <w:sz w:val="24"/>
          <w:szCs w:val="24"/>
        </w:rPr>
        <w:t xml:space="preserve"> language</w:t>
      </w:r>
      <w:r w:rsidR="00825122">
        <w:rPr>
          <w:rFonts w:ascii="Arial" w:hAnsi="Arial" w:cs="Arial"/>
          <w:i/>
          <w:color w:val="FF0000"/>
          <w:sz w:val="24"/>
          <w:szCs w:val="24"/>
        </w:rPr>
        <w:t xml:space="preserve"> and should not be taken as required, unless in black font.</w:t>
      </w:r>
      <w:r w:rsidRPr="00446288">
        <w:rPr>
          <w:rFonts w:ascii="Arial" w:hAnsi="Arial" w:cs="Arial"/>
          <w:bCs/>
          <w:i/>
          <w:color w:val="FF0000"/>
          <w:sz w:val="24"/>
          <w:szCs w:val="24"/>
        </w:rPr>
        <w:t xml:space="preserve">  </w:t>
      </w:r>
    </w:p>
    <w:p w14:paraId="1C9B010E" w14:textId="77777777" w:rsidR="005538FF" w:rsidRPr="005538FF" w:rsidRDefault="005538FF" w:rsidP="00F03FC8">
      <w:pPr>
        <w:pStyle w:val="ListParagraph"/>
        <w:rPr>
          <w:rFonts w:ascii="Arial" w:hAnsi="Arial" w:cs="Arial"/>
          <w:sz w:val="24"/>
          <w:szCs w:val="24"/>
        </w:rPr>
      </w:pPr>
    </w:p>
    <w:p w14:paraId="01842824" w14:textId="1C3FE5F5" w:rsidR="005538FF" w:rsidRDefault="00FD23A1" w:rsidP="00F03FC8">
      <w:pPr>
        <w:pStyle w:val="ListParagraph"/>
        <w:numPr>
          <w:ilvl w:val="0"/>
          <w:numId w:val="8"/>
        </w:numPr>
        <w:rPr>
          <w:rFonts w:ascii="Arial" w:hAnsi="Arial" w:cs="Arial"/>
          <w:i/>
          <w:color w:val="FF0000"/>
          <w:sz w:val="24"/>
          <w:szCs w:val="24"/>
        </w:rPr>
      </w:pPr>
      <w:r w:rsidRPr="005538FF">
        <w:rPr>
          <w:rFonts w:ascii="Arial" w:hAnsi="Arial" w:cs="Arial"/>
          <w:i/>
          <w:color w:val="FF0000"/>
          <w:sz w:val="24"/>
          <w:szCs w:val="24"/>
        </w:rPr>
        <w:t xml:space="preserve">Deliverables / Submittals are identified in </w:t>
      </w:r>
      <w:r w:rsidRPr="005538FF">
        <w:rPr>
          <w:rFonts w:ascii="Arial" w:hAnsi="Arial" w:cs="Arial"/>
          <w:b/>
          <w:i/>
          <w:color w:val="FF0000"/>
          <w:sz w:val="24"/>
          <w:szCs w:val="24"/>
        </w:rPr>
        <w:t>{red bold italics}</w:t>
      </w:r>
      <w:r w:rsidRPr="005538FF">
        <w:rPr>
          <w:rFonts w:ascii="Arial" w:hAnsi="Arial" w:cs="Arial"/>
          <w:i/>
          <w:color w:val="FF0000"/>
          <w:sz w:val="24"/>
          <w:szCs w:val="24"/>
        </w:rPr>
        <w:t xml:space="preserve"> font within red bold braces. Identification of a deliverable / submittal prompts the </w:t>
      </w:r>
      <w:r w:rsidR="00825122">
        <w:rPr>
          <w:rFonts w:ascii="Arial" w:hAnsi="Arial" w:cs="Arial"/>
          <w:i/>
          <w:color w:val="FF0000"/>
          <w:sz w:val="24"/>
          <w:szCs w:val="24"/>
        </w:rPr>
        <w:t>Offeror</w:t>
      </w:r>
      <w:r w:rsidRPr="005538FF">
        <w:rPr>
          <w:rFonts w:ascii="Arial" w:hAnsi="Arial" w:cs="Arial"/>
          <w:i/>
          <w:color w:val="FF0000"/>
          <w:sz w:val="24"/>
          <w:szCs w:val="24"/>
        </w:rPr>
        <w:t xml:space="preserve"> to insert the identification number assigned to the deliverable and must be in sequential order of appearance within the PWS. </w:t>
      </w:r>
      <w:r w:rsidR="005538FF" w:rsidRPr="005538FF">
        <w:rPr>
          <w:rFonts w:ascii="Arial" w:hAnsi="Arial" w:cs="Arial"/>
          <w:i/>
          <w:color w:val="FF0000"/>
          <w:sz w:val="24"/>
          <w:szCs w:val="24"/>
        </w:rPr>
        <w:t xml:space="preserve">All deliverables </w:t>
      </w:r>
      <w:r w:rsidR="00DB4E34">
        <w:rPr>
          <w:rFonts w:ascii="Arial" w:hAnsi="Arial" w:cs="Arial"/>
          <w:i/>
          <w:color w:val="FF0000"/>
          <w:sz w:val="24"/>
          <w:szCs w:val="24"/>
        </w:rPr>
        <w:t xml:space="preserve">that will be required </w:t>
      </w:r>
      <w:r w:rsidR="005538FF" w:rsidRPr="005538FF">
        <w:rPr>
          <w:rFonts w:ascii="Arial" w:hAnsi="Arial" w:cs="Arial"/>
          <w:i/>
          <w:color w:val="FF0000"/>
          <w:sz w:val="24"/>
          <w:szCs w:val="24"/>
        </w:rPr>
        <w:t>must be listed</w:t>
      </w:r>
      <w:r w:rsidR="00DB4E34">
        <w:rPr>
          <w:rFonts w:ascii="Arial" w:hAnsi="Arial" w:cs="Arial"/>
          <w:i/>
          <w:color w:val="FF0000"/>
          <w:sz w:val="24"/>
          <w:szCs w:val="24"/>
        </w:rPr>
        <w:t xml:space="preserve"> by the Offeror</w:t>
      </w:r>
      <w:r w:rsidR="005538FF" w:rsidRPr="005538FF">
        <w:rPr>
          <w:rFonts w:ascii="Arial" w:hAnsi="Arial" w:cs="Arial"/>
          <w:i/>
          <w:color w:val="FF0000"/>
          <w:sz w:val="24"/>
          <w:szCs w:val="24"/>
        </w:rPr>
        <w:t xml:space="preserve"> in Part 7 Attachment 2 of the PWS.</w:t>
      </w:r>
    </w:p>
    <w:p w14:paraId="4604AD71" w14:textId="77777777" w:rsidR="00446288" w:rsidRDefault="00446288" w:rsidP="00F03FC8">
      <w:pPr>
        <w:pStyle w:val="ListParagraph"/>
        <w:rPr>
          <w:rFonts w:ascii="Arial" w:hAnsi="Arial" w:cs="Arial"/>
          <w:i/>
          <w:color w:val="FF0000"/>
          <w:sz w:val="24"/>
          <w:szCs w:val="24"/>
        </w:rPr>
      </w:pPr>
    </w:p>
    <w:p w14:paraId="3C7EA304" w14:textId="3621E42B" w:rsidR="00FD23A1" w:rsidRDefault="00FD23A1" w:rsidP="00F03FC8">
      <w:pPr>
        <w:pStyle w:val="ListParagraph"/>
        <w:numPr>
          <w:ilvl w:val="0"/>
          <w:numId w:val="8"/>
        </w:numPr>
        <w:rPr>
          <w:rFonts w:ascii="Arial" w:hAnsi="Arial" w:cs="Arial"/>
          <w:i/>
          <w:color w:val="FF0000"/>
          <w:sz w:val="24"/>
          <w:szCs w:val="24"/>
        </w:rPr>
      </w:pPr>
      <w:r w:rsidRPr="005538FF">
        <w:rPr>
          <w:rFonts w:ascii="Arial" w:hAnsi="Arial" w:cs="Arial"/>
          <w:i/>
          <w:color w:val="FF0000"/>
          <w:sz w:val="24"/>
          <w:szCs w:val="24"/>
        </w:rPr>
        <w:t>Part</w:t>
      </w:r>
      <w:r w:rsidR="00251E03" w:rsidRPr="005538FF">
        <w:rPr>
          <w:rFonts w:ascii="Arial" w:hAnsi="Arial" w:cs="Arial"/>
          <w:i/>
          <w:color w:val="FF0000"/>
          <w:sz w:val="24"/>
          <w:szCs w:val="24"/>
        </w:rPr>
        <w:t>s</w:t>
      </w:r>
      <w:r w:rsidRPr="005538FF">
        <w:rPr>
          <w:rFonts w:ascii="Arial" w:hAnsi="Arial" w:cs="Arial"/>
          <w:i/>
          <w:color w:val="FF0000"/>
          <w:sz w:val="24"/>
          <w:szCs w:val="24"/>
        </w:rPr>
        <w:t xml:space="preserve"> 2</w:t>
      </w:r>
      <w:r w:rsidR="00251E03" w:rsidRPr="005538FF">
        <w:rPr>
          <w:rFonts w:ascii="Arial" w:hAnsi="Arial" w:cs="Arial"/>
          <w:i/>
          <w:color w:val="FF0000"/>
          <w:sz w:val="24"/>
          <w:szCs w:val="24"/>
        </w:rPr>
        <w:t xml:space="preserve">, 6, and 7 </w:t>
      </w:r>
      <w:r w:rsidRPr="005538FF">
        <w:rPr>
          <w:rFonts w:ascii="Arial" w:hAnsi="Arial" w:cs="Arial"/>
          <w:i/>
          <w:color w:val="FF0000"/>
          <w:sz w:val="24"/>
          <w:szCs w:val="24"/>
        </w:rPr>
        <w:t>of this PWS contain definitions and acronyms typically used in the acquisition field</w:t>
      </w:r>
      <w:r w:rsidR="00251E03" w:rsidRPr="005538FF">
        <w:rPr>
          <w:rFonts w:ascii="Arial" w:hAnsi="Arial" w:cs="Arial"/>
          <w:i/>
          <w:color w:val="FF0000"/>
          <w:sz w:val="24"/>
          <w:szCs w:val="24"/>
        </w:rPr>
        <w:t>, applicable publications, manuals, and regulations listed in the PWS, and attachment/technical exhibits, respectively</w:t>
      </w:r>
      <w:r w:rsidRPr="005538FF">
        <w:rPr>
          <w:rFonts w:ascii="Arial" w:hAnsi="Arial" w:cs="Arial"/>
          <w:i/>
          <w:color w:val="FF0000"/>
          <w:sz w:val="24"/>
          <w:szCs w:val="24"/>
        </w:rPr>
        <w:t xml:space="preserve">. </w:t>
      </w:r>
      <w:r w:rsidR="00251E03" w:rsidRPr="005538FF">
        <w:rPr>
          <w:rFonts w:ascii="Arial" w:hAnsi="Arial" w:cs="Arial"/>
          <w:i/>
          <w:color w:val="FF0000"/>
          <w:sz w:val="24"/>
          <w:szCs w:val="24"/>
        </w:rPr>
        <w:t xml:space="preserve">These parts </w:t>
      </w:r>
      <w:r w:rsidRPr="005538FF">
        <w:rPr>
          <w:rFonts w:ascii="Arial" w:hAnsi="Arial" w:cs="Arial"/>
          <w:i/>
          <w:color w:val="FF0000"/>
          <w:sz w:val="24"/>
          <w:szCs w:val="24"/>
        </w:rPr>
        <w:t xml:space="preserve">shall </w:t>
      </w:r>
      <w:r w:rsidR="00251E03" w:rsidRPr="005538FF">
        <w:rPr>
          <w:rFonts w:ascii="Arial" w:hAnsi="Arial" w:cs="Arial"/>
          <w:i/>
          <w:color w:val="FF0000"/>
          <w:sz w:val="24"/>
          <w:szCs w:val="24"/>
        </w:rPr>
        <w:t xml:space="preserve">all </w:t>
      </w:r>
      <w:r w:rsidRPr="005538FF">
        <w:rPr>
          <w:rFonts w:ascii="Arial" w:hAnsi="Arial" w:cs="Arial"/>
          <w:i/>
          <w:color w:val="FF0000"/>
          <w:sz w:val="24"/>
          <w:szCs w:val="24"/>
        </w:rPr>
        <w:t xml:space="preserve">be reviewed by the </w:t>
      </w:r>
      <w:r w:rsidR="00B964A9">
        <w:rPr>
          <w:rFonts w:ascii="Arial" w:hAnsi="Arial" w:cs="Arial"/>
          <w:i/>
          <w:color w:val="FF0000"/>
          <w:sz w:val="24"/>
          <w:szCs w:val="24"/>
        </w:rPr>
        <w:t>Offeror</w:t>
      </w:r>
      <w:r w:rsidRPr="005538FF">
        <w:rPr>
          <w:rFonts w:ascii="Arial" w:hAnsi="Arial" w:cs="Arial"/>
          <w:i/>
          <w:color w:val="FF0000"/>
          <w:sz w:val="24"/>
          <w:szCs w:val="24"/>
        </w:rPr>
        <w:t xml:space="preserve"> and augmented as needed</w:t>
      </w:r>
      <w:r w:rsidR="00251E03" w:rsidRPr="005538FF">
        <w:rPr>
          <w:rFonts w:ascii="Arial" w:hAnsi="Arial" w:cs="Arial"/>
          <w:i/>
          <w:color w:val="FF0000"/>
          <w:sz w:val="24"/>
          <w:szCs w:val="24"/>
        </w:rPr>
        <w:t xml:space="preserve"> to ensure terms, publications, attachments/technical exhibits are properly identified in this PWS</w:t>
      </w:r>
      <w:r w:rsidRPr="005538FF">
        <w:rPr>
          <w:rFonts w:ascii="Arial" w:hAnsi="Arial" w:cs="Arial"/>
          <w:i/>
          <w:color w:val="FF0000"/>
          <w:sz w:val="24"/>
          <w:szCs w:val="24"/>
        </w:rPr>
        <w:t>.</w:t>
      </w:r>
    </w:p>
    <w:p w14:paraId="6140A306" w14:textId="77777777" w:rsidR="00FD5363" w:rsidRDefault="00FD5363" w:rsidP="00F03FC8">
      <w:pPr>
        <w:pStyle w:val="ListParagraph"/>
        <w:rPr>
          <w:rFonts w:ascii="Arial" w:hAnsi="Arial" w:cs="Arial"/>
          <w:i/>
          <w:color w:val="FF0000"/>
          <w:sz w:val="24"/>
          <w:szCs w:val="24"/>
        </w:rPr>
      </w:pPr>
    </w:p>
    <w:p w14:paraId="2B9A815E" w14:textId="2ED0346C" w:rsidR="00096B81" w:rsidRPr="009A018A" w:rsidRDefault="00FD5363" w:rsidP="007308E5">
      <w:pPr>
        <w:pStyle w:val="ListParagraph"/>
        <w:numPr>
          <w:ilvl w:val="0"/>
          <w:numId w:val="8"/>
        </w:numPr>
        <w:rPr>
          <w:rFonts w:ascii="Arial" w:hAnsi="Arial" w:cs="Arial"/>
          <w:bCs/>
          <w:i/>
          <w:color w:val="FF0000"/>
          <w:sz w:val="24"/>
          <w:szCs w:val="24"/>
        </w:rPr>
      </w:pPr>
      <w:r w:rsidRPr="009A018A">
        <w:rPr>
          <w:rFonts w:ascii="Arial" w:hAnsi="Arial" w:cs="Arial"/>
          <w:bCs/>
          <w:i/>
          <w:color w:val="FF0000"/>
          <w:sz w:val="24"/>
          <w:szCs w:val="24"/>
        </w:rPr>
        <w:t xml:space="preserve">This document provides </w:t>
      </w:r>
      <w:r w:rsidR="005E321E" w:rsidRPr="009A018A">
        <w:rPr>
          <w:rFonts w:ascii="Arial" w:hAnsi="Arial" w:cs="Arial"/>
          <w:bCs/>
          <w:i/>
          <w:color w:val="FF0000"/>
          <w:sz w:val="24"/>
          <w:szCs w:val="24"/>
        </w:rPr>
        <w:t>information and sample language</w:t>
      </w:r>
      <w:r w:rsidRPr="009A018A">
        <w:rPr>
          <w:rFonts w:ascii="Arial" w:hAnsi="Arial" w:cs="Arial"/>
          <w:bCs/>
          <w:i/>
          <w:color w:val="FF0000"/>
          <w:sz w:val="24"/>
          <w:szCs w:val="24"/>
        </w:rPr>
        <w:t xml:space="preserve"> applicable to both CONUS and OCONUS requirements</w:t>
      </w:r>
      <w:r w:rsidR="005E321E" w:rsidRPr="009A018A">
        <w:rPr>
          <w:rFonts w:ascii="Arial" w:hAnsi="Arial" w:cs="Arial"/>
          <w:bCs/>
          <w:i/>
          <w:color w:val="FF0000"/>
          <w:sz w:val="24"/>
          <w:szCs w:val="24"/>
        </w:rPr>
        <w:t xml:space="preserve">. </w:t>
      </w:r>
      <w:r w:rsidR="00B964A9" w:rsidRPr="009A018A">
        <w:rPr>
          <w:rFonts w:ascii="Arial" w:hAnsi="Arial" w:cs="Arial"/>
          <w:bCs/>
          <w:i/>
          <w:color w:val="FF0000"/>
          <w:sz w:val="24"/>
          <w:szCs w:val="24"/>
        </w:rPr>
        <w:t>The APS requirement has both CONUS and OCONUS service requirements.</w:t>
      </w:r>
    </w:p>
    <w:p w14:paraId="005DA4E4" w14:textId="77777777" w:rsidR="005538FF" w:rsidRPr="005538FF" w:rsidRDefault="005538FF" w:rsidP="005538FF">
      <w:pPr>
        <w:pStyle w:val="ListParagraph"/>
        <w:jc w:val="both"/>
        <w:rPr>
          <w:rFonts w:ascii="Arial" w:hAnsi="Arial" w:cs="Arial"/>
          <w:i/>
          <w:color w:val="FF0000"/>
          <w:sz w:val="24"/>
          <w:szCs w:val="24"/>
        </w:rPr>
      </w:pPr>
    </w:p>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394AD963" w14:textId="77777777" w:rsidR="008D4181" w:rsidRPr="00443710" w:rsidRDefault="008D4181" w:rsidP="00F42CC4">
      <w:pPr>
        <w:jc w:val="center"/>
        <w:rPr>
          <w:rFonts w:ascii="Arial" w:hAnsi="Arial" w:cs="Arial"/>
          <w:b/>
          <w:bCs/>
          <w:sz w:val="24"/>
          <w:szCs w:val="24"/>
        </w:rPr>
      </w:pPr>
    </w:p>
    <w:p w14:paraId="078280C3" w14:textId="77777777" w:rsidR="006B3220" w:rsidRPr="00443710" w:rsidRDefault="005538FF" w:rsidP="00F42CC4">
      <w:pPr>
        <w:jc w:val="center"/>
        <w:rPr>
          <w:rFonts w:ascii="Arial" w:hAnsi="Arial" w:cs="Arial"/>
          <w:i/>
          <w:color w:val="FF0000"/>
          <w:sz w:val="24"/>
          <w:szCs w:val="24"/>
        </w:rPr>
      </w:pPr>
      <w:r>
        <w:rPr>
          <w:rFonts w:ascii="Arial" w:hAnsi="Arial" w:cs="Arial"/>
          <w:i/>
          <w:color w:val="FF0000"/>
          <w:sz w:val="24"/>
          <w:szCs w:val="24"/>
        </w:rPr>
        <w:t>(</w:t>
      </w:r>
      <w:r w:rsidR="007800FA" w:rsidRPr="00443710">
        <w:rPr>
          <w:rFonts w:ascii="Arial" w:hAnsi="Arial" w:cs="Arial"/>
          <w:i/>
          <w:color w:val="FF0000"/>
          <w:sz w:val="24"/>
          <w:szCs w:val="24"/>
        </w:rPr>
        <w:t>Insert Title of the Requirement</w:t>
      </w:r>
      <w:r>
        <w:rPr>
          <w:rFonts w:ascii="Arial" w:hAnsi="Arial" w:cs="Arial"/>
          <w:i/>
          <w:color w:val="FF0000"/>
          <w:sz w:val="24"/>
          <w:szCs w:val="24"/>
        </w:rPr>
        <w:t>)</w:t>
      </w:r>
    </w:p>
    <w:p w14:paraId="34926B7E" w14:textId="77777777" w:rsidR="00E73942" w:rsidRPr="00443710" w:rsidRDefault="005538FF" w:rsidP="00F42CC4">
      <w:pPr>
        <w:jc w:val="center"/>
        <w:rPr>
          <w:rFonts w:ascii="Arial" w:hAnsi="Arial" w:cs="Arial"/>
          <w:i/>
          <w:color w:val="FF0000"/>
          <w:sz w:val="24"/>
          <w:szCs w:val="24"/>
        </w:rPr>
      </w:pPr>
      <w:r>
        <w:rPr>
          <w:rFonts w:ascii="Arial" w:hAnsi="Arial" w:cs="Arial"/>
          <w:i/>
          <w:color w:val="FF0000"/>
          <w:sz w:val="24"/>
          <w:szCs w:val="24"/>
        </w:rPr>
        <w:t>(</w:t>
      </w:r>
      <w:r w:rsidR="00F0336A" w:rsidRPr="00443710">
        <w:rPr>
          <w:rFonts w:ascii="Arial" w:hAnsi="Arial" w:cs="Arial"/>
          <w:i/>
          <w:color w:val="FF0000"/>
          <w:sz w:val="24"/>
          <w:szCs w:val="24"/>
        </w:rPr>
        <w:t>Date</w:t>
      </w:r>
      <w:r>
        <w:rPr>
          <w:rFonts w:ascii="Arial" w:hAnsi="Arial" w:cs="Arial"/>
          <w:i/>
          <w:color w:val="FF0000"/>
          <w:sz w:val="24"/>
          <w:szCs w:val="24"/>
        </w:rPr>
        <w:t>)</w:t>
      </w:r>
      <w:r w:rsidR="005B2C4A" w:rsidRPr="00443710">
        <w:rPr>
          <w:rFonts w:ascii="Arial" w:hAnsi="Arial" w:cs="Arial"/>
          <w:i/>
          <w:color w:val="FF0000"/>
          <w:sz w:val="24"/>
          <w:szCs w:val="24"/>
        </w:rPr>
        <w:br/>
      </w:r>
    </w:p>
    <w:p w14:paraId="70329285" w14:textId="77777777" w:rsidR="007800FA" w:rsidRPr="00443710" w:rsidRDefault="007800FA" w:rsidP="00F42CC4">
      <w:pPr>
        <w:jc w:val="center"/>
        <w:rPr>
          <w:rFonts w:ascii="Arial" w:hAnsi="Arial" w:cs="Arial"/>
          <w:bCs/>
          <w:color w:val="0000FF"/>
          <w:sz w:val="24"/>
          <w:szCs w:val="24"/>
        </w:rPr>
      </w:pPr>
    </w:p>
    <w:p w14:paraId="5F2BD8AC" w14:textId="77777777"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6B64EB" w:rsidRPr="00443710">
        <w:rPr>
          <w:rFonts w:ascii="Arial" w:hAnsi="Arial" w:cs="Arial"/>
          <w:b/>
          <w:sz w:val="24"/>
          <w:szCs w:val="24"/>
        </w:rPr>
        <w:t>art 1</w:t>
      </w:r>
    </w:p>
    <w:p w14:paraId="30242F1A" w14:textId="77777777" w:rsidR="006B64EB" w:rsidRPr="00443710" w:rsidRDefault="006B64EB" w:rsidP="00F42CC4">
      <w:pPr>
        <w:jc w:val="center"/>
        <w:rPr>
          <w:rFonts w:ascii="Arial" w:hAnsi="Arial" w:cs="Arial"/>
          <w:sz w:val="24"/>
          <w:szCs w:val="24"/>
        </w:rPr>
      </w:pPr>
      <w:r w:rsidRPr="00443710">
        <w:rPr>
          <w:rFonts w:ascii="Arial" w:hAnsi="Arial" w:cs="Arial"/>
          <w:b/>
          <w:sz w:val="24"/>
          <w:szCs w:val="24"/>
        </w:rPr>
        <w:t>General Information</w:t>
      </w:r>
    </w:p>
    <w:p w14:paraId="772FD282" w14:textId="77777777" w:rsidR="006B64EB" w:rsidRPr="00443710" w:rsidRDefault="006B64EB" w:rsidP="00F42CC4">
      <w:pPr>
        <w:rPr>
          <w:rFonts w:ascii="Arial" w:hAnsi="Arial" w:cs="Arial"/>
          <w:sz w:val="24"/>
          <w:szCs w:val="24"/>
        </w:rPr>
      </w:pPr>
    </w:p>
    <w:p w14:paraId="4E782F81" w14:textId="77777777" w:rsidR="00CD0EFA" w:rsidRDefault="004465D5" w:rsidP="0015134A">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 xml:space="preserve">ALL </w:t>
      </w:r>
      <w:r w:rsidRPr="004B5FA1">
        <w:rPr>
          <w:rFonts w:ascii="Arial" w:hAnsi="Arial" w:cs="Arial"/>
          <w:i/>
          <w:color w:val="FF0000"/>
          <w:sz w:val="24"/>
          <w:szCs w:val="24"/>
        </w:rPr>
        <w:t>INSTRUCTION</w:t>
      </w:r>
      <w:r>
        <w:rPr>
          <w:rFonts w:ascii="Arial" w:hAnsi="Arial" w:cs="Arial"/>
          <w:i/>
          <w:color w:val="FF0000"/>
          <w:sz w:val="24"/>
          <w:szCs w:val="24"/>
        </w:rPr>
        <w:t xml:space="preserve">AL INFORMATION </w:t>
      </w:r>
      <w:r w:rsidRPr="004B5FA1">
        <w:rPr>
          <w:rFonts w:ascii="Arial" w:hAnsi="Arial" w:cs="Arial"/>
          <w:i/>
          <w:color w:val="FF0000"/>
          <w:sz w:val="24"/>
          <w:szCs w:val="24"/>
        </w:rPr>
        <w:t>PRIOR TO FINALIZING THE PWS</w:t>
      </w:r>
    </w:p>
    <w:p w14:paraId="73C356C1" w14:textId="77777777" w:rsidR="004465D5" w:rsidRPr="00443710" w:rsidRDefault="004465D5" w:rsidP="006F50BF">
      <w:pPr>
        <w:rPr>
          <w:rFonts w:ascii="Arial" w:hAnsi="Arial" w:cs="Arial"/>
          <w:bCs/>
          <w:sz w:val="24"/>
          <w:szCs w:val="24"/>
        </w:rPr>
      </w:pPr>
    </w:p>
    <w:p w14:paraId="27E423B9" w14:textId="77777777"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contract under which the personnel rendering the service</w:t>
      </w:r>
      <w:r w:rsidR="00985E37" w:rsidRPr="00443710">
        <w:rPr>
          <w:rFonts w:ascii="Arial" w:hAnsi="Arial" w:cs="Arial"/>
        </w:rPr>
        <w:t>(</w:t>
      </w:r>
      <w:r w:rsidRPr="00443710">
        <w:rPr>
          <w:rFonts w:ascii="Arial" w:hAnsi="Arial" w:cs="Arial"/>
        </w:rPr>
        <w:t>s</w:t>
      </w:r>
      <w:r w:rsidR="00985E37" w:rsidRPr="00443710">
        <w:rPr>
          <w:rFonts w:ascii="Arial" w:hAnsi="Arial" w:cs="Arial"/>
        </w:rPr>
        <w:t>)</w:t>
      </w:r>
      <w:r w:rsidRPr="00443710">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443710" w:rsidRDefault="00472E74" w:rsidP="0015134A">
      <w:pPr>
        <w:rPr>
          <w:rFonts w:ascii="Arial" w:hAnsi="Arial" w:cs="Arial"/>
          <w:bCs/>
          <w:sz w:val="24"/>
          <w:szCs w:val="24"/>
        </w:rPr>
      </w:pPr>
    </w:p>
    <w:p w14:paraId="4765E919" w14:textId="77777777" w:rsidR="00A54643" w:rsidRPr="00A54643" w:rsidRDefault="008D4181" w:rsidP="00A54643">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00A54643" w:rsidRPr="00A54643">
        <w:rPr>
          <w:rFonts w:ascii="Arial" w:hAnsi="Arial" w:cs="Arial"/>
          <w:sz w:val="24"/>
          <w:szCs w:val="24"/>
        </w:rPr>
        <w:t xml:space="preserve">The purpose of this acquisition is to obtain Agile Professional Services (APS) to enable an enterprise-wide transformation of the Government's service contracting capability. This contract shall provide highly functional, outcome-focused, engineering specialist, acquisition, cloud computing, artificial intelligence, cyber security, logistics, financial management, and headquarters support services. By shifting from legacy "designated-personnel" staffing models to an Agile, task-based enterprise capacity architecture, this effort will enable the U.S. Army Capability Program Executive Simulation, Training, Test and Threat (CPE ST3) to rapidly and flexibly develop, deliver, and sustain cutting-edge simulation, training, test and threat capabilities for domestic and international Warfighters through highly skilled human capital. </w:t>
      </w:r>
    </w:p>
    <w:p w14:paraId="2BAC3D40" w14:textId="77777777" w:rsidR="00A54643" w:rsidRPr="00A54643" w:rsidRDefault="00A54643" w:rsidP="00A54643">
      <w:pPr>
        <w:rPr>
          <w:rFonts w:ascii="Arial" w:hAnsi="Arial" w:cs="Arial"/>
          <w:sz w:val="24"/>
          <w:szCs w:val="24"/>
        </w:rPr>
      </w:pPr>
    </w:p>
    <w:p w14:paraId="5A750CF6" w14:textId="09B67993" w:rsidR="00F33B4C" w:rsidRDefault="00A54643" w:rsidP="00A54643">
      <w:pPr>
        <w:rPr>
          <w:rFonts w:ascii="Arial" w:hAnsi="Arial" w:cs="Arial"/>
          <w:sz w:val="24"/>
          <w:szCs w:val="24"/>
        </w:rPr>
      </w:pPr>
      <w:r w:rsidRPr="00A54643">
        <w:rPr>
          <w:rFonts w:ascii="Arial" w:hAnsi="Arial" w:cs="Arial"/>
          <w:sz w:val="24"/>
          <w:szCs w:val="24"/>
        </w:rPr>
        <w:t>To maximize efficiency, eliminate redundancies, and fully leverage cross-functional talent pools, this acquisition consolidates all previous Systems Engineering and Technical Assistance (SETA) and professional support contracts into a single, comprehensive commercial services vehicle.</w:t>
      </w:r>
    </w:p>
    <w:p w14:paraId="1BC5CDF7" w14:textId="77777777" w:rsidR="00B710A6" w:rsidRDefault="00B710A6" w:rsidP="00A54643">
      <w:pPr>
        <w:rPr>
          <w:rFonts w:ascii="Arial" w:hAnsi="Arial" w:cs="Arial"/>
          <w:sz w:val="24"/>
          <w:szCs w:val="24"/>
        </w:rPr>
      </w:pPr>
    </w:p>
    <w:p w14:paraId="74535E2E" w14:textId="43AA3E42" w:rsidR="00B710A6" w:rsidRDefault="00B710A6" w:rsidP="00B710A6">
      <w:pPr>
        <w:rPr>
          <w:rFonts w:ascii="Arial" w:hAnsi="Arial" w:cs="Arial"/>
          <w:sz w:val="24"/>
          <w:szCs w:val="24"/>
        </w:rPr>
      </w:pPr>
      <w:r>
        <w:rPr>
          <w:rFonts w:ascii="Arial" w:hAnsi="Arial" w:cs="Arial"/>
          <w:sz w:val="24"/>
          <w:szCs w:val="24"/>
        </w:rPr>
        <w:t>This requirement</w:t>
      </w:r>
      <w:r w:rsidRPr="00B710A6">
        <w:rPr>
          <w:rFonts w:ascii="Arial" w:hAnsi="Arial" w:cs="Arial"/>
          <w:sz w:val="24"/>
          <w:szCs w:val="24"/>
        </w:rPr>
        <w:t xml:space="preserve"> covers the comprehensive intellectual capital lifecycle support of ST3's diverse portfolio of more than 370 simulation, training, testing, and threat products deployed at more than 400 locations worldwide. These commercial services directly support the Department of War (DoW) and Allied Partners to enhance combat readiness, interoperability, and multi-domain operational effectiveness and ensuring statutory and regulatory requirements are met for DoW acquisition programs. </w:t>
      </w:r>
    </w:p>
    <w:p w14:paraId="7FA8316A" w14:textId="77777777" w:rsidR="00A62BB9" w:rsidRPr="00B710A6" w:rsidRDefault="00A62BB9" w:rsidP="00B710A6">
      <w:pPr>
        <w:rPr>
          <w:rFonts w:ascii="Arial" w:hAnsi="Arial" w:cs="Arial"/>
          <w:sz w:val="24"/>
          <w:szCs w:val="24"/>
        </w:rPr>
      </w:pPr>
    </w:p>
    <w:p w14:paraId="3D510DFC" w14:textId="4800D069" w:rsidR="00B710A6" w:rsidRPr="00B710A6" w:rsidRDefault="00B710A6" w:rsidP="00B710A6">
      <w:pPr>
        <w:rPr>
          <w:rFonts w:ascii="Arial" w:hAnsi="Arial" w:cs="Arial"/>
          <w:sz w:val="24"/>
          <w:szCs w:val="24"/>
        </w:rPr>
      </w:pPr>
      <w:r w:rsidRPr="7A2127B4">
        <w:rPr>
          <w:rFonts w:ascii="Arial" w:hAnsi="Arial" w:cs="Arial"/>
          <w:sz w:val="24"/>
          <w:szCs w:val="24"/>
        </w:rPr>
        <w:t xml:space="preserve">Additionally, Foreign Military Sales (FMS) support requirements are within the scope of this services contract. The Contractor </w:t>
      </w:r>
      <w:r w:rsidR="6721D54D" w:rsidRPr="7A2127B4">
        <w:rPr>
          <w:rFonts w:ascii="Arial" w:hAnsi="Arial" w:cs="Arial"/>
          <w:sz w:val="24"/>
          <w:szCs w:val="24"/>
        </w:rPr>
        <w:t xml:space="preserve">shall </w:t>
      </w:r>
      <w:r w:rsidRPr="7A2127B4">
        <w:rPr>
          <w:rFonts w:ascii="Arial" w:hAnsi="Arial" w:cs="Arial"/>
          <w:sz w:val="24"/>
          <w:szCs w:val="24"/>
        </w:rPr>
        <w:t>demonstrate robust processes for managing the unique aspects of FMS requirements as well as export compliance, and International Traffic in Arms Regulations / Export Administration Regulations (ITAR/EAR). </w:t>
      </w:r>
    </w:p>
    <w:p w14:paraId="4B963D09" w14:textId="77777777" w:rsidR="00B710A6" w:rsidRPr="00443710" w:rsidRDefault="00B710A6" w:rsidP="00A54643">
      <w:pPr>
        <w:rPr>
          <w:rFonts w:ascii="Arial" w:hAnsi="Arial" w:cs="Arial"/>
          <w:sz w:val="24"/>
          <w:szCs w:val="24"/>
        </w:rPr>
      </w:pPr>
    </w:p>
    <w:p w14:paraId="577F2F61" w14:textId="77777777" w:rsidR="00441D21" w:rsidRPr="00443710" w:rsidRDefault="00441D21" w:rsidP="00F03FC8">
      <w:pPr>
        <w:rPr>
          <w:rFonts w:ascii="Arial" w:hAnsi="Arial" w:cs="Arial"/>
          <w:strike/>
          <w:sz w:val="24"/>
          <w:szCs w:val="24"/>
        </w:rPr>
      </w:pPr>
    </w:p>
    <w:p w14:paraId="795D90D0" w14:textId="77777777" w:rsidR="00BA7E01" w:rsidRPr="00BA7E01" w:rsidRDefault="004F3FAA" w:rsidP="00BA7E01">
      <w:pPr>
        <w:rPr>
          <w:rFonts w:ascii="Arial" w:hAnsi="Arial" w:cs="Arial"/>
          <w:bCs/>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00BA7E01">
        <w:rPr>
          <w:rFonts w:ascii="Arial" w:hAnsi="Arial" w:cs="Arial"/>
          <w:b/>
          <w:sz w:val="24"/>
          <w:szCs w:val="24"/>
        </w:rPr>
        <w:t xml:space="preserve"> </w:t>
      </w:r>
      <w:r w:rsidR="00BA7E01" w:rsidRPr="00BA7E01">
        <w:rPr>
          <w:rFonts w:ascii="Arial" w:hAnsi="Arial" w:cs="Arial"/>
          <w:bCs/>
          <w:sz w:val="24"/>
          <w:szCs w:val="24"/>
        </w:rPr>
        <w:t>Historically, ST3 has relied on traditional, static, designated-personnel SETA support contracts. To meet emerging multi-domain threats and comply with modern defense acquisition directives, ST3 is transitioning to an Agile Program Management approach. This change represents a cultural shift: contracting for a flexible, task-based enterprise capacity rather than Full-Time Equivalent (FTE) level-of-effort models. </w:t>
      </w:r>
    </w:p>
    <w:p w14:paraId="158976AC" w14:textId="43E0F106" w:rsidR="00BA7E01" w:rsidRDefault="00BA7E01" w:rsidP="00BA7E01">
      <w:pPr>
        <w:rPr>
          <w:rFonts w:ascii="Arial" w:hAnsi="Arial" w:cs="Arial"/>
          <w:bCs/>
          <w:sz w:val="24"/>
          <w:szCs w:val="24"/>
        </w:rPr>
      </w:pPr>
      <w:r w:rsidRPr="00BA7E01">
        <w:rPr>
          <w:rFonts w:ascii="Arial" w:hAnsi="Arial" w:cs="Arial"/>
          <w:bCs/>
          <w:sz w:val="24"/>
          <w:szCs w:val="24"/>
        </w:rPr>
        <w:t>The Government requires a paradigm shift that measures success by outcomes delivered and sprint velocity rather than full-time equivalents.  ST3 challenges industry to demonstrate how to ensure no degradation to mission, drive genuine organizational change, and execute a scalable, transparent framework that matches contractor capacity to unpredictable ST3 acquisition demands.</w:t>
      </w:r>
    </w:p>
    <w:p w14:paraId="7A5F5790" w14:textId="77777777" w:rsidR="00BA7E01" w:rsidRPr="00BA7E01" w:rsidRDefault="00BA7E01" w:rsidP="00BA7E01">
      <w:pPr>
        <w:rPr>
          <w:rFonts w:ascii="Arial" w:hAnsi="Arial" w:cs="Arial"/>
          <w:bCs/>
          <w:sz w:val="24"/>
          <w:szCs w:val="24"/>
        </w:rPr>
      </w:pPr>
    </w:p>
    <w:p w14:paraId="559A68BE" w14:textId="77777777" w:rsidR="00BA7E01" w:rsidRDefault="00BA7E01" w:rsidP="00BA7E01">
      <w:pPr>
        <w:rPr>
          <w:rFonts w:ascii="Arial" w:hAnsi="Arial" w:cs="Arial"/>
          <w:bCs/>
          <w:sz w:val="24"/>
          <w:szCs w:val="24"/>
        </w:rPr>
      </w:pPr>
      <w:r w:rsidRPr="00BA7E01">
        <w:rPr>
          <w:rFonts w:ascii="Arial" w:hAnsi="Arial" w:cs="Arial"/>
          <w:bCs/>
          <w:sz w:val="24"/>
          <w:szCs w:val="24"/>
        </w:rPr>
        <w:t>Historically, the Government has been required to pay for 40-hour workweeks even when task demand fluctuates or falls short of a full workweek capacity. This rigid structure has deprived the Army of true visibility into operational efficiencies, cycle times, and the actual level of effort required to execute its mission. Furthermore, recent attempts to modernize have been hindered by legacy management cultures that treat Agile principles merely as reporting buzzwords or compliance tools, rather than a fundamental shift in how human capital is deployed to support our unique service mission. </w:t>
      </w:r>
    </w:p>
    <w:p w14:paraId="31711CDC" w14:textId="77777777" w:rsidR="00BA7E01" w:rsidRPr="00BA7E01" w:rsidRDefault="00BA7E01" w:rsidP="00BA7E01">
      <w:pPr>
        <w:rPr>
          <w:rFonts w:ascii="Arial" w:hAnsi="Arial" w:cs="Arial"/>
          <w:bCs/>
          <w:sz w:val="24"/>
          <w:szCs w:val="24"/>
        </w:rPr>
      </w:pPr>
    </w:p>
    <w:p w14:paraId="4549794D" w14:textId="362A0AE6" w:rsidR="004F3FAA" w:rsidRPr="00BA7E01" w:rsidRDefault="00BA7E01" w:rsidP="00F03FC8">
      <w:pPr>
        <w:rPr>
          <w:rFonts w:ascii="Arial" w:hAnsi="Arial" w:cs="Arial"/>
          <w:bCs/>
          <w:sz w:val="24"/>
          <w:szCs w:val="24"/>
        </w:rPr>
      </w:pPr>
      <w:r w:rsidRPr="00BA7E01">
        <w:rPr>
          <w:rFonts w:ascii="Arial" w:hAnsi="Arial" w:cs="Arial"/>
          <w:bCs/>
          <w:sz w:val="24"/>
          <w:szCs w:val="24"/>
        </w:rPr>
        <w:t>ST3 faces a critical dichotomy: ST3 must have the Subject Matter Experts (SMEs) available who support our complex training, testing, and threat acquisition portfolios, while completely overhauling how the human capital’s time and tasks are managed and aligned to the ST3’s priority. Under the current paradigm, ST3 struggles to dynamically allocate resources across multiple Project Offices when workloads surge or wane. The Government requires a paradigm shift that provides flexible, task-based enterprise capacity mapped to a backlog, rather than paying for dedicated, static personnel who cannot be cross-allocated.  ST3 challenges industry to demonstrate how to ensure no degradation to mission, drive genuine organizational change, and execute a scalable, transparent framework that matches contractor capacity to unpredictable ST3 acquisition demands. </w:t>
      </w:r>
    </w:p>
    <w:p w14:paraId="2EBF4961" w14:textId="77777777" w:rsidR="004218A5" w:rsidRPr="00443710" w:rsidRDefault="004218A5" w:rsidP="0015134A">
      <w:pPr>
        <w:rPr>
          <w:rFonts w:ascii="Arial" w:hAnsi="Arial" w:cs="Arial"/>
          <w:sz w:val="24"/>
          <w:szCs w:val="24"/>
        </w:rPr>
      </w:pPr>
    </w:p>
    <w:p w14:paraId="5F94E752" w14:textId="4B662939" w:rsidR="00D07D53" w:rsidRDefault="00D07D53" w:rsidP="004B794E">
      <w:pPr>
        <w:rPr>
          <w:ins w:id="0" w:author="Griffith, James R CIV USARMY CPE ST3 (USA)" w:date="2026-10-05T13:18:00Z" w16du:dateUtc="2026-10-05T17:18:00Z"/>
          <w:rFonts w:ascii="Arial" w:hAnsi="Arial" w:cs="Arial"/>
          <w:bCs/>
          <w:sz w:val="24"/>
          <w:szCs w:val="24"/>
        </w:rPr>
      </w:pPr>
      <w:r w:rsidRPr="3A78ADFC">
        <w:rPr>
          <w:rFonts w:ascii="Arial" w:hAnsi="Arial" w:cs="Arial"/>
          <w:b/>
          <w:bCs/>
          <w:sz w:val="24"/>
          <w:szCs w:val="24"/>
        </w:rPr>
        <w:t>1.</w:t>
      </w:r>
      <w:r w:rsidR="00B10067" w:rsidRPr="3A78ADFC">
        <w:rPr>
          <w:rFonts w:ascii="Arial" w:hAnsi="Arial" w:cs="Arial"/>
          <w:b/>
          <w:bCs/>
          <w:sz w:val="24"/>
          <w:szCs w:val="24"/>
        </w:rPr>
        <w:t>3</w:t>
      </w:r>
      <w:r w:rsidR="00FD7C41" w:rsidRPr="3A78ADFC">
        <w:rPr>
          <w:rFonts w:ascii="Arial" w:hAnsi="Arial" w:cs="Arial"/>
          <w:b/>
          <w:bCs/>
          <w:sz w:val="24"/>
          <w:szCs w:val="24"/>
        </w:rPr>
        <w:t xml:space="preserve">  </w:t>
      </w:r>
      <w:r w:rsidR="008A162C" w:rsidRPr="3A78ADFC">
        <w:rPr>
          <w:rFonts w:ascii="Arial" w:hAnsi="Arial" w:cs="Arial"/>
          <w:b/>
          <w:bCs/>
          <w:sz w:val="24"/>
          <w:szCs w:val="24"/>
          <w:u w:val="single"/>
        </w:rPr>
        <w:t>Scope:</w:t>
      </w:r>
      <w:r w:rsidR="008A162C" w:rsidRPr="3A78ADFC">
        <w:rPr>
          <w:rFonts w:ascii="Arial" w:hAnsi="Arial" w:cs="Arial"/>
          <w:sz w:val="24"/>
          <w:szCs w:val="24"/>
        </w:rPr>
        <w:t xml:space="preserve">  </w:t>
      </w:r>
      <w:r w:rsidR="007800FA" w:rsidRPr="004B794E">
        <w:rPr>
          <w:rFonts w:ascii="Arial" w:hAnsi="Arial" w:cs="Arial"/>
          <w:bCs/>
          <w:sz w:val="24"/>
          <w:szCs w:val="24"/>
        </w:rPr>
        <w:t>The Contractor shall provide non-personal service</w:t>
      </w:r>
      <w:r w:rsidR="00985E37" w:rsidRPr="004B794E">
        <w:rPr>
          <w:rFonts w:ascii="Arial" w:hAnsi="Arial" w:cs="Arial"/>
          <w:bCs/>
          <w:sz w:val="24"/>
          <w:szCs w:val="24"/>
        </w:rPr>
        <w:t>(</w:t>
      </w:r>
      <w:r w:rsidR="007800FA" w:rsidRPr="004B794E">
        <w:rPr>
          <w:rFonts w:ascii="Arial" w:hAnsi="Arial" w:cs="Arial"/>
          <w:bCs/>
          <w:sz w:val="24"/>
          <w:szCs w:val="24"/>
        </w:rPr>
        <w:t>s</w:t>
      </w:r>
      <w:r w:rsidR="00985E37" w:rsidRPr="004B794E">
        <w:rPr>
          <w:rFonts w:ascii="Arial" w:hAnsi="Arial" w:cs="Arial"/>
          <w:bCs/>
          <w:sz w:val="24"/>
          <w:szCs w:val="24"/>
        </w:rPr>
        <w:t>)</w:t>
      </w:r>
      <w:r w:rsidR="5FC8C89D" w:rsidRPr="004B794E">
        <w:rPr>
          <w:rFonts w:ascii="Arial" w:hAnsi="Arial" w:cs="Arial"/>
          <w:bCs/>
          <w:sz w:val="24"/>
          <w:szCs w:val="24"/>
        </w:rPr>
        <w:t xml:space="preserve"> covering</w:t>
      </w:r>
      <w:r w:rsidR="007800FA" w:rsidRPr="004B794E">
        <w:rPr>
          <w:rFonts w:ascii="Arial" w:hAnsi="Arial" w:cs="Arial"/>
          <w:bCs/>
          <w:sz w:val="24"/>
          <w:szCs w:val="24"/>
        </w:rPr>
        <w:t xml:space="preserve"> </w:t>
      </w:r>
      <w:r w:rsidR="2C59956B" w:rsidRPr="004B794E">
        <w:rPr>
          <w:rFonts w:ascii="Arial" w:hAnsi="Arial" w:cs="Arial"/>
          <w:bCs/>
          <w:sz w:val="24"/>
          <w:szCs w:val="24"/>
          <w:rPrChange w:id="1" w:author="Griffith, James R CIV USARMY CPE ST3 (USA)" w:date="2026-10-05T13:18:00Z" w16du:dateUtc="2026-10-05T17:18:00Z">
            <w:rPr>
              <w:rFonts w:ascii="Arial" w:eastAsia="Arial" w:hAnsi="Arial" w:cs="Arial"/>
              <w:sz w:val="24"/>
              <w:szCs w:val="24"/>
            </w:rPr>
          </w:rPrChange>
        </w:rPr>
        <w:t xml:space="preserve">comprehensive intellectual capital lifecycle support of CPE ST3's diverse portfolio of more than 370 simulation, training, testing, and threat products deployed at more than 400 locations worldwide. These commercial services directly support the Department of War (DoW) and Allied Partners to enhance combat readiness, interoperability, and multi-domain operational effectiveness and ensuring statutory and regulatory requirements are met for DoW acquisition programs. </w:t>
      </w:r>
    </w:p>
    <w:p w14:paraId="6331A1DB" w14:textId="77777777" w:rsidR="004B794E" w:rsidRPr="004B794E" w:rsidRDefault="004B794E">
      <w:pPr>
        <w:rPr>
          <w:rFonts w:ascii="Arial" w:hAnsi="Arial" w:cs="Arial"/>
          <w:bCs/>
          <w:sz w:val="24"/>
          <w:szCs w:val="24"/>
          <w:rPrChange w:id="2" w:author="Griffith, James R CIV USARMY CPE ST3 (USA)" w:date="2026-10-05T13:18:00Z" w16du:dateUtc="2026-10-05T17:18:00Z">
            <w:rPr/>
          </w:rPrChange>
        </w:rPr>
        <w:pPrChange w:id="3" w:author="Griffith, James R CIV USARMY CPE ST3 (USA)" w:date="2026-10-05T13:18:00Z" w16du:dateUtc="2026-10-05T17:18:00Z">
          <w:pPr>
            <w:spacing w:after="160" w:line="276" w:lineRule="auto"/>
          </w:pPr>
        </w:pPrChange>
      </w:pPr>
    </w:p>
    <w:p w14:paraId="636D3F9F" w14:textId="4DC9EBA8" w:rsidR="00D07D53" w:rsidRPr="004B794E" w:rsidRDefault="2C59956B">
      <w:pPr>
        <w:rPr>
          <w:rFonts w:ascii="Arial" w:hAnsi="Arial" w:cs="Arial"/>
          <w:sz w:val="24"/>
          <w:szCs w:val="24"/>
          <w:rPrChange w:id="4" w:author="Griffith, James R CIV USARMY CPE ST3 (USA)" w:date="2026-10-05T13:18:00Z" w16du:dateUtc="2026-10-05T17:18:00Z">
            <w:rPr/>
          </w:rPrChange>
        </w:rPr>
        <w:pPrChange w:id="5" w:author="Griffith, James R CIV USARMY CPE ST3 (USA)" w:date="2026-10-05T13:18:00Z" w16du:dateUtc="2026-10-05T17:18:00Z">
          <w:pPr>
            <w:spacing w:after="160" w:line="276" w:lineRule="auto"/>
          </w:pPr>
        </w:pPrChange>
      </w:pPr>
      <w:r w:rsidRPr="061FE4B5">
        <w:rPr>
          <w:rFonts w:ascii="Arial" w:hAnsi="Arial" w:cs="Arial"/>
          <w:sz w:val="24"/>
          <w:szCs w:val="24"/>
          <w:rPrChange w:id="6" w:author="Griffith, James R CIV USARMY CPE ST3 (USA)" w:date="2026-10-05T13:18:00Z" w16du:dateUtc="2026-10-05T17:18:00Z">
            <w:rPr>
              <w:rFonts w:ascii="Arial" w:eastAsia="Arial" w:hAnsi="Arial" w:cs="Arial"/>
              <w:sz w:val="24"/>
              <w:szCs w:val="24"/>
            </w:rPr>
          </w:rPrChange>
        </w:rPr>
        <w:t xml:space="preserve">Additionally, Foreign Military Sales (FMS) support requirements are within the scope of this services contract. The Contractor </w:t>
      </w:r>
      <w:r w:rsidR="00671F45" w:rsidRPr="00671F45">
        <w:rPr>
          <w:rFonts w:ascii="Arial" w:hAnsi="Arial" w:cs="Arial"/>
          <w:sz w:val="24"/>
          <w:szCs w:val="24"/>
        </w:rPr>
        <w:t xml:space="preserve">shall </w:t>
      </w:r>
      <w:r w:rsidRPr="061FE4B5">
        <w:rPr>
          <w:rFonts w:ascii="Arial" w:hAnsi="Arial" w:cs="Arial"/>
          <w:sz w:val="24"/>
          <w:szCs w:val="24"/>
          <w:rPrChange w:id="7" w:author="Griffith, James R CIV USARMY CPE ST3 (USA)" w:date="2026-10-05T13:18:00Z" w16du:dateUtc="2026-10-05T17:18:00Z">
            <w:rPr>
              <w:rFonts w:ascii="Arial" w:eastAsia="Arial" w:hAnsi="Arial" w:cs="Arial"/>
              <w:sz w:val="24"/>
              <w:szCs w:val="24"/>
            </w:rPr>
          </w:rPrChange>
        </w:rPr>
        <w:t>demonstrate robust processes for managing the unique aspects of FMS requirements as well as export compliance, and International Traffic in Arms Regulations / Export Administration Regulations (ITAR/EAR).</w:t>
      </w:r>
    </w:p>
    <w:p w14:paraId="7B6ECFDF" w14:textId="3DEB42B9" w:rsidR="00D07D53" w:rsidRPr="00443710" w:rsidRDefault="00D07D53" w:rsidP="00F03FC8">
      <w:pPr>
        <w:rPr>
          <w:rFonts w:ascii="Arial" w:hAnsi="Arial" w:cs="Arial"/>
          <w:sz w:val="24"/>
          <w:szCs w:val="24"/>
        </w:rPr>
      </w:pPr>
    </w:p>
    <w:p w14:paraId="6529A2B5" w14:textId="77777777" w:rsidR="00F33B4C" w:rsidRPr="00443710" w:rsidRDefault="00F33B4C" w:rsidP="0015134A">
      <w:pPr>
        <w:rPr>
          <w:rFonts w:ascii="Arial" w:hAnsi="Arial" w:cs="Arial"/>
          <w:sz w:val="24"/>
          <w:szCs w:val="24"/>
        </w:rPr>
      </w:pPr>
    </w:p>
    <w:p w14:paraId="06CC799A" w14:textId="6A6BF3F5" w:rsidR="007859C1" w:rsidRPr="00443710" w:rsidRDefault="004F3FAA" w:rsidP="00F03FC8">
      <w:pPr>
        <w:rPr>
          <w:rFonts w:ascii="Arial" w:hAnsi="Arial" w:cs="Arial"/>
          <w:i/>
          <w:iCs/>
          <w:sz w:val="24"/>
          <w:szCs w:val="24"/>
        </w:rPr>
      </w:pPr>
      <w:r w:rsidRPr="00443710">
        <w:rPr>
          <w:rFonts w:ascii="Arial" w:hAnsi="Arial" w:cs="Arial"/>
          <w:b/>
          <w:sz w:val="24"/>
          <w:szCs w:val="24"/>
        </w:rPr>
        <w:lastRenderedPageBreak/>
        <w:t>1.</w:t>
      </w:r>
      <w:r w:rsidR="00B10067" w:rsidRPr="00443710">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r w:rsidR="00AD7984">
        <w:rPr>
          <w:rFonts w:ascii="Arial" w:hAnsi="Arial" w:cs="Arial"/>
          <w:i/>
          <w:color w:val="FF0000"/>
          <w:sz w:val="24"/>
          <w:szCs w:val="24"/>
        </w:rPr>
        <w:t xml:space="preserve">The offeror </w:t>
      </w:r>
      <w:r w:rsidR="00045FE3">
        <w:rPr>
          <w:rFonts w:ascii="Arial" w:hAnsi="Arial" w:cs="Arial"/>
          <w:i/>
          <w:color w:val="FF0000"/>
          <w:sz w:val="24"/>
          <w:szCs w:val="24"/>
        </w:rPr>
        <w:t xml:space="preserve">shall </w:t>
      </w:r>
      <w:r w:rsidR="00A62BB9">
        <w:rPr>
          <w:rFonts w:ascii="Arial" w:hAnsi="Arial" w:cs="Arial"/>
          <w:i/>
          <w:color w:val="FF0000"/>
          <w:sz w:val="24"/>
          <w:szCs w:val="24"/>
        </w:rPr>
        <w:t>i</w:t>
      </w:r>
      <w:r w:rsidR="006B64EB" w:rsidRPr="00443710">
        <w:rPr>
          <w:rFonts w:ascii="Arial" w:hAnsi="Arial" w:cs="Arial"/>
          <w:i/>
          <w:color w:val="FF0000"/>
          <w:sz w:val="24"/>
          <w:szCs w:val="24"/>
        </w:rPr>
        <w:t xml:space="preserve">nsert a </w:t>
      </w:r>
      <w:r w:rsidR="00045FE3">
        <w:rPr>
          <w:rFonts w:ascii="Arial" w:hAnsi="Arial" w:cs="Arial"/>
          <w:i/>
          <w:color w:val="FF0000"/>
          <w:sz w:val="24"/>
          <w:szCs w:val="24"/>
        </w:rPr>
        <w:t>content here</w:t>
      </w:r>
      <w:r w:rsidR="006B64EB" w:rsidRPr="00443710">
        <w:rPr>
          <w:rFonts w:ascii="Arial" w:hAnsi="Arial" w:cs="Arial"/>
          <w:i/>
          <w:color w:val="FF0000"/>
          <w:sz w:val="24"/>
          <w:szCs w:val="24"/>
        </w:rPr>
        <w:t xml:space="preserve"> stating what the basic service objective</w:t>
      </w:r>
      <w:r w:rsidR="00045FE3">
        <w:rPr>
          <w:rFonts w:ascii="Arial" w:hAnsi="Arial" w:cs="Arial"/>
          <w:i/>
          <w:color w:val="FF0000"/>
          <w:sz w:val="24"/>
          <w:szCs w:val="24"/>
        </w:rPr>
        <w:t>s are based on the Offeror’s understanding of the requirement</w:t>
      </w:r>
      <w:r w:rsidR="0072240F">
        <w:rPr>
          <w:rFonts w:ascii="Arial" w:hAnsi="Arial" w:cs="Arial"/>
          <w:i/>
          <w:color w:val="FF0000"/>
          <w:sz w:val="24"/>
          <w:szCs w:val="24"/>
        </w:rPr>
        <w:t xml:space="preserve"> and proposed approach</w:t>
      </w:r>
      <w:r w:rsidR="00045FE3">
        <w:rPr>
          <w:rFonts w:ascii="Arial" w:hAnsi="Arial" w:cs="Arial"/>
          <w:i/>
          <w:color w:val="FF0000"/>
          <w:sz w:val="24"/>
          <w:szCs w:val="24"/>
        </w:rPr>
        <w:t>.</w:t>
      </w:r>
      <w:r w:rsidR="000D207E" w:rsidRPr="00443710">
        <w:rPr>
          <w:rFonts w:ascii="Arial" w:hAnsi="Arial" w:cs="Arial"/>
          <w:i/>
          <w:color w:val="FF0000"/>
          <w:sz w:val="24"/>
          <w:szCs w:val="24"/>
        </w:rPr>
        <w:t xml:space="preserve"> </w:t>
      </w:r>
      <w:r w:rsidR="005538FF">
        <w:rPr>
          <w:rFonts w:ascii="Arial" w:hAnsi="Arial" w:cs="Arial"/>
          <w:i/>
          <w:color w:val="FF0000"/>
          <w:sz w:val="24"/>
          <w:szCs w:val="24"/>
        </w:rPr>
        <w:t>(</w:t>
      </w:r>
      <w:r w:rsidR="000D207E" w:rsidRPr="00443710">
        <w:rPr>
          <w:rFonts w:ascii="Arial" w:hAnsi="Arial" w:cs="Arial"/>
          <w:i/>
          <w:color w:val="FF0000"/>
          <w:sz w:val="24"/>
          <w:szCs w:val="24"/>
        </w:rPr>
        <w:t>For example; “The objective of this contract is to provide…</w:t>
      </w:r>
      <w:r w:rsidR="005538FF">
        <w:rPr>
          <w:rFonts w:ascii="Arial" w:hAnsi="Arial" w:cs="Arial"/>
          <w:i/>
          <w:color w:val="FF0000"/>
          <w:sz w:val="24"/>
          <w:szCs w:val="24"/>
        </w:rPr>
        <w:t>”)</w:t>
      </w:r>
      <w:r w:rsidR="006B64EB" w:rsidRPr="00443710">
        <w:rPr>
          <w:rFonts w:ascii="Arial" w:hAnsi="Arial" w:cs="Arial"/>
          <w:i/>
          <w:iCs/>
          <w:sz w:val="24"/>
          <w:szCs w:val="24"/>
        </w:rPr>
        <w:t xml:space="preserve"> </w:t>
      </w:r>
    </w:p>
    <w:p w14:paraId="431E4602" w14:textId="77777777" w:rsidR="007859C1" w:rsidRPr="00443710" w:rsidRDefault="007859C1" w:rsidP="0015134A">
      <w:pPr>
        <w:pStyle w:val="Header"/>
        <w:tabs>
          <w:tab w:val="clear" w:pos="4320"/>
          <w:tab w:val="clear" w:pos="8640"/>
        </w:tabs>
        <w:rPr>
          <w:rFonts w:ascii="Arial" w:hAnsi="Arial" w:cs="Arial"/>
          <w:iCs/>
          <w:szCs w:val="24"/>
        </w:rPr>
      </w:pPr>
    </w:p>
    <w:p w14:paraId="031680BC" w14:textId="51FE6F61"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075C7192" w14:textId="16488A00" w:rsidR="00355171" w:rsidRPr="00443710" w:rsidRDefault="00171F09" w:rsidP="002C6F44">
      <w:pPr>
        <w:rPr>
          <w:rFonts w:ascii="Arial" w:hAnsi="Arial" w:cs="Arial"/>
          <w:sz w:val="24"/>
          <w:szCs w:val="24"/>
        </w:rPr>
      </w:pPr>
      <w:r w:rsidRPr="7A2127B4">
        <w:rPr>
          <w:rFonts w:ascii="Arial" w:hAnsi="Arial" w:cs="Arial"/>
          <w:b/>
          <w:bCs/>
          <w:sz w:val="24"/>
          <w:szCs w:val="24"/>
        </w:rPr>
        <w:t>1.</w:t>
      </w:r>
      <w:r w:rsidR="001013DE" w:rsidRPr="7A2127B4">
        <w:rPr>
          <w:rFonts w:ascii="Arial" w:hAnsi="Arial" w:cs="Arial"/>
          <w:b/>
          <w:bCs/>
          <w:sz w:val="24"/>
          <w:szCs w:val="24"/>
        </w:rPr>
        <w:t>5</w:t>
      </w:r>
      <w:r w:rsidRPr="7A2127B4">
        <w:rPr>
          <w:rFonts w:ascii="Arial" w:hAnsi="Arial" w:cs="Arial"/>
          <w:b/>
          <w:bCs/>
          <w:sz w:val="24"/>
          <w:szCs w:val="24"/>
        </w:rPr>
        <w:t>.1</w:t>
      </w:r>
      <w:r w:rsidR="00FD7C41" w:rsidRPr="7A2127B4">
        <w:rPr>
          <w:rFonts w:ascii="Arial" w:hAnsi="Arial" w:cs="Arial"/>
          <w:b/>
          <w:bCs/>
          <w:sz w:val="24"/>
          <w:szCs w:val="24"/>
        </w:rPr>
        <w:t xml:space="preserve">  </w:t>
      </w:r>
      <w:r w:rsidRPr="7A2127B4">
        <w:rPr>
          <w:rFonts w:ascii="Arial" w:hAnsi="Arial" w:cs="Arial"/>
          <w:b/>
          <w:bCs/>
          <w:sz w:val="24"/>
          <w:szCs w:val="24"/>
          <w:u w:val="single"/>
        </w:rPr>
        <w:t>Quality Control Plan (QCP):</w:t>
      </w:r>
      <w:r w:rsidRPr="7A2127B4">
        <w:rPr>
          <w:rFonts w:ascii="Arial" w:hAnsi="Arial" w:cs="Arial"/>
          <w:sz w:val="24"/>
          <w:szCs w:val="24"/>
        </w:rPr>
        <w:t xml:space="preserve"> </w:t>
      </w:r>
      <w:r w:rsidR="5AA58992" w:rsidRPr="7A2127B4">
        <w:rPr>
          <w:rFonts w:ascii="Arial" w:hAnsi="Arial" w:cs="Arial"/>
          <w:sz w:val="24"/>
          <w:szCs w:val="24"/>
        </w:rPr>
        <w:t xml:space="preserve"> n/a</w:t>
      </w:r>
    </w:p>
    <w:p w14:paraId="007DA63D" w14:textId="77777777" w:rsidR="00C51D4A" w:rsidRPr="00443710" w:rsidRDefault="00C51D4A" w:rsidP="0015134A">
      <w:pPr>
        <w:rPr>
          <w:rFonts w:ascii="Arial" w:hAnsi="Arial" w:cs="Arial"/>
          <w:sz w:val="24"/>
          <w:szCs w:val="24"/>
        </w:rPr>
      </w:pPr>
    </w:p>
    <w:p w14:paraId="0785967B" w14:textId="39B8CE85"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C</w:t>
      </w:r>
      <w:r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Pr="00443710">
        <w:rPr>
          <w:rFonts w:ascii="Arial" w:hAnsi="Arial" w:cs="Arial"/>
          <w:sz w:val="24"/>
          <w:szCs w:val="24"/>
        </w:rPr>
        <w:t>. This plan is primarily focused on what the Governm</w:t>
      </w:r>
      <w:r w:rsidR="00BC7B09" w:rsidRPr="00443710">
        <w:rPr>
          <w:rFonts w:ascii="Arial" w:hAnsi="Arial" w:cs="Arial"/>
          <w:sz w:val="24"/>
          <w:szCs w:val="24"/>
        </w:rPr>
        <w:t>ent must do to ensure that the 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01D79671" w:rsidR="00FD23A1" w:rsidRPr="00443710" w:rsidRDefault="00E673BB" w:rsidP="00F03FC8">
      <w:pPr>
        <w:rPr>
          <w:rFonts w:ascii="Arial" w:hAnsi="Arial" w:cs="Arial"/>
          <w:sz w:val="24"/>
          <w:szCs w:val="24"/>
          <w:u w:val="single"/>
        </w:rPr>
      </w:pPr>
      <w:r w:rsidRPr="00443710">
        <w:rPr>
          <w:rFonts w:ascii="Arial" w:hAnsi="Arial" w:cs="Arial"/>
          <w:b/>
          <w:sz w:val="24"/>
          <w:szCs w:val="24"/>
        </w:rPr>
        <w:t>1.5</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2FB88E3D"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443710">
        <w:rPr>
          <w:rFonts w:ascii="Arial" w:hAnsi="Arial" w:cs="Arial"/>
          <w:sz w:val="24"/>
          <w:szCs w:val="24"/>
        </w:rPr>
        <w:t xml:space="preserve"> Work</w:t>
      </w:r>
      <w:r w:rsidRPr="001D7842">
        <w:rPr>
          <w:rFonts w:ascii="Arial" w:hAnsi="Arial" w:cs="Arial"/>
          <w:iCs/>
          <w:sz w:val="24"/>
          <w:szCs w:val="24"/>
        </w:rPr>
        <w:t xml:space="preserve"> </w:t>
      </w:r>
      <w:r w:rsidR="001D7842" w:rsidRPr="001D7842">
        <w:rPr>
          <w:rFonts w:ascii="Arial" w:hAnsi="Arial" w:cs="Arial"/>
          <w:iCs/>
          <w:sz w:val="24"/>
          <w:szCs w:val="24"/>
        </w:rPr>
        <w:t>shall not</w:t>
      </w:r>
      <w:r w:rsidRPr="00443710">
        <w:rPr>
          <w:rFonts w:ascii="Arial" w:hAnsi="Arial" w:cs="Arial"/>
          <w:sz w:val="24"/>
          <w:szCs w:val="24"/>
        </w:rPr>
        <w:t xml:space="preserve"> 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00A3464F" w:rsidRPr="00443710">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443710" w:rsidRDefault="008101DA" w:rsidP="0015134A">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14:paraId="72BB9726" w14:textId="77777777" w:rsidR="008101DA" w:rsidRPr="00443710" w:rsidRDefault="008101DA" w:rsidP="006F50BF">
      <w:pPr>
        <w:rPr>
          <w:rFonts w:ascii="Arial" w:hAnsi="Arial" w:cs="Arial"/>
          <w:sz w:val="24"/>
          <w:szCs w:val="24"/>
        </w:rPr>
      </w:pPr>
      <w:r w:rsidRPr="00443710">
        <w:rPr>
          <w:rFonts w:ascii="Arial" w:hAnsi="Arial" w:cs="Arial"/>
          <w:sz w:val="24"/>
          <w:szCs w:val="24"/>
        </w:rPr>
        <w:t>Presidents Day 3</w:t>
      </w:r>
      <w:r w:rsidRPr="00443710">
        <w:rPr>
          <w:rFonts w:ascii="Arial" w:hAnsi="Arial" w:cs="Arial"/>
          <w:sz w:val="24"/>
          <w:szCs w:val="24"/>
          <w:vertAlign w:val="superscript"/>
        </w:rPr>
        <w:t>rd</w:t>
      </w:r>
      <w:r w:rsidRPr="00443710">
        <w:rPr>
          <w:rFonts w:ascii="Arial" w:hAnsi="Arial" w:cs="Arial"/>
          <w:sz w:val="24"/>
          <w:szCs w:val="24"/>
        </w:rPr>
        <w:t xml:space="preserve"> Monday in February</w:t>
      </w:r>
      <w:r w:rsidRPr="00443710">
        <w:rPr>
          <w:rFonts w:ascii="Arial" w:hAnsi="Arial" w:cs="Arial"/>
          <w:sz w:val="24"/>
          <w:szCs w:val="24"/>
        </w:rPr>
        <w:tab/>
      </w:r>
      <w:r w:rsidRPr="00443710">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008101DA" w:rsidRPr="00443710">
        <w:rPr>
          <w:rFonts w:ascii="Arial" w:hAnsi="Arial" w:cs="Arial"/>
          <w:sz w:val="24"/>
          <w:szCs w:val="24"/>
        </w:rPr>
        <w:t>Independence 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0B59E545" w14:textId="77777777" w:rsidR="008101DA" w:rsidRPr="00443710" w:rsidRDefault="008101DA" w:rsidP="00F03FC8">
      <w:pPr>
        <w:rPr>
          <w:rFonts w:ascii="Arial" w:hAnsi="Arial" w:cs="Arial"/>
          <w:sz w:val="24"/>
          <w:szCs w:val="24"/>
        </w:rPr>
      </w:pPr>
    </w:p>
    <w:p w14:paraId="12BD492F" w14:textId="64113B79" w:rsidR="007800FA" w:rsidRPr="00443710" w:rsidRDefault="00171F09" w:rsidP="00F03FC8">
      <w:pPr>
        <w:rPr>
          <w:rFonts w:ascii="Arial" w:hAnsi="Arial" w:cs="Arial"/>
          <w:sz w:val="24"/>
          <w:szCs w:val="24"/>
        </w:rPr>
      </w:pPr>
      <w:r w:rsidRPr="00122B89">
        <w:rPr>
          <w:rFonts w:ascii="Arial" w:hAnsi="Arial" w:cs="Arial"/>
          <w:b/>
          <w:sz w:val="24"/>
          <w:szCs w:val="24"/>
        </w:rPr>
        <w:t>1.</w:t>
      </w:r>
      <w:r w:rsidR="00E673BB" w:rsidRPr="00122B89">
        <w:rPr>
          <w:rFonts w:ascii="Arial" w:hAnsi="Arial" w:cs="Arial"/>
          <w:b/>
          <w:sz w:val="24"/>
          <w:szCs w:val="24"/>
        </w:rPr>
        <w:t>5</w:t>
      </w:r>
      <w:r w:rsidRPr="00122B89">
        <w:rPr>
          <w:rFonts w:ascii="Arial" w:hAnsi="Arial" w:cs="Arial"/>
          <w:b/>
          <w:sz w:val="24"/>
          <w:szCs w:val="24"/>
        </w:rPr>
        <w:t>.</w:t>
      </w:r>
      <w:r w:rsidR="00B10067" w:rsidRPr="00122B89">
        <w:rPr>
          <w:rFonts w:ascii="Arial" w:hAnsi="Arial" w:cs="Arial"/>
          <w:b/>
          <w:sz w:val="24"/>
          <w:szCs w:val="24"/>
        </w:rPr>
        <w:t>3</w:t>
      </w:r>
      <w:r w:rsidR="00FD23A1" w:rsidRPr="00122B89">
        <w:rPr>
          <w:rFonts w:ascii="Arial" w:hAnsi="Arial" w:cs="Arial"/>
          <w:b/>
          <w:sz w:val="24"/>
          <w:szCs w:val="24"/>
        </w:rPr>
        <w:t xml:space="preserve">.2  </w:t>
      </w:r>
      <w:r w:rsidR="007800FA" w:rsidRPr="00122B89">
        <w:rPr>
          <w:rFonts w:ascii="Arial" w:hAnsi="Arial" w:cs="Arial"/>
          <w:b/>
          <w:sz w:val="24"/>
          <w:szCs w:val="24"/>
          <w:u w:val="single"/>
        </w:rPr>
        <w:t>Host Nation Holidays</w:t>
      </w:r>
      <w:r w:rsidR="00097DDC" w:rsidRPr="00122B89">
        <w:rPr>
          <w:rFonts w:ascii="Arial" w:hAnsi="Arial" w:cs="Arial"/>
          <w:b/>
          <w:sz w:val="24"/>
          <w:szCs w:val="24"/>
          <w:u w:val="single"/>
        </w:rPr>
        <w:t>:</w:t>
      </w:r>
      <w:r w:rsidR="00097DDC" w:rsidRPr="00122B89">
        <w:rPr>
          <w:rFonts w:ascii="Arial" w:hAnsi="Arial" w:cs="Arial"/>
          <w:sz w:val="24"/>
          <w:szCs w:val="24"/>
        </w:rPr>
        <w:t xml:space="preserve"> </w:t>
      </w:r>
      <w:r w:rsidR="007800FA" w:rsidRPr="00443710">
        <w:rPr>
          <w:rFonts w:ascii="Arial" w:hAnsi="Arial" w:cs="Arial"/>
          <w:sz w:val="24"/>
          <w:szCs w:val="24"/>
        </w:rPr>
        <w:t xml:space="preserve">Work </w:t>
      </w:r>
      <w:r w:rsidR="007D5AE3">
        <w:rPr>
          <w:rFonts w:ascii="Arial" w:hAnsi="Arial" w:cs="Arial"/>
          <w:sz w:val="24"/>
          <w:szCs w:val="24"/>
        </w:rPr>
        <w:t>shall</w:t>
      </w:r>
      <w:r w:rsidR="007800FA" w:rsidRPr="00443710">
        <w:rPr>
          <w:rFonts w:ascii="Arial" w:hAnsi="Arial" w:cs="Arial"/>
          <w:sz w:val="24"/>
          <w:szCs w:val="24"/>
        </w:rPr>
        <w:t xml:space="preserve"> be performed on local Host Nation holidays occurring during the normal workweek unless otherwise directed by the </w:t>
      </w:r>
      <w:r w:rsidR="00CB455E" w:rsidRPr="00443710">
        <w:rPr>
          <w:rFonts w:ascii="Arial" w:hAnsi="Arial" w:cs="Arial"/>
          <w:sz w:val="24"/>
          <w:szCs w:val="24"/>
        </w:rPr>
        <w:t>Contracting Officer</w:t>
      </w:r>
      <w:r w:rsidR="007800FA" w:rsidRPr="00443710">
        <w:rPr>
          <w:rFonts w:ascii="Arial" w:hAnsi="Arial" w:cs="Arial"/>
          <w:sz w:val="24"/>
          <w:szCs w:val="24"/>
        </w:rPr>
        <w:t xml:space="preserve">. </w:t>
      </w:r>
    </w:p>
    <w:p w14:paraId="4B22341C" w14:textId="77777777" w:rsidR="0030033C" w:rsidRPr="00443710" w:rsidRDefault="0030033C" w:rsidP="0015134A">
      <w:pPr>
        <w:rPr>
          <w:rFonts w:ascii="Arial" w:hAnsi="Arial" w:cs="Arial"/>
          <w:b/>
          <w:sz w:val="24"/>
          <w:szCs w:val="24"/>
        </w:rPr>
      </w:pPr>
    </w:p>
    <w:p w14:paraId="7A360238" w14:textId="77777777" w:rsidR="00171F09" w:rsidRPr="00443710" w:rsidRDefault="00171F09"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255138C4"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Government</w:t>
      </w:r>
      <w:r w:rsidR="007D18FF">
        <w:rPr>
          <w:rFonts w:ascii="Arial" w:hAnsi="Arial" w:cs="Arial"/>
          <w:sz w:val="24"/>
          <w:szCs w:val="24"/>
        </w:rPr>
        <w:t>’s typical</w:t>
      </w:r>
      <w:r w:rsidR="00A0448F" w:rsidRPr="00443710">
        <w:rPr>
          <w:rFonts w:ascii="Arial" w:hAnsi="Arial" w:cs="Arial"/>
          <w:sz w:val="24"/>
          <w:szCs w:val="24"/>
        </w:rPr>
        <w:t xml:space="preserve"> facility</w:t>
      </w:r>
      <w:r w:rsidR="002C23F6">
        <w:rPr>
          <w:rFonts w:ascii="Arial" w:hAnsi="Arial" w:cs="Arial"/>
          <w:sz w:val="24"/>
          <w:szCs w:val="24"/>
        </w:rPr>
        <w:t xml:space="preserve"> office</w:t>
      </w:r>
      <w:r w:rsidR="00061397" w:rsidRPr="00443710">
        <w:rPr>
          <w:rFonts w:ascii="Arial" w:hAnsi="Arial" w:cs="Arial"/>
          <w:sz w:val="24"/>
          <w:szCs w:val="24"/>
        </w:rPr>
        <w:t xml:space="preserve"> hours </w:t>
      </w:r>
      <w:r w:rsidR="002C23F6">
        <w:rPr>
          <w:rFonts w:ascii="Arial" w:hAnsi="Arial" w:cs="Arial"/>
          <w:sz w:val="24"/>
          <w:szCs w:val="24"/>
        </w:rPr>
        <w:t xml:space="preserve">range from eight to ten hours within the </w:t>
      </w:r>
      <w:r w:rsidR="00C307DA">
        <w:rPr>
          <w:rFonts w:ascii="Arial" w:hAnsi="Arial" w:cs="Arial"/>
          <w:sz w:val="24"/>
          <w:szCs w:val="24"/>
        </w:rPr>
        <w:t>0600-1800</w:t>
      </w:r>
      <w:r w:rsidR="002C23F6">
        <w:rPr>
          <w:rFonts w:ascii="Arial" w:hAnsi="Arial" w:cs="Arial"/>
          <w:sz w:val="24"/>
          <w:szCs w:val="24"/>
        </w:rPr>
        <w:t xml:space="preserve"> window,</w:t>
      </w:r>
      <w:r w:rsidR="00122B89">
        <w:rPr>
          <w:rFonts w:ascii="Arial" w:hAnsi="Arial" w:cs="Arial"/>
          <w:sz w:val="24"/>
          <w:szCs w:val="24"/>
        </w:rPr>
        <w:t xml:space="preserve"> Monday through Friday</w:t>
      </w:r>
      <w:r w:rsidR="00630F40">
        <w:rPr>
          <w:rFonts w:ascii="Arial" w:hAnsi="Arial" w:cs="Arial"/>
          <w:i/>
          <w:color w:val="FF0000"/>
          <w:sz w:val="24"/>
          <w:szCs w:val="24"/>
        </w:rPr>
        <w:t xml:space="preserve"> </w:t>
      </w:r>
      <w:r w:rsidR="00061397" w:rsidRPr="00443710">
        <w:rPr>
          <w:rFonts w:ascii="Arial" w:hAnsi="Arial" w:cs="Arial"/>
          <w:sz w:val="24"/>
          <w:szCs w:val="24"/>
        </w:rPr>
        <w:t>except U.S. Holi</w:t>
      </w:r>
      <w:r w:rsidR="001E6F0E" w:rsidRPr="00443710">
        <w:rPr>
          <w:rFonts w:ascii="Arial" w:hAnsi="Arial" w:cs="Arial"/>
          <w:sz w:val="24"/>
          <w:szCs w:val="24"/>
        </w:rPr>
        <w:t>days identified in paragraph 1.5</w:t>
      </w:r>
      <w:r w:rsidR="00061397" w:rsidRPr="00443710">
        <w:rPr>
          <w:rFonts w:ascii="Arial" w:hAnsi="Arial" w:cs="Arial"/>
          <w:sz w:val="24"/>
          <w:szCs w:val="24"/>
        </w:rPr>
        <w:t xml:space="preserve">.3.1 above or when the Government 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62FC3ECA" w14:textId="77777777" w:rsidR="00BA38B3" w:rsidRDefault="007077C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 xml:space="preserve">The Government facility operating hours </w:t>
      </w:r>
      <w:r w:rsidR="00061397" w:rsidRPr="00443710">
        <w:rPr>
          <w:rFonts w:ascii="Arial" w:hAnsi="Arial" w:cs="Arial"/>
          <w:sz w:val="24"/>
          <w:szCs w:val="24"/>
        </w:rPr>
        <w:t xml:space="preserve">occur </w:t>
      </w:r>
      <w:r w:rsidR="000E3126" w:rsidRPr="00443710">
        <w:rPr>
          <w:rFonts w:ascii="Arial" w:hAnsi="Arial" w:cs="Arial"/>
          <w:sz w:val="24"/>
          <w:szCs w:val="24"/>
        </w:rPr>
        <w:t>between the hours of</w:t>
      </w:r>
      <w:r w:rsidR="002C23F6">
        <w:rPr>
          <w:rFonts w:ascii="Arial" w:hAnsi="Arial" w:cs="Arial"/>
          <w:sz w:val="24"/>
          <w:szCs w:val="24"/>
        </w:rPr>
        <w:t xml:space="preserve"> 0600-1800</w:t>
      </w:r>
      <w:r w:rsidR="00061397" w:rsidRPr="00443710">
        <w:rPr>
          <w:rFonts w:ascii="Arial" w:hAnsi="Arial" w:cs="Arial"/>
          <w:sz w:val="24"/>
          <w:szCs w:val="24"/>
        </w:rPr>
        <w:t xml:space="preserve">. </w:t>
      </w:r>
      <w:r w:rsidR="00761D43" w:rsidRPr="00443710">
        <w:rPr>
          <w:rFonts w:ascii="Arial" w:hAnsi="Arial" w:cs="Arial"/>
          <w:sz w:val="24"/>
          <w:szCs w:val="24"/>
        </w:rPr>
        <w:t>The</w:t>
      </w:r>
      <w:r w:rsidR="00061397" w:rsidRPr="00443710">
        <w:rPr>
          <w:rFonts w:ascii="Arial" w:hAnsi="Arial" w:cs="Arial"/>
          <w:sz w:val="24"/>
          <w:szCs w:val="24"/>
        </w:rPr>
        <w:t xml:space="preserve"> Government facility </w:t>
      </w:r>
      <w:r w:rsidR="00F81207" w:rsidRPr="00443710">
        <w:rPr>
          <w:rFonts w:ascii="Arial" w:hAnsi="Arial" w:cs="Arial"/>
          <w:sz w:val="24"/>
          <w:szCs w:val="24"/>
        </w:rPr>
        <w:t>is</w:t>
      </w:r>
      <w:r w:rsidR="00D01C55">
        <w:rPr>
          <w:rFonts w:ascii="Arial" w:hAnsi="Arial" w:cs="Arial"/>
          <w:sz w:val="24"/>
          <w:szCs w:val="24"/>
        </w:rPr>
        <w:t xml:space="preserve"> typically closed for </w:t>
      </w:r>
      <w:r w:rsidR="00D01C55">
        <w:rPr>
          <w:rFonts w:ascii="Arial" w:hAnsi="Arial" w:cs="Arial"/>
          <w:sz w:val="24"/>
          <w:szCs w:val="24"/>
        </w:rPr>
        <w:lastRenderedPageBreak/>
        <w:t xml:space="preserve">operations during </w:t>
      </w:r>
      <w:r w:rsidR="00D01C55" w:rsidRPr="00D01C55">
        <w:rPr>
          <w:rFonts w:ascii="Arial" w:hAnsi="Arial" w:cs="Arial"/>
          <w:sz w:val="24"/>
          <w:szCs w:val="24"/>
        </w:rPr>
        <w:t>t</w:t>
      </w:r>
      <w:r w:rsidR="00D01C55" w:rsidRPr="007D18FF">
        <w:rPr>
          <w:rFonts w:ascii="Arial" w:hAnsi="Arial" w:cs="Arial"/>
          <w:sz w:val="24"/>
          <w:szCs w:val="24"/>
        </w:rPr>
        <w:t xml:space="preserve">he </w:t>
      </w:r>
      <w:r w:rsidR="00A0448F" w:rsidRPr="007D18FF">
        <w:rPr>
          <w:rFonts w:ascii="Arial" w:hAnsi="Arial" w:cs="Arial"/>
          <w:sz w:val="24"/>
          <w:szCs w:val="24"/>
        </w:rPr>
        <w:t>during the recognized U.S. Holidays identified in paragraph 1.6.3.1 above</w:t>
      </w:r>
      <w:r w:rsidR="00EE6197" w:rsidRPr="007D18FF">
        <w:rPr>
          <w:rFonts w:ascii="Arial" w:hAnsi="Arial" w:cs="Arial"/>
          <w:sz w:val="24"/>
          <w:szCs w:val="24"/>
        </w:rPr>
        <w:t xml:space="preserve"> and national emergencies</w:t>
      </w:r>
    </w:p>
    <w:p w14:paraId="1004045E" w14:textId="77777777" w:rsidR="00BA38B3" w:rsidRDefault="00BA38B3" w:rsidP="00F03FC8">
      <w:pPr>
        <w:rPr>
          <w:rFonts w:ascii="Arial" w:hAnsi="Arial" w:cs="Arial"/>
          <w:sz w:val="24"/>
          <w:szCs w:val="24"/>
        </w:rPr>
      </w:pPr>
    </w:p>
    <w:p w14:paraId="078A5E22" w14:textId="56590F06" w:rsidR="00761D43" w:rsidRDefault="000E3126" w:rsidP="00F03FC8">
      <w:pPr>
        <w:rPr>
          <w:rFonts w:ascii="Arial" w:hAnsi="Arial" w:cs="Arial"/>
          <w:sz w:val="24"/>
          <w:szCs w:val="24"/>
        </w:rPr>
      </w:pPr>
      <w:r w:rsidRPr="061FE4B5">
        <w:rPr>
          <w:rFonts w:ascii="Arial" w:hAnsi="Arial" w:cs="Arial"/>
          <w:b/>
          <w:bCs/>
          <w:sz w:val="24"/>
          <w:szCs w:val="24"/>
        </w:rPr>
        <w:t>1.</w:t>
      </w:r>
      <w:r w:rsidR="00E673BB" w:rsidRPr="061FE4B5">
        <w:rPr>
          <w:rFonts w:ascii="Arial" w:hAnsi="Arial" w:cs="Arial"/>
          <w:b/>
          <w:bCs/>
          <w:sz w:val="24"/>
          <w:szCs w:val="24"/>
        </w:rPr>
        <w:t>5</w:t>
      </w:r>
      <w:r w:rsidRPr="061FE4B5">
        <w:rPr>
          <w:rFonts w:ascii="Arial" w:hAnsi="Arial" w:cs="Arial"/>
          <w:b/>
          <w:bCs/>
          <w:sz w:val="24"/>
          <w:szCs w:val="24"/>
        </w:rPr>
        <w:t>.4.</w:t>
      </w:r>
      <w:r w:rsidR="0061595B" w:rsidRPr="061FE4B5">
        <w:rPr>
          <w:rFonts w:ascii="Arial" w:hAnsi="Arial" w:cs="Arial"/>
          <w:b/>
          <w:bCs/>
          <w:sz w:val="24"/>
          <w:szCs w:val="24"/>
        </w:rPr>
        <w:t>3</w:t>
      </w:r>
      <w:r w:rsidRPr="061FE4B5">
        <w:rPr>
          <w:rFonts w:ascii="Arial" w:hAnsi="Arial" w:cs="Arial"/>
          <w:b/>
          <w:bCs/>
          <w:sz w:val="24"/>
          <w:szCs w:val="24"/>
        </w:rPr>
        <w:t xml:space="preserve">  </w:t>
      </w:r>
      <w:r w:rsidRPr="061FE4B5">
        <w:rPr>
          <w:rFonts w:ascii="Arial" w:hAnsi="Arial" w:cs="Arial"/>
          <w:b/>
          <w:bCs/>
          <w:sz w:val="24"/>
          <w:szCs w:val="24"/>
          <w:u w:val="single"/>
        </w:rPr>
        <w:t>Contractor Support Hours</w:t>
      </w:r>
      <w:r w:rsidRPr="061FE4B5">
        <w:rPr>
          <w:rFonts w:ascii="Arial" w:hAnsi="Arial" w:cs="Arial"/>
          <w:b/>
          <w:bCs/>
          <w:sz w:val="24"/>
          <w:szCs w:val="24"/>
        </w:rPr>
        <w:t>:</w:t>
      </w:r>
      <w:r w:rsidR="00761D43" w:rsidRPr="061FE4B5">
        <w:rPr>
          <w:rFonts w:ascii="Arial" w:hAnsi="Arial" w:cs="Arial"/>
          <w:sz w:val="24"/>
          <w:szCs w:val="24"/>
        </w:rPr>
        <w:t xml:space="preserve">  </w:t>
      </w:r>
      <w:r w:rsidR="007077C6" w:rsidRPr="061FE4B5">
        <w:rPr>
          <w:rFonts w:ascii="Arial" w:hAnsi="Arial" w:cs="Arial"/>
          <w:sz w:val="24"/>
          <w:szCs w:val="24"/>
        </w:rPr>
        <w:t xml:space="preserve">The </w:t>
      </w:r>
      <w:r w:rsidR="00761D43" w:rsidRPr="061FE4B5">
        <w:rPr>
          <w:rFonts w:ascii="Arial" w:hAnsi="Arial" w:cs="Arial"/>
          <w:sz w:val="24"/>
          <w:szCs w:val="24"/>
        </w:rPr>
        <w:t xml:space="preserve">Contractor shall </w:t>
      </w:r>
      <w:r w:rsidR="00C25CB6" w:rsidRPr="061FE4B5">
        <w:rPr>
          <w:rFonts w:ascii="Arial" w:hAnsi="Arial" w:cs="Arial"/>
          <w:sz w:val="24"/>
          <w:szCs w:val="24"/>
        </w:rPr>
        <w:t xml:space="preserve">provide support </w:t>
      </w:r>
      <w:r w:rsidR="00C801A2" w:rsidRPr="00A753C7">
        <w:rPr>
          <w:rFonts w:ascii="Arial" w:hAnsi="Arial" w:cs="Arial"/>
          <w:sz w:val="24"/>
          <w:szCs w:val="24"/>
        </w:rPr>
        <w:t>hours</w:t>
      </w:r>
      <w:r w:rsidR="00761D43" w:rsidRPr="00A753C7">
        <w:rPr>
          <w:rFonts w:ascii="Arial" w:hAnsi="Arial" w:cs="Arial"/>
          <w:sz w:val="24"/>
          <w:szCs w:val="24"/>
        </w:rPr>
        <w:t xml:space="preserve"> </w:t>
      </w:r>
      <w:r w:rsidR="00A753C7" w:rsidRPr="00A753C7">
        <w:rPr>
          <w:rFonts w:ascii="Arial" w:hAnsi="Arial" w:cs="Arial"/>
          <w:sz w:val="24"/>
          <w:szCs w:val="24"/>
        </w:rPr>
        <w:t xml:space="preserve">that </w:t>
      </w:r>
      <w:r w:rsidR="00C801A2" w:rsidRPr="00A753C7">
        <w:rPr>
          <w:rFonts w:ascii="Arial" w:hAnsi="Arial" w:cs="Arial"/>
          <w:sz w:val="24"/>
          <w:szCs w:val="24"/>
        </w:rPr>
        <w:t>align</w:t>
      </w:r>
      <w:r w:rsidR="00C801A2" w:rsidRPr="061FE4B5">
        <w:rPr>
          <w:rFonts w:ascii="Arial" w:hAnsi="Arial" w:cs="Arial"/>
          <w:sz w:val="24"/>
          <w:szCs w:val="24"/>
        </w:rPr>
        <w:t xml:space="preserve"> with the specific task being worked. </w:t>
      </w:r>
      <w:r w:rsidR="00761D43" w:rsidRPr="061FE4B5">
        <w:rPr>
          <w:rFonts w:ascii="Arial" w:hAnsi="Arial" w:cs="Arial"/>
          <w:sz w:val="24"/>
          <w:szCs w:val="24"/>
        </w:rPr>
        <w:t xml:space="preserve">The Contractor shall </w:t>
      </w:r>
      <w:r w:rsidR="00BE0C2E" w:rsidRPr="061FE4B5">
        <w:rPr>
          <w:rFonts w:ascii="Arial" w:hAnsi="Arial" w:cs="Arial"/>
          <w:sz w:val="24"/>
          <w:szCs w:val="24"/>
        </w:rPr>
        <w:t>always maintain an adequate workforce</w:t>
      </w:r>
      <w:r w:rsidR="00096B81" w:rsidRPr="061FE4B5">
        <w:rPr>
          <w:rFonts w:ascii="Arial" w:hAnsi="Arial" w:cs="Arial"/>
          <w:sz w:val="24"/>
          <w:szCs w:val="24"/>
        </w:rPr>
        <w:t>,</w:t>
      </w:r>
      <w:r w:rsidR="00761D43" w:rsidRPr="061FE4B5">
        <w:rPr>
          <w:rFonts w:ascii="Arial" w:hAnsi="Arial" w:cs="Arial"/>
          <w:sz w:val="24"/>
          <w:szCs w:val="24"/>
        </w:rPr>
        <w:t xml:space="preserve"> for the uninterrupted performance of all tasks defined within this </w:t>
      </w:r>
      <w:r w:rsidR="004B5BBB" w:rsidRPr="061FE4B5">
        <w:rPr>
          <w:rFonts w:ascii="Arial" w:hAnsi="Arial" w:cs="Arial"/>
          <w:sz w:val="24"/>
          <w:szCs w:val="24"/>
        </w:rPr>
        <w:t>PWS</w:t>
      </w:r>
      <w:r w:rsidR="00C801A2" w:rsidRPr="061FE4B5">
        <w:rPr>
          <w:rFonts w:ascii="Arial" w:hAnsi="Arial" w:cs="Arial"/>
          <w:sz w:val="24"/>
          <w:szCs w:val="24"/>
        </w:rPr>
        <w:t xml:space="preserve"> and agreed to for each sprint</w:t>
      </w:r>
      <w:r w:rsidR="00761D43" w:rsidRPr="061FE4B5">
        <w:rPr>
          <w:rFonts w:ascii="Arial" w:hAnsi="Arial" w:cs="Arial"/>
          <w:sz w:val="24"/>
          <w:szCs w:val="24"/>
        </w:rPr>
        <w:t xml:space="preserve">. When hiring personnel, the Contractor shall keep in mind that the stability and continuity of the workforce </w:t>
      </w:r>
      <w:r w:rsidR="00096B81" w:rsidRPr="061FE4B5">
        <w:rPr>
          <w:rFonts w:ascii="Arial" w:hAnsi="Arial" w:cs="Arial"/>
          <w:sz w:val="24"/>
          <w:szCs w:val="24"/>
        </w:rPr>
        <w:t>is</w:t>
      </w:r>
      <w:r w:rsidR="00761D43" w:rsidRPr="061FE4B5">
        <w:rPr>
          <w:rFonts w:ascii="Arial" w:hAnsi="Arial" w:cs="Arial"/>
          <w:sz w:val="24"/>
          <w:szCs w:val="24"/>
        </w:rPr>
        <w:t xml:space="preserve"> essential. </w:t>
      </w:r>
    </w:p>
    <w:p w14:paraId="74395BFA" w14:textId="77777777" w:rsidR="00C77F5E" w:rsidRDefault="00C77F5E" w:rsidP="00F03FC8">
      <w:pPr>
        <w:rPr>
          <w:rFonts w:ascii="Arial" w:hAnsi="Arial" w:cs="Arial"/>
          <w:sz w:val="24"/>
          <w:szCs w:val="24"/>
        </w:rPr>
      </w:pPr>
    </w:p>
    <w:p w14:paraId="443556CC" w14:textId="39E6AD80" w:rsidR="00C77F5E" w:rsidRPr="00443710" w:rsidRDefault="00C77F5E" w:rsidP="00C77F5E">
      <w:pPr>
        <w:rPr>
          <w:rFonts w:ascii="Arial" w:hAnsi="Arial" w:cs="Arial"/>
          <w:sz w:val="24"/>
          <w:szCs w:val="24"/>
        </w:rPr>
      </w:pPr>
      <w:r>
        <w:rPr>
          <w:rFonts w:ascii="Arial" w:hAnsi="Arial" w:cs="Arial"/>
          <w:sz w:val="24"/>
          <w:szCs w:val="24"/>
        </w:rPr>
        <w:t>D</w:t>
      </w:r>
      <w:r w:rsidRPr="007D18FF">
        <w:rPr>
          <w:rFonts w:ascii="Arial" w:hAnsi="Arial" w:cs="Arial"/>
          <w:sz w:val="24"/>
          <w:szCs w:val="24"/>
        </w:rPr>
        <w:t xml:space="preserve">ue to the support requirements in this contract for facilities and security, some emergencies could require APS contractor support during normally closed times.  The contractor </w:t>
      </w:r>
      <w:r w:rsidR="007854B5">
        <w:rPr>
          <w:rFonts w:ascii="Arial" w:hAnsi="Arial" w:cs="Arial"/>
          <w:sz w:val="24"/>
          <w:szCs w:val="24"/>
        </w:rPr>
        <w:t>shall</w:t>
      </w:r>
      <w:r w:rsidRPr="007D18FF">
        <w:rPr>
          <w:rFonts w:ascii="Arial" w:hAnsi="Arial" w:cs="Arial"/>
          <w:sz w:val="24"/>
          <w:szCs w:val="24"/>
        </w:rPr>
        <w:t xml:space="preserve"> ensure they plan for limited support during national emergencies and/or administrative closings.</w:t>
      </w:r>
      <w:r w:rsidRPr="007D18FF">
        <w:rPr>
          <w:rFonts w:ascii="Arial" w:hAnsi="Arial" w:cs="Arial"/>
          <w:color w:val="FF0000"/>
          <w:sz w:val="24"/>
          <w:szCs w:val="24"/>
        </w:rPr>
        <w:t xml:space="preserve"> </w:t>
      </w:r>
    </w:p>
    <w:p w14:paraId="302E7F6A" w14:textId="77777777" w:rsidR="00171F09" w:rsidRPr="00443710" w:rsidRDefault="00171F09" w:rsidP="0015134A">
      <w:pPr>
        <w:suppressAutoHyphens/>
        <w:rPr>
          <w:rFonts w:ascii="Arial" w:hAnsi="Arial" w:cs="Arial"/>
          <w:sz w:val="24"/>
          <w:szCs w:val="24"/>
        </w:rPr>
      </w:pPr>
    </w:p>
    <w:p w14:paraId="02DAC7D3" w14:textId="76B3178A" w:rsidR="00322321" w:rsidRPr="00443710" w:rsidRDefault="00E673BB" w:rsidP="00F03FC8">
      <w:pPr>
        <w:rPr>
          <w:rFonts w:ascii="Arial" w:hAnsi="Arial" w:cs="Arial"/>
          <w:sz w:val="24"/>
          <w:szCs w:val="24"/>
        </w:rPr>
      </w:pPr>
      <w:r w:rsidRPr="00443710">
        <w:rPr>
          <w:rFonts w:ascii="Arial" w:hAnsi="Arial" w:cs="Arial"/>
          <w:b/>
          <w:sz w:val="24"/>
          <w:szCs w:val="24"/>
        </w:rPr>
        <w:t>1.5</w:t>
      </w:r>
      <w:r w:rsidR="00B10067" w:rsidRPr="00443710">
        <w:rPr>
          <w:rFonts w:ascii="Arial" w:hAnsi="Arial" w:cs="Arial"/>
          <w:b/>
          <w:sz w:val="24"/>
          <w:szCs w:val="24"/>
        </w:rPr>
        <w:t>.5</w:t>
      </w:r>
      <w:r w:rsidR="00FD7C41" w:rsidRPr="00443710">
        <w:rPr>
          <w:rFonts w:ascii="Arial" w:hAnsi="Arial" w:cs="Arial"/>
          <w:b/>
          <w:sz w:val="24"/>
          <w:szCs w:val="24"/>
        </w:rPr>
        <w:t xml:space="preserve">  </w:t>
      </w:r>
      <w:r w:rsidR="00322321" w:rsidRPr="00443710">
        <w:rPr>
          <w:rFonts w:ascii="Arial" w:hAnsi="Arial" w:cs="Arial"/>
          <w:b/>
          <w:sz w:val="24"/>
          <w:szCs w:val="24"/>
          <w:u w:val="single"/>
        </w:rPr>
        <w:t>Training Holidays:</w:t>
      </w:r>
      <w:r w:rsidR="00322321" w:rsidRPr="00443710">
        <w:rPr>
          <w:rFonts w:ascii="Arial" w:hAnsi="Arial" w:cs="Arial"/>
          <w:sz w:val="24"/>
          <w:szCs w:val="24"/>
        </w:rPr>
        <w:t xml:space="preserve"> </w:t>
      </w:r>
      <w:r w:rsidR="00DD1448" w:rsidRPr="00266565">
        <w:rPr>
          <w:rFonts w:ascii="Arial" w:hAnsi="Arial" w:cs="Arial"/>
          <w:bCs/>
          <w:iCs/>
          <w:sz w:val="24"/>
          <w:szCs w:val="24"/>
        </w:rPr>
        <w:t>Training Holidays are not applicable to contractors.</w:t>
      </w:r>
      <w:r w:rsidR="00266565" w:rsidRPr="00266565">
        <w:rPr>
          <w:rFonts w:ascii="Arial" w:hAnsi="Arial" w:cs="Arial"/>
          <w:bCs/>
          <w:iCs/>
          <w:sz w:val="24"/>
          <w:szCs w:val="24"/>
        </w:rPr>
        <w:t xml:space="preserve">  The U.S. Army</w:t>
      </w:r>
      <w:r w:rsidR="00322321" w:rsidRPr="00266565">
        <w:rPr>
          <w:rFonts w:ascii="Arial" w:hAnsi="Arial" w:cs="Arial"/>
          <w:bCs/>
          <w:iCs/>
          <w:sz w:val="24"/>
          <w:szCs w:val="24"/>
        </w:rPr>
        <w:t xml:space="preserve"> has historically grante</w:t>
      </w:r>
      <w:r w:rsidR="00322321" w:rsidRPr="00443710">
        <w:rPr>
          <w:rFonts w:ascii="Arial" w:hAnsi="Arial" w:cs="Arial"/>
          <w:sz w:val="24"/>
          <w:szCs w:val="24"/>
        </w:rPr>
        <w:t xml:space="preserve">d military personnel </w:t>
      </w:r>
      <w:r w:rsidR="00097DDC" w:rsidRPr="00443710">
        <w:rPr>
          <w:rFonts w:ascii="Arial" w:hAnsi="Arial" w:cs="Arial"/>
          <w:sz w:val="24"/>
          <w:szCs w:val="24"/>
        </w:rPr>
        <w:t>t</w:t>
      </w:r>
      <w:r w:rsidR="00322321" w:rsidRPr="00443710">
        <w:rPr>
          <w:rFonts w:ascii="Arial" w:hAnsi="Arial" w:cs="Arial"/>
          <w:sz w:val="24"/>
          <w:szCs w:val="24"/>
        </w:rPr>
        <w:t xml:space="preserve">raining </w:t>
      </w:r>
      <w:r w:rsidR="00097DDC" w:rsidRPr="00443710">
        <w:rPr>
          <w:rFonts w:ascii="Arial" w:hAnsi="Arial" w:cs="Arial"/>
          <w:sz w:val="24"/>
          <w:szCs w:val="24"/>
        </w:rPr>
        <w:t>h</w:t>
      </w:r>
      <w:r w:rsidR="00322321" w:rsidRPr="00443710">
        <w:rPr>
          <w:rFonts w:ascii="Arial" w:hAnsi="Arial" w:cs="Arial"/>
          <w:sz w:val="24"/>
          <w:szCs w:val="24"/>
        </w:rPr>
        <w:t xml:space="preserve">olidays as compensation for time that they spent in field training. These are typically combined with regular holiday leave schedules (for example, Christmas half days or day on day off schedules). Training </w:t>
      </w:r>
      <w:r w:rsidR="00097DDC" w:rsidRPr="00443710">
        <w:rPr>
          <w:rFonts w:ascii="Arial" w:hAnsi="Arial" w:cs="Arial"/>
          <w:sz w:val="24"/>
          <w:szCs w:val="24"/>
        </w:rPr>
        <w:t>h</w:t>
      </w:r>
      <w:r w:rsidR="00322321" w:rsidRPr="00443710">
        <w:rPr>
          <w:rFonts w:ascii="Arial" w:hAnsi="Arial" w:cs="Arial"/>
          <w:sz w:val="24"/>
          <w:szCs w:val="24"/>
        </w:rPr>
        <w:t xml:space="preserve">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w:t>
      </w:r>
      <w:r w:rsidR="00A3464F" w:rsidRPr="00443710">
        <w:rPr>
          <w:rFonts w:ascii="Arial" w:hAnsi="Arial" w:cs="Arial"/>
          <w:sz w:val="24"/>
          <w:szCs w:val="24"/>
        </w:rPr>
        <w:t>Contractor</w:t>
      </w:r>
      <w:r w:rsidR="00322321" w:rsidRPr="00443710">
        <w:rPr>
          <w:rFonts w:ascii="Arial" w:hAnsi="Arial" w:cs="Arial"/>
          <w:sz w:val="24"/>
          <w:szCs w:val="24"/>
        </w:rPr>
        <w:t xml:space="preserve"> with an opportunity for unrestricted access to facilities and areas. The Contractor shall take full advantage of such opportunities by planning maintenance or actions that are better accomplished when such areas are vacant.</w:t>
      </w:r>
    </w:p>
    <w:p w14:paraId="1E30939D" w14:textId="77777777" w:rsidR="00322321" w:rsidRPr="00443710" w:rsidRDefault="00322321" w:rsidP="0015134A">
      <w:pPr>
        <w:suppressAutoHyphens/>
        <w:rPr>
          <w:rFonts w:ascii="Arial" w:hAnsi="Arial" w:cs="Arial"/>
          <w:sz w:val="24"/>
          <w:szCs w:val="24"/>
        </w:rPr>
      </w:pPr>
    </w:p>
    <w:p w14:paraId="7DBBE76E" w14:textId="65696070" w:rsidR="00A14109" w:rsidRDefault="00171F09" w:rsidP="0015134A">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.6</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del w:id="8" w:author="Beljour, Richard CIV USARMY CPE ST3 (USA)" w:date="2026-10-02T13:45:00Z" w16du:dateUtc="2026-10-02T17:45:00Z">
        <w:r w:rsidRPr="00443710" w:rsidDel="006C6BAE">
          <w:rPr>
            <w:rFonts w:ascii="Arial" w:hAnsi="Arial" w:cs="Arial"/>
            <w:b/>
            <w:sz w:val="24"/>
            <w:szCs w:val="24"/>
          </w:rPr>
          <w:delText>:</w:delText>
        </w:r>
        <w:r w:rsidRPr="00443710" w:rsidDel="006C6BAE">
          <w:rPr>
            <w:rFonts w:ascii="Arial" w:hAnsi="Arial" w:cs="Arial"/>
            <w:sz w:val="24"/>
            <w:szCs w:val="24"/>
          </w:rPr>
          <w:delText xml:space="preserve">  </w:delText>
        </w:r>
      </w:del>
      <w:ins w:id="9" w:author="Beljour, Richard CIV USARMY CPE ST3 (USA)" w:date="2026-10-02T13:45:00Z" w16du:dateUtc="2026-10-02T17:45:00Z">
        <w:r w:rsidR="006C6BAE" w:rsidRPr="00443710">
          <w:rPr>
            <w:rFonts w:ascii="Arial" w:hAnsi="Arial" w:cs="Arial"/>
            <w:b/>
            <w:sz w:val="24"/>
            <w:szCs w:val="24"/>
          </w:rPr>
          <w:t>:</w:t>
        </w:r>
        <w:r w:rsidR="006C6BAE" w:rsidRPr="00443710">
          <w:rPr>
            <w:rFonts w:ascii="Arial" w:hAnsi="Arial" w:cs="Arial"/>
            <w:sz w:val="24"/>
            <w:szCs w:val="24"/>
          </w:rPr>
          <w:t xml:space="preserve"> The</w:t>
        </w:r>
        <w:r w:rsidR="006C6BAE" w:rsidRPr="006C6BAE">
          <w:rPr>
            <w:rFonts w:ascii="Arial" w:hAnsi="Arial" w:cs="Arial"/>
            <w:sz w:val="24"/>
            <w:szCs w:val="24"/>
          </w:rPr>
          <w:t xml:space="preserve"> Contractor shall perform work at Government facilities and remote locations, as specified by the Government. Any deviation from an assigned place of performance requires prior Government approval</w:t>
        </w:r>
      </w:ins>
      <w:del w:id="10" w:author="Beljour, Richard CIV USARMY CPE ST3 (USA)" w:date="2026-10-02T13:45:00Z" w16du:dateUtc="2026-10-02T17:45:00Z">
        <w:r w:rsidRPr="00443710" w:rsidDel="006C6BAE">
          <w:rPr>
            <w:rFonts w:ascii="Arial" w:hAnsi="Arial" w:cs="Arial"/>
            <w:sz w:val="24"/>
            <w:szCs w:val="24"/>
          </w:rPr>
          <w:delText xml:space="preserve">The work to be performed under this contract will be </w:delText>
        </w:r>
      </w:del>
      <w:del w:id="11" w:author="Beljour, Richard CIV USARMY CPE ST3 (USA)" w:date="2026-10-01T15:42:00Z" w16du:dateUtc="2026-10-01T19:42:00Z">
        <w:r w:rsidRPr="00443710" w:rsidDel="009C79B7">
          <w:rPr>
            <w:rFonts w:ascii="Arial" w:hAnsi="Arial" w:cs="Arial"/>
            <w:sz w:val="24"/>
            <w:szCs w:val="24"/>
          </w:rPr>
          <w:delText xml:space="preserve">performed </w:delText>
        </w:r>
        <w:r w:rsidR="00336DE0" w:rsidRPr="00A14109" w:rsidDel="009C79B7">
          <w:rPr>
            <w:rFonts w:ascii="Arial" w:hAnsi="Arial" w:cs="Arial"/>
            <w:sz w:val="24"/>
            <w:szCs w:val="24"/>
          </w:rPr>
          <w:delText xml:space="preserve"> at</w:delText>
        </w:r>
      </w:del>
      <w:del w:id="12" w:author="Beljour, Richard CIV USARMY CPE ST3 (USA)" w:date="2026-10-02T13:45:00Z" w16du:dateUtc="2026-10-02T17:45:00Z">
        <w:r w:rsidR="00336DE0" w:rsidRPr="00A14109" w:rsidDel="006C6BAE">
          <w:rPr>
            <w:rFonts w:ascii="Arial" w:hAnsi="Arial" w:cs="Arial"/>
            <w:sz w:val="24"/>
            <w:szCs w:val="24"/>
          </w:rPr>
          <w:delText xml:space="preserve"> Government facilities, Contractor facilities, and remote locations. </w:delText>
        </w:r>
      </w:del>
      <w:ins w:id="13" w:author="Beljour, Richard CIV USARMY CPE ST3 (USA)" w:date="2026-10-02T13:42:00Z" w16du:dateUtc="2026-10-02T17:42:00Z">
        <w:r w:rsidR="00CA3F9C">
          <w:rPr>
            <w:rFonts w:ascii="Arial" w:hAnsi="Arial" w:cs="Arial"/>
            <w:sz w:val="24"/>
            <w:szCs w:val="24"/>
          </w:rPr>
          <w:t>.</w:t>
        </w:r>
      </w:ins>
    </w:p>
    <w:p w14:paraId="2D21EF3E" w14:textId="77777777" w:rsidR="00A14109" w:rsidRDefault="00A14109" w:rsidP="0015134A">
      <w:pPr>
        <w:pStyle w:val="BodyText2"/>
        <w:spacing w:after="0" w:line="240" w:lineRule="auto"/>
        <w:rPr>
          <w:rFonts w:ascii="Arial" w:hAnsi="Arial" w:cs="Arial"/>
          <w:sz w:val="24"/>
          <w:szCs w:val="24"/>
        </w:rPr>
      </w:pPr>
    </w:p>
    <w:p w14:paraId="19B1D7AD" w14:textId="2D0BCF2E" w:rsidR="00171F09" w:rsidRPr="00A14109" w:rsidRDefault="00336DE0" w:rsidP="0015134A">
      <w:pPr>
        <w:pStyle w:val="BodyText2"/>
        <w:spacing w:after="0" w:line="240" w:lineRule="auto"/>
        <w:rPr>
          <w:rFonts w:ascii="Arial" w:hAnsi="Arial" w:cs="Arial"/>
          <w:iCs/>
          <w:sz w:val="24"/>
          <w:szCs w:val="24"/>
        </w:rPr>
      </w:pPr>
      <w:r w:rsidRPr="00A14109">
        <w:rPr>
          <w:rFonts w:ascii="Arial" w:hAnsi="Arial" w:cs="Arial"/>
          <w:sz w:val="24"/>
          <w:szCs w:val="24"/>
        </w:rPr>
        <w:t>Primary Government sites include Orlando, FL, and Redstone Arsenal, AL (including 24/7</w:t>
      </w:r>
      <w:r w:rsidR="00A14109">
        <w:rPr>
          <w:rFonts w:ascii="Arial" w:hAnsi="Arial" w:cs="Arial"/>
          <w:sz w:val="24"/>
          <w:szCs w:val="24"/>
        </w:rPr>
        <w:t xml:space="preserve"> </w:t>
      </w:r>
      <w:r w:rsidR="00A14109" w:rsidRPr="00A14109">
        <w:rPr>
          <w:rFonts w:ascii="Arial" w:hAnsi="Arial" w:cs="Arial"/>
          <w:sz w:val="24"/>
          <w:szCs w:val="24"/>
        </w:rPr>
        <w:t>o</w:t>
      </w:r>
      <w:r w:rsidRPr="00A14109">
        <w:rPr>
          <w:rFonts w:ascii="Arial" w:hAnsi="Arial" w:cs="Arial"/>
          <w:sz w:val="24"/>
          <w:szCs w:val="24"/>
        </w:rPr>
        <w:t>perations). Additional remote </w:t>
      </w:r>
      <w:del w:id="14" w:author="Beljour, Richard CIV USARMY CPE ST3 (USA)" w:date="2026-10-02T13:45:00Z" w16du:dateUtc="2026-10-02T17:45:00Z">
        <w:r w:rsidRPr="00A14109" w:rsidDel="006C6BAE">
          <w:rPr>
            <w:rFonts w:ascii="Arial" w:hAnsi="Arial" w:cs="Arial"/>
            <w:sz w:val="24"/>
            <w:szCs w:val="24"/>
          </w:rPr>
          <w:delText>sites </w:delText>
        </w:r>
      </w:del>
      <w:ins w:id="15" w:author="Beljour, Richard CIV USARMY CPE ST3 (USA)" w:date="2026-10-02T13:45:00Z" w16du:dateUtc="2026-10-02T17:45:00Z">
        <w:r w:rsidR="006C6BAE">
          <w:rPr>
            <w:rFonts w:ascii="Arial" w:hAnsi="Arial" w:cs="Arial"/>
            <w:sz w:val="24"/>
            <w:szCs w:val="24"/>
          </w:rPr>
          <w:t>locations</w:t>
        </w:r>
        <w:r w:rsidR="006C6BAE" w:rsidRPr="00A14109">
          <w:rPr>
            <w:rFonts w:ascii="Arial" w:hAnsi="Arial" w:cs="Arial"/>
            <w:sz w:val="24"/>
            <w:szCs w:val="24"/>
          </w:rPr>
          <w:t> </w:t>
        </w:r>
      </w:ins>
      <w:r w:rsidRPr="00A14109">
        <w:rPr>
          <w:rFonts w:ascii="Arial" w:hAnsi="Arial" w:cs="Arial"/>
          <w:sz w:val="24"/>
          <w:szCs w:val="24"/>
        </w:rPr>
        <w:t>to include but not limited to: Fort Campbell, KY; Fort Hood, TX; Fort Drum, NY; Fort Irwin, CA; Fort Polk, LA; Fort Rucker, AL; Fort Bragg, NC; Hohenfels, Germany; and Camp Humphreys, South Korea.</w:t>
      </w:r>
      <w:r w:rsidRPr="00A14109">
        <w:rPr>
          <w:rFonts w:ascii="Arial" w:hAnsi="Arial" w:cs="Arial"/>
          <w:iCs/>
          <w:sz w:val="24"/>
          <w:szCs w:val="24"/>
        </w:rPr>
        <w:t> </w:t>
      </w:r>
    </w:p>
    <w:p w14:paraId="36B51F0B" w14:textId="77777777" w:rsidR="00336DE0" w:rsidRPr="00443710" w:rsidRDefault="00336DE0" w:rsidP="0015134A">
      <w:pPr>
        <w:pStyle w:val="BodyText2"/>
        <w:spacing w:after="0" w:line="240" w:lineRule="auto"/>
        <w:rPr>
          <w:rFonts w:ascii="Arial" w:hAnsi="Arial" w:cs="Arial"/>
          <w:bCs/>
          <w:iCs/>
          <w:sz w:val="24"/>
          <w:szCs w:val="24"/>
        </w:rPr>
      </w:pPr>
    </w:p>
    <w:p w14:paraId="56ABC3CA" w14:textId="77777777" w:rsidR="00097DDC" w:rsidRPr="00443710" w:rsidRDefault="00E673BB" w:rsidP="061FE4B5">
      <w:pPr>
        <w:rPr>
          <w:rFonts w:ascii="Arial" w:hAnsi="Arial" w:cs="Arial"/>
          <w:b/>
          <w:bCs/>
          <w:sz w:val="24"/>
          <w:szCs w:val="24"/>
        </w:rPr>
      </w:pPr>
      <w:r w:rsidRPr="061FE4B5">
        <w:rPr>
          <w:rFonts w:ascii="Arial" w:hAnsi="Arial" w:cs="Arial"/>
          <w:b/>
          <w:bCs/>
          <w:sz w:val="24"/>
          <w:szCs w:val="24"/>
        </w:rPr>
        <w:t>1.6</w:t>
      </w:r>
      <w:r w:rsidR="00FD7C41" w:rsidRPr="061FE4B5">
        <w:rPr>
          <w:rFonts w:ascii="Arial" w:hAnsi="Arial" w:cs="Arial"/>
          <w:b/>
          <w:bCs/>
          <w:sz w:val="24"/>
          <w:szCs w:val="24"/>
        </w:rPr>
        <w:t xml:space="preserve">  </w:t>
      </w:r>
      <w:r w:rsidR="00097DDC" w:rsidRPr="061FE4B5">
        <w:rPr>
          <w:rFonts w:ascii="Arial" w:hAnsi="Arial" w:cs="Arial"/>
          <w:b/>
          <w:bCs/>
          <w:sz w:val="24"/>
          <w:szCs w:val="24"/>
          <w:u w:val="single"/>
        </w:rPr>
        <w:t>Security Requirements:</w:t>
      </w:r>
      <w:r w:rsidR="00097DDC" w:rsidRPr="061FE4B5">
        <w:rPr>
          <w:rFonts w:ascii="Arial" w:hAnsi="Arial" w:cs="Arial"/>
          <w:b/>
          <w:bCs/>
          <w:sz w:val="24"/>
          <w:szCs w:val="24"/>
        </w:rPr>
        <w:t xml:space="preserve">  </w:t>
      </w:r>
      <w:r w:rsidR="00097DDC" w:rsidRPr="061FE4B5">
        <w:rPr>
          <w:rFonts w:ascii="Arial" w:hAnsi="Arial" w:cs="Arial"/>
          <w:sz w:val="24"/>
          <w:szCs w:val="24"/>
        </w:rPr>
        <w:t>The following information is provide</w:t>
      </w:r>
      <w:r w:rsidR="00746DE0" w:rsidRPr="061FE4B5">
        <w:rPr>
          <w:rFonts w:ascii="Arial" w:hAnsi="Arial" w:cs="Arial"/>
          <w:sz w:val="24"/>
          <w:szCs w:val="24"/>
        </w:rPr>
        <w:t>d</w:t>
      </w:r>
      <w:r w:rsidR="00097DDC" w:rsidRPr="061FE4B5">
        <w:rPr>
          <w:rFonts w:ascii="Arial" w:hAnsi="Arial" w:cs="Arial"/>
          <w:sz w:val="24"/>
          <w:szCs w:val="24"/>
        </w:rPr>
        <w:t xml:space="preserve"> on security related matters.</w:t>
      </w:r>
    </w:p>
    <w:p w14:paraId="16830237" w14:textId="77777777" w:rsidR="00097DDC" w:rsidRPr="00443710" w:rsidRDefault="00097DDC" w:rsidP="0015134A">
      <w:pPr>
        <w:rPr>
          <w:rFonts w:ascii="Arial" w:hAnsi="Arial" w:cs="Arial"/>
          <w:sz w:val="24"/>
          <w:szCs w:val="24"/>
        </w:rPr>
      </w:pPr>
    </w:p>
    <w:p w14:paraId="3AF8A5B0" w14:textId="1B051AF8" w:rsidR="00641860" w:rsidRPr="00DE12EB" w:rsidRDefault="577DEF36" w:rsidP="061FE4B5">
      <w:pPr>
        <w:pStyle w:val="BodyText2"/>
        <w:spacing w:after="0" w:line="240" w:lineRule="auto"/>
        <w:rPr>
          <w:rFonts w:ascii="Arial" w:hAnsi="Arial" w:cs="Arial"/>
          <w:sz w:val="24"/>
          <w:szCs w:val="24"/>
        </w:rPr>
      </w:pPr>
      <w:r w:rsidRPr="5C5F07C4">
        <w:rPr>
          <w:rFonts w:ascii="Arial" w:hAnsi="Arial" w:cs="Arial"/>
          <w:b/>
          <w:bCs/>
          <w:sz w:val="24"/>
          <w:szCs w:val="24"/>
        </w:rPr>
        <w:t>1.</w:t>
      </w:r>
      <w:r w:rsidR="2846FD60" w:rsidRPr="5C5F07C4">
        <w:rPr>
          <w:rFonts w:ascii="Arial" w:hAnsi="Arial" w:cs="Arial"/>
          <w:b/>
          <w:bCs/>
          <w:sz w:val="24"/>
          <w:szCs w:val="24"/>
        </w:rPr>
        <w:t>6</w:t>
      </w:r>
      <w:r w:rsidRPr="5C5F07C4">
        <w:rPr>
          <w:rFonts w:ascii="Arial" w:hAnsi="Arial" w:cs="Arial"/>
          <w:b/>
          <w:bCs/>
          <w:sz w:val="24"/>
          <w:szCs w:val="24"/>
        </w:rPr>
        <w:t xml:space="preserve">.1  </w:t>
      </w:r>
      <w:r w:rsidRPr="5C5F07C4">
        <w:rPr>
          <w:rFonts w:ascii="Arial" w:hAnsi="Arial" w:cs="Arial"/>
          <w:b/>
          <w:bCs/>
          <w:sz w:val="24"/>
          <w:szCs w:val="24"/>
          <w:u w:val="single"/>
        </w:rPr>
        <w:t>Security Program:</w:t>
      </w:r>
      <w:r w:rsidRPr="5C5F07C4">
        <w:rPr>
          <w:rFonts w:ascii="Arial" w:hAnsi="Arial" w:cs="Arial"/>
          <w:sz w:val="24"/>
          <w:szCs w:val="24"/>
        </w:rPr>
        <w:t xml:space="preserve"> </w:t>
      </w:r>
      <w:r w:rsidR="53850715" w:rsidRPr="5C5F07C4">
        <w:rPr>
          <w:rFonts w:ascii="Arial" w:hAnsi="Arial" w:cs="Arial"/>
          <w:sz w:val="24"/>
          <w:szCs w:val="24"/>
        </w:rPr>
        <w:t xml:space="preserve">The </w:t>
      </w:r>
      <w:r w:rsidRPr="5C5F07C4">
        <w:rPr>
          <w:rFonts w:ascii="Arial" w:hAnsi="Arial" w:cs="Arial"/>
          <w:sz w:val="24"/>
          <w:szCs w:val="24"/>
        </w:rPr>
        <w:t>Contractor</w:t>
      </w:r>
      <w:r w:rsidR="53850715" w:rsidRPr="5C5F07C4">
        <w:rPr>
          <w:rFonts w:ascii="Arial" w:hAnsi="Arial" w:cs="Arial"/>
          <w:sz w:val="24"/>
          <w:szCs w:val="24"/>
        </w:rPr>
        <w:t xml:space="preserve"> shall ensure</w:t>
      </w:r>
      <w:r w:rsidRPr="5C5F07C4">
        <w:rPr>
          <w:rFonts w:ascii="Arial" w:hAnsi="Arial" w:cs="Arial"/>
          <w:sz w:val="24"/>
          <w:szCs w:val="24"/>
        </w:rPr>
        <w:t xml:space="preserve"> personnel performing work under this contract must have a </w:t>
      </w:r>
      <w:r w:rsidR="6E84DC37" w:rsidRPr="5C5F07C4">
        <w:rPr>
          <w:rFonts w:ascii="Arial" w:hAnsi="Arial" w:cs="Arial"/>
          <w:sz w:val="24"/>
          <w:szCs w:val="24"/>
        </w:rPr>
        <w:t xml:space="preserve">Top-Secret Facility Clearance (FCL) with no storage requirements to provide security support and access control functions within Government-provided spaces </w:t>
      </w:r>
      <w:r w:rsidRPr="5C5F07C4">
        <w:rPr>
          <w:rFonts w:ascii="Arial" w:hAnsi="Arial" w:cs="Arial"/>
          <w:sz w:val="24"/>
          <w:szCs w:val="24"/>
        </w:rPr>
        <w:t xml:space="preserve">at time of the proposal </w:t>
      </w:r>
      <w:r w:rsidR="1D8CF3D8" w:rsidRPr="5C5F07C4">
        <w:rPr>
          <w:rFonts w:ascii="Arial" w:hAnsi="Arial" w:cs="Arial"/>
          <w:sz w:val="24"/>
          <w:szCs w:val="24"/>
        </w:rPr>
        <w:t>submission and</w:t>
      </w:r>
      <w:r w:rsidRPr="5C5F07C4">
        <w:rPr>
          <w:rFonts w:ascii="Arial" w:hAnsi="Arial" w:cs="Arial"/>
          <w:sz w:val="24"/>
          <w:szCs w:val="24"/>
        </w:rPr>
        <w:t xml:space="preserve"> must maintain the level of security required for the life of the contract. The security requirements are IAW with the </w:t>
      </w:r>
      <w:r w:rsidR="0F36D261" w:rsidRPr="5C5F07C4">
        <w:rPr>
          <w:rFonts w:ascii="Arial" w:hAnsi="Arial" w:cs="Arial"/>
          <w:sz w:val="24"/>
          <w:szCs w:val="24"/>
        </w:rPr>
        <w:t>DoD</w:t>
      </w:r>
      <w:r w:rsidRPr="5C5F07C4">
        <w:rPr>
          <w:rFonts w:ascii="Arial" w:hAnsi="Arial" w:cs="Arial"/>
          <w:sz w:val="24"/>
          <w:szCs w:val="24"/>
        </w:rPr>
        <w:t xml:space="preserve"> Contract Security Classification Specification (DD Form 254)</w:t>
      </w:r>
      <w:r w:rsidR="6E84DC37" w:rsidRPr="5C5F07C4">
        <w:rPr>
          <w:rFonts w:ascii="Arial" w:hAnsi="Arial" w:cs="Arial"/>
          <w:sz w:val="24"/>
          <w:szCs w:val="24"/>
        </w:rPr>
        <w:t>.</w:t>
      </w:r>
    </w:p>
    <w:p w14:paraId="6FF92322" w14:textId="77777777" w:rsidR="00641860" w:rsidRPr="00443710" w:rsidRDefault="00641860" w:rsidP="0015134A">
      <w:pPr>
        <w:rPr>
          <w:rFonts w:ascii="Arial" w:hAnsi="Arial" w:cs="Arial"/>
          <w:sz w:val="24"/>
          <w:szCs w:val="24"/>
        </w:rPr>
      </w:pPr>
    </w:p>
    <w:p w14:paraId="43C5B328" w14:textId="2B6CA01D" w:rsidR="00097DDC" w:rsidRPr="00443710" w:rsidRDefault="00097DDC" w:rsidP="00F03FC8">
      <w:pPr>
        <w:rPr>
          <w:rFonts w:ascii="Arial" w:hAnsi="Arial" w:cs="Arial"/>
          <w:sz w:val="24"/>
          <w:szCs w:val="24"/>
        </w:rPr>
      </w:pPr>
      <w:r w:rsidRPr="7A2127B4">
        <w:rPr>
          <w:rFonts w:ascii="Arial" w:hAnsi="Arial" w:cs="Arial"/>
          <w:b/>
          <w:bCs/>
          <w:sz w:val="24"/>
          <w:szCs w:val="24"/>
        </w:rPr>
        <w:lastRenderedPageBreak/>
        <w:t>1.</w:t>
      </w:r>
      <w:r w:rsidR="00E673BB" w:rsidRPr="7A2127B4">
        <w:rPr>
          <w:rFonts w:ascii="Arial" w:hAnsi="Arial" w:cs="Arial"/>
          <w:b/>
          <w:bCs/>
          <w:sz w:val="24"/>
          <w:szCs w:val="24"/>
        </w:rPr>
        <w:t>6</w:t>
      </w:r>
      <w:r w:rsidRPr="7A2127B4">
        <w:rPr>
          <w:rFonts w:ascii="Arial" w:hAnsi="Arial" w:cs="Arial"/>
          <w:b/>
          <w:bCs/>
          <w:sz w:val="24"/>
          <w:szCs w:val="24"/>
        </w:rPr>
        <w:t>.</w:t>
      </w:r>
      <w:r w:rsidR="00641860" w:rsidRPr="7A2127B4">
        <w:rPr>
          <w:rFonts w:ascii="Arial" w:hAnsi="Arial" w:cs="Arial"/>
          <w:b/>
          <w:bCs/>
          <w:sz w:val="24"/>
          <w:szCs w:val="24"/>
        </w:rPr>
        <w:t>2</w:t>
      </w:r>
      <w:r w:rsidR="00FD7C41" w:rsidRPr="7A2127B4">
        <w:rPr>
          <w:rFonts w:ascii="Arial" w:hAnsi="Arial" w:cs="Arial"/>
          <w:b/>
          <w:bCs/>
          <w:sz w:val="24"/>
          <w:szCs w:val="24"/>
        </w:rPr>
        <w:t xml:space="preserve">  </w:t>
      </w:r>
      <w:r w:rsidRPr="7A2127B4">
        <w:rPr>
          <w:rFonts w:ascii="Arial" w:hAnsi="Arial" w:cs="Arial"/>
          <w:b/>
          <w:bCs/>
          <w:sz w:val="24"/>
          <w:szCs w:val="24"/>
          <w:u w:val="single"/>
        </w:rPr>
        <w:t>Personnel Security Clearance Requirements:</w:t>
      </w:r>
      <w:r w:rsidRPr="7A2127B4">
        <w:rPr>
          <w:rFonts w:ascii="Arial" w:hAnsi="Arial" w:cs="Arial"/>
          <w:sz w:val="24"/>
          <w:szCs w:val="24"/>
        </w:rPr>
        <w:t xml:space="preserve"> </w:t>
      </w:r>
      <w:r w:rsidR="00B75903" w:rsidRPr="7A2127B4">
        <w:rPr>
          <w:rFonts w:ascii="Arial" w:hAnsi="Arial" w:cs="Arial"/>
          <w:sz w:val="24"/>
          <w:szCs w:val="24"/>
        </w:rPr>
        <w:t xml:space="preserve">The </w:t>
      </w:r>
      <w:r w:rsidRPr="7A2127B4">
        <w:rPr>
          <w:rFonts w:ascii="Arial" w:hAnsi="Arial" w:cs="Arial"/>
          <w:sz w:val="24"/>
          <w:szCs w:val="24"/>
        </w:rPr>
        <w:t>Contractor</w:t>
      </w:r>
      <w:r w:rsidR="00E77E9E" w:rsidRPr="7A2127B4">
        <w:rPr>
          <w:rFonts w:ascii="Arial" w:hAnsi="Arial" w:cs="Arial"/>
          <w:sz w:val="24"/>
          <w:szCs w:val="24"/>
        </w:rPr>
        <w:t xml:space="preserve"> shall ensure</w:t>
      </w:r>
      <w:r w:rsidRPr="7A2127B4">
        <w:rPr>
          <w:rFonts w:ascii="Arial" w:hAnsi="Arial" w:cs="Arial"/>
          <w:sz w:val="24"/>
          <w:szCs w:val="24"/>
        </w:rPr>
        <w:t xml:space="preserve"> personnel performing work under this contract must have an active personnel security </w:t>
      </w:r>
      <w:r w:rsidR="00DE12EB" w:rsidRPr="7A2127B4">
        <w:rPr>
          <w:rFonts w:ascii="Arial" w:hAnsi="Arial" w:cs="Arial"/>
          <w:sz w:val="24"/>
          <w:szCs w:val="24"/>
        </w:rPr>
        <w:t>clearances ranging from HSPD-12 (Tier-1) up to Top Secret/SCI</w:t>
      </w:r>
      <w:r w:rsidR="00225347" w:rsidRPr="7A2127B4">
        <w:rPr>
          <w:rFonts w:ascii="Arial" w:hAnsi="Arial" w:cs="Arial"/>
          <w:sz w:val="24"/>
          <w:szCs w:val="24"/>
        </w:rPr>
        <w:t>,</w:t>
      </w:r>
      <w:r w:rsidR="00DE12EB" w:rsidRPr="7A2127B4">
        <w:rPr>
          <w:rFonts w:ascii="Arial" w:hAnsi="Arial" w:cs="Arial"/>
          <w:sz w:val="24"/>
          <w:szCs w:val="24"/>
        </w:rPr>
        <w:t xml:space="preserve"> depending on the sensitivity of the specific task being worked</w:t>
      </w:r>
      <w:r w:rsidR="00225347" w:rsidRPr="7A2127B4">
        <w:rPr>
          <w:rFonts w:ascii="Arial" w:hAnsi="Arial" w:cs="Arial"/>
          <w:sz w:val="24"/>
          <w:szCs w:val="24"/>
        </w:rPr>
        <w:t xml:space="preserve">, </w:t>
      </w:r>
      <w:r w:rsidRPr="7A2127B4">
        <w:rPr>
          <w:rFonts w:ascii="Arial" w:hAnsi="Arial" w:cs="Arial"/>
          <w:sz w:val="24"/>
          <w:szCs w:val="24"/>
        </w:rPr>
        <w:t xml:space="preserve">in the </w:t>
      </w:r>
      <w:r w:rsidR="00AE185E" w:rsidRPr="7A2127B4">
        <w:rPr>
          <w:rFonts w:ascii="Arial" w:hAnsi="Arial" w:cs="Arial"/>
          <w:sz w:val="24"/>
          <w:szCs w:val="24"/>
        </w:rPr>
        <w:t>Defense Information System for Security</w:t>
      </w:r>
      <w:r w:rsidRPr="7A2127B4">
        <w:rPr>
          <w:rFonts w:ascii="Arial" w:hAnsi="Arial" w:cs="Arial"/>
          <w:sz w:val="24"/>
          <w:szCs w:val="24"/>
        </w:rPr>
        <w:t xml:space="preserve"> (</w:t>
      </w:r>
      <w:r w:rsidR="00AE185E" w:rsidRPr="7A2127B4">
        <w:rPr>
          <w:rFonts w:ascii="Arial" w:hAnsi="Arial" w:cs="Arial"/>
          <w:sz w:val="24"/>
          <w:szCs w:val="24"/>
        </w:rPr>
        <w:t>DISS</w:t>
      </w:r>
      <w:r w:rsidRPr="7A2127B4">
        <w:rPr>
          <w:rFonts w:ascii="Arial" w:hAnsi="Arial" w:cs="Arial"/>
          <w:sz w:val="24"/>
          <w:szCs w:val="24"/>
        </w:rPr>
        <w:t>) at time of the proposal submission, and must maintain the level of security required for the life of the contract. The security requirements are IAW the D</w:t>
      </w:r>
      <w:r w:rsidR="002E1770" w:rsidRPr="7A2127B4">
        <w:rPr>
          <w:rFonts w:ascii="Arial" w:hAnsi="Arial" w:cs="Arial"/>
          <w:sz w:val="24"/>
          <w:szCs w:val="24"/>
        </w:rPr>
        <w:t>oD</w:t>
      </w:r>
      <w:r w:rsidRPr="7A2127B4">
        <w:rPr>
          <w:rFonts w:ascii="Arial" w:hAnsi="Arial" w:cs="Arial"/>
          <w:sz w:val="24"/>
          <w:szCs w:val="24"/>
        </w:rPr>
        <w:t xml:space="preserve"> Contract Security Classification Specification DD Form 254.</w:t>
      </w:r>
      <w:r w:rsidR="00225347" w:rsidRPr="7A2127B4">
        <w:rPr>
          <w:rFonts w:ascii="Arial" w:hAnsi="Arial" w:cs="Arial"/>
          <w:i/>
          <w:iCs/>
          <w:color w:val="FF9900"/>
          <w:sz w:val="24"/>
          <w:szCs w:val="24"/>
        </w:rPr>
        <w:t xml:space="preserve"> </w:t>
      </w:r>
      <w:r w:rsidRPr="7A2127B4">
        <w:rPr>
          <w:rFonts w:ascii="Arial" w:hAnsi="Arial" w:cs="Arial"/>
          <w:sz w:val="24"/>
          <w:szCs w:val="24"/>
        </w:rPr>
        <w:t>The Contractor shall ensure that Contractor employees and subcontractor employees performing services under this contract comply with</w:t>
      </w:r>
      <w:r w:rsidR="00641860" w:rsidRPr="7A2127B4">
        <w:rPr>
          <w:rFonts w:ascii="Arial" w:hAnsi="Arial" w:cs="Arial"/>
          <w:sz w:val="24"/>
          <w:szCs w:val="24"/>
        </w:rPr>
        <w:t xml:space="preserve"> </w:t>
      </w:r>
      <w:r w:rsidR="00D43BA0" w:rsidRPr="7A2127B4">
        <w:rPr>
          <w:rFonts w:ascii="Arial" w:hAnsi="Arial" w:cs="Arial"/>
          <w:sz w:val="24"/>
          <w:szCs w:val="24"/>
        </w:rPr>
        <w:t>FAR</w:t>
      </w:r>
      <w:r w:rsidRPr="7A2127B4">
        <w:rPr>
          <w:rFonts w:ascii="Arial" w:hAnsi="Arial" w:cs="Arial"/>
          <w:sz w:val="24"/>
          <w:szCs w:val="24"/>
        </w:rPr>
        <w:t xml:space="preserve"> 52.204-2 Security Requirements when the employee has access to information classified “Confidential,” “Secret,” or “Top Secret.”  </w:t>
      </w:r>
      <w:r w:rsidR="00CB455E" w:rsidRPr="7A2127B4">
        <w:rPr>
          <w:rFonts w:ascii="Arial" w:hAnsi="Arial" w:cs="Arial"/>
          <w:sz w:val="24"/>
          <w:szCs w:val="24"/>
        </w:rPr>
        <w:t>The Contractor shall</w:t>
      </w:r>
      <w:r w:rsidRPr="7A2127B4">
        <w:rPr>
          <w:rFonts w:ascii="Arial" w:hAnsi="Arial" w:cs="Arial"/>
          <w:sz w:val="24"/>
          <w:szCs w:val="24"/>
        </w:rPr>
        <w:t xml:space="preserve"> ensure the employee complies with the D</w:t>
      </w:r>
      <w:r w:rsidR="002E1770" w:rsidRPr="7A2127B4">
        <w:rPr>
          <w:rFonts w:ascii="Arial" w:hAnsi="Arial" w:cs="Arial"/>
          <w:sz w:val="24"/>
          <w:szCs w:val="24"/>
        </w:rPr>
        <w:t>oD</w:t>
      </w:r>
      <w:r w:rsidRPr="7A2127B4">
        <w:rPr>
          <w:rFonts w:ascii="Arial" w:hAnsi="Arial" w:cs="Arial"/>
          <w:sz w:val="24"/>
          <w:szCs w:val="24"/>
        </w:rPr>
        <w:t xml:space="preserve"> Security Agreement (DD Form 441), </w:t>
      </w:r>
      <w:r w:rsidR="00AE185E" w:rsidRPr="7A2127B4">
        <w:rPr>
          <w:rFonts w:ascii="Arial" w:hAnsi="Arial" w:cs="Arial"/>
          <w:sz w:val="24"/>
          <w:szCs w:val="24"/>
        </w:rPr>
        <w:t xml:space="preserve">and the NISPOM rule at 32 Code of Federal Regulation (CFR) Part 117, effective 24 Feb 2021. The NISPOM is the </w:t>
      </w:r>
      <w:r w:rsidRPr="7A2127B4">
        <w:rPr>
          <w:rFonts w:ascii="Arial" w:hAnsi="Arial" w:cs="Arial"/>
          <w:sz w:val="24"/>
          <w:szCs w:val="24"/>
        </w:rPr>
        <w:t>National Industrial Security Program Operating Manual</w:t>
      </w:r>
      <w:r w:rsidR="00AE185E" w:rsidRPr="7A2127B4">
        <w:rPr>
          <w:rFonts w:ascii="Arial" w:hAnsi="Arial" w:cs="Arial"/>
          <w:sz w:val="24"/>
          <w:szCs w:val="24"/>
        </w:rPr>
        <w:t xml:space="preserve"> to which contractors </w:t>
      </w:r>
      <w:r w:rsidR="002A290E">
        <w:rPr>
          <w:rFonts w:ascii="Arial" w:hAnsi="Arial" w:cs="Arial"/>
          <w:sz w:val="24"/>
          <w:szCs w:val="24"/>
        </w:rPr>
        <w:t>shall</w:t>
      </w:r>
      <w:r w:rsidR="00AE185E" w:rsidRPr="7A2127B4">
        <w:rPr>
          <w:rFonts w:ascii="Arial" w:hAnsi="Arial" w:cs="Arial"/>
          <w:sz w:val="24"/>
          <w:szCs w:val="24"/>
        </w:rPr>
        <w:t xml:space="preserve"> implement and comply. </w:t>
      </w:r>
    </w:p>
    <w:p w14:paraId="1276DD46" w14:textId="77777777" w:rsidR="00097DDC" w:rsidRPr="00443710" w:rsidRDefault="00097DDC" w:rsidP="0015134A">
      <w:pPr>
        <w:rPr>
          <w:rFonts w:ascii="Arial" w:hAnsi="Arial" w:cs="Arial"/>
          <w:sz w:val="24"/>
          <w:szCs w:val="24"/>
        </w:rPr>
      </w:pPr>
    </w:p>
    <w:p w14:paraId="751394CD" w14:textId="1A10C3D0" w:rsidR="00097DDC" w:rsidRPr="00443710" w:rsidRDefault="00097DDC"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00FD7C41" w:rsidRPr="00443710">
        <w:rPr>
          <w:rFonts w:ascii="Arial" w:hAnsi="Arial" w:cs="Arial"/>
          <w:b/>
          <w:sz w:val="24"/>
          <w:szCs w:val="24"/>
        </w:rPr>
        <w:t xml:space="preserve">  </w:t>
      </w:r>
      <w:r w:rsidRPr="00443710">
        <w:rPr>
          <w:rFonts w:ascii="Arial" w:hAnsi="Arial" w:cs="Arial"/>
          <w:b/>
          <w:sz w:val="24"/>
          <w:szCs w:val="24"/>
          <w:u w:val="single"/>
        </w:rPr>
        <w:t>Installation Access:</w:t>
      </w:r>
      <w:r w:rsidRPr="00443710">
        <w:rPr>
          <w:rFonts w:ascii="Arial" w:hAnsi="Arial" w:cs="Arial"/>
          <w:sz w:val="24"/>
          <w:szCs w:val="24"/>
        </w:rPr>
        <w:t xml:space="preserve">  Access to U.S. installations</w:t>
      </w:r>
      <w:r w:rsidR="008C0FF9">
        <w:rPr>
          <w:rFonts w:ascii="Arial" w:hAnsi="Arial" w:cs="Arial"/>
          <w:sz w:val="24"/>
          <w:szCs w:val="24"/>
        </w:rPr>
        <w:t xml:space="preserve">, </w:t>
      </w:r>
      <w:r w:rsidR="008C0FF9" w:rsidRPr="00864BED">
        <w:rPr>
          <w:rFonts w:ascii="Arial" w:hAnsi="Arial" w:cs="Arial"/>
          <w:sz w:val="24"/>
          <w:szCs w:val="24"/>
        </w:rPr>
        <w:t>buildings</w:t>
      </w:r>
      <w:r w:rsidRPr="00864BED">
        <w:rPr>
          <w:rFonts w:ascii="Arial" w:hAnsi="Arial" w:cs="Arial"/>
          <w:sz w:val="24"/>
          <w:szCs w:val="24"/>
        </w:rPr>
        <w:t xml:space="preserve"> and controlled areas is limited to personnel who meet security criteria and are authorized by Host Nation law to work in that country. Failure to submit required information/data and obtain required documentation or clearances will be grounds for denying access to U.S. installations</w:t>
      </w:r>
      <w:r w:rsidR="008C0FF9">
        <w:rPr>
          <w:rFonts w:ascii="Arial" w:hAnsi="Arial" w:cs="Arial"/>
          <w:sz w:val="24"/>
          <w:szCs w:val="24"/>
        </w:rPr>
        <w:t xml:space="preserve">, buildings </w:t>
      </w:r>
      <w:r w:rsidRPr="00443710">
        <w:rPr>
          <w:rFonts w:ascii="Arial" w:hAnsi="Arial" w:cs="Arial"/>
          <w:sz w:val="24"/>
          <w:szCs w:val="24"/>
        </w:rPr>
        <w:t xml:space="preserve">and controlled areas. The Contractor </w:t>
      </w:r>
      <w:r w:rsidR="00986711" w:rsidRPr="00443710">
        <w:rPr>
          <w:rFonts w:ascii="Arial" w:hAnsi="Arial" w:cs="Arial"/>
          <w:sz w:val="24"/>
          <w:szCs w:val="24"/>
        </w:rPr>
        <w:t xml:space="preserve">shall </w:t>
      </w:r>
      <w:r w:rsidRPr="00443710">
        <w:rPr>
          <w:rFonts w:ascii="Arial" w:hAnsi="Arial" w:cs="Arial"/>
          <w:sz w:val="24"/>
          <w:szCs w:val="24"/>
        </w:rPr>
        <w:t>ensure that any subcontractor</w:t>
      </w:r>
      <w:r w:rsidR="00D95DF1" w:rsidRPr="00443710">
        <w:rPr>
          <w:rFonts w:ascii="Arial" w:hAnsi="Arial" w:cs="Arial"/>
          <w:sz w:val="24"/>
          <w:szCs w:val="24"/>
        </w:rPr>
        <w:t>s</w:t>
      </w:r>
      <w:r w:rsidRPr="00443710">
        <w:rPr>
          <w:rFonts w:ascii="Arial" w:hAnsi="Arial" w:cs="Arial"/>
          <w:sz w:val="24"/>
          <w:szCs w:val="24"/>
        </w:rPr>
        <w:t xml:space="preserve"> used in performance of this contract complies with these requirements and that all employees, of both the Contractor and any subcontractor utilized by the Contractor, are made aware of and comply with these requirements.</w:t>
      </w:r>
    </w:p>
    <w:p w14:paraId="0B407C87" w14:textId="77777777" w:rsidR="00097DDC" w:rsidRPr="00443710" w:rsidRDefault="00097DDC" w:rsidP="0015134A">
      <w:pPr>
        <w:rPr>
          <w:rFonts w:ascii="Arial" w:hAnsi="Arial" w:cs="Arial"/>
          <w:sz w:val="24"/>
          <w:szCs w:val="24"/>
        </w:rPr>
      </w:pPr>
    </w:p>
    <w:p w14:paraId="43F60ADA"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 xml:space="preserve">shall </w:t>
      </w:r>
      <w:r w:rsidRPr="00443710">
        <w:rPr>
          <w:rFonts w:ascii="Arial" w:hAnsi="Arial" w:cs="Arial"/>
          <w:sz w:val="24"/>
          <w:szCs w:val="24"/>
        </w:rPr>
        <w:t>be aware of and comply with the requirements associated with Installation Access Control. The Government is not liable for any costs associated with performance delays due solely to a firm’s failure to comply with Installation Access Control</w:t>
      </w:r>
      <w:r w:rsidR="00A37B0E" w:rsidRPr="00443710">
        <w:rPr>
          <w:rFonts w:ascii="Arial" w:hAnsi="Arial" w:cs="Arial"/>
          <w:sz w:val="24"/>
          <w:szCs w:val="24"/>
        </w:rPr>
        <w:t xml:space="preserve"> System</w:t>
      </w:r>
      <w:r w:rsidRPr="00443710">
        <w:rPr>
          <w:rFonts w:ascii="Arial" w:hAnsi="Arial" w:cs="Arial"/>
          <w:sz w:val="24"/>
          <w:szCs w:val="24"/>
        </w:rPr>
        <w:t xml:space="preserve"> (IAC</w:t>
      </w:r>
      <w:r w:rsidR="00A37B0E" w:rsidRPr="00443710">
        <w:rPr>
          <w:rFonts w:ascii="Arial" w:hAnsi="Arial" w:cs="Arial"/>
          <w:sz w:val="24"/>
          <w:szCs w:val="24"/>
        </w:rPr>
        <w:t>S</w:t>
      </w:r>
      <w:r w:rsidRPr="00443710">
        <w:rPr>
          <w:rFonts w:ascii="Arial" w:hAnsi="Arial" w:cs="Arial"/>
          <w:sz w:val="24"/>
          <w:szCs w:val="24"/>
        </w:rPr>
        <w:t xml:space="preserve">) processing requirements. </w:t>
      </w:r>
    </w:p>
    <w:p w14:paraId="510B35CB" w14:textId="77777777" w:rsidR="00097DDC" w:rsidRPr="00443710" w:rsidRDefault="00097DDC" w:rsidP="0015134A">
      <w:pPr>
        <w:rPr>
          <w:rFonts w:ascii="Arial" w:hAnsi="Arial" w:cs="Arial"/>
          <w:sz w:val="24"/>
          <w:szCs w:val="24"/>
        </w:rPr>
      </w:pPr>
    </w:p>
    <w:p w14:paraId="361B9C77" w14:textId="77777777"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shall</w:t>
      </w:r>
      <w:r w:rsidRPr="00443710">
        <w:rPr>
          <w:rFonts w:ascii="Arial" w:hAnsi="Arial" w:cs="Arial"/>
          <w:sz w:val="24"/>
          <w:szCs w:val="24"/>
        </w:rPr>
        <w:t xml:space="preserve"> return installation passes to the issuing IAC</w:t>
      </w:r>
      <w:r w:rsidR="00A37B0E" w:rsidRPr="00443710">
        <w:rPr>
          <w:rFonts w:ascii="Arial" w:hAnsi="Arial" w:cs="Arial"/>
          <w:sz w:val="24"/>
          <w:szCs w:val="24"/>
        </w:rPr>
        <w:t>S office</w:t>
      </w:r>
      <w:r w:rsidRPr="00443710">
        <w:rPr>
          <w:rFonts w:ascii="Arial" w:hAnsi="Arial" w:cs="Arial"/>
          <w:sz w:val="24"/>
          <w:szCs w:val="24"/>
        </w:rPr>
        <w:t xml:space="preserve"> when the contract is completed or when a </w:t>
      </w:r>
      <w:r w:rsidR="00A3464F" w:rsidRPr="00443710">
        <w:rPr>
          <w:rFonts w:ascii="Arial" w:hAnsi="Arial" w:cs="Arial"/>
          <w:sz w:val="24"/>
          <w:szCs w:val="24"/>
        </w:rPr>
        <w:t>Contractor</w:t>
      </w:r>
      <w:r w:rsidRPr="00443710">
        <w:rPr>
          <w:rFonts w:ascii="Arial" w:hAnsi="Arial" w:cs="Arial"/>
          <w:sz w:val="24"/>
          <w:szCs w:val="24"/>
        </w:rPr>
        <w:t xml:space="preserve"> employee no longer requires access. </w:t>
      </w:r>
    </w:p>
    <w:p w14:paraId="1E8987BD" w14:textId="77777777" w:rsidR="00097DDC" w:rsidRPr="00443710" w:rsidRDefault="00097DDC" w:rsidP="0015134A">
      <w:pPr>
        <w:rPr>
          <w:rFonts w:ascii="Arial" w:hAnsi="Arial" w:cs="Arial"/>
          <w:sz w:val="24"/>
          <w:szCs w:val="24"/>
        </w:rPr>
      </w:pPr>
    </w:p>
    <w:p w14:paraId="1D2930E8" w14:textId="683AE46A" w:rsidR="00097DDC" w:rsidRPr="00443710" w:rsidRDefault="00CD3736" w:rsidP="00F03FC8">
      <w:pPr>
        <w:rPr>
          <w:rFonts w:ascii="Arial" w:hAnsi="Arial" w:cs="Arial"/>
          <w:i/>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w:t>
      </w:r>
      <w:r w:rsidRPr="002E0119">
        <w:rPr>
          <w:rFonts w:ascii="Arial" w:hAnsi="Arial" w:cs="Arial"/>
          <w:b/>
          <w:sz w:val="24"/>
          <w:szCs w:val="24"/>
        </w:rPr>
        <w:t xml:space="preserve">1 </w:t>
      </w:r>
      <w:r w:rsidR="00DD0B80" w:rsidRPr="002E0119">
        <w:rPr>
          <w:rFonts w:ascii="Arial" w:hAnsi="Arial" w:cs="Arial"/>
          <w:b/>
          <w:sz w:val="24"/>
          <w:szCs w:val="24"/>
        </w:rPr>
        <w:t xml:space="preserve"> </w:t>
      </w:r>
      <w:r w:rsidR="00614876" w:rsidRPr="002E0119">
        <w:rPr>
          <w:rFonts w:ascii="Arial" w:hAnsi="Arial" w:cs="Arial"/>
          <w:b/>
          <w:sz w:val="24"/>
          <w:szCs w:val="24"/>
          <w:u w:val="single"/>
        </w:rPr>
        <w:t>Installation Pass Log</w:t>
      </w:r>
      <w:r w:rsidR="00614876" w:rsidRPr="002E0119">
        <w:rPr>
          <w:rFonts w:ascii="Arial" w:hAnsi="Arial" w:cs="Arial"/>
          <w:b/>
          <w:sz w:val="24"/>
          <w:szCs w:val="24"/>
        </w:rPr>
        <w:t xml:space="preserve">: </w:t>
      </w:r>
      <w:r w:rsidRPr="002E0119">
        <w:rPr>
          <w:rFonts w:ascii="Arial" w:hAnsi="Arial" w:cs="Arial"/>
          <w:b/>
          <w:sz w:val="24"/>
          <w:szCs w:val="24"/>
        </w:rPr>
        <w:t xml:space="preserve"> </w:t>
      </w:r>
      <w:r w:rsidR="003C654A" w:rsidRPr="002E0119">
        <w:rPr>
          <w:rFonts w:ascii="Arial" w:hAnsi="Arial" w:cs="Arial"/>
          <w:sz w:val="24"/>
          <w:szCs w:val="24"/>
        </w:rPr>
        <w:t>Reserved.</w:t>
      </w:r>
    </w:p>
    <w:p w14:paraId="5046068D" w14:textId="77777777" w:rsidR="00097DDC" w:rsidRPr="00443710" w:rsidRDefault="00097DDC" w:rsidP="0015134A">
      <w:pPr>
        <w:rPr>
          <w:rFonts w:ascii="Arial" w:hAnsi="Arial" w:cs="Arial"/>
          <w:sz w:val="24"/>
          <w:szCs w:val="24"/>
        </w:rPr>
      </w:pPr>
    </w:p>
    <w:p w14:paraId="297639FF" w14:textId="527A1261"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.2  </w:t>
      </w:r>
      <w:r w:rsidR="00614876" w:rsidRPr="00614876">
        <w:rPr>
          <w:rFonts w:ascii="Arial" w:hAnsi="Arial" w:cs="Arial"/>
          <w:b/>
          <w:sz w:val="24"/>
          <w:szCs w:val="24"/>
          <w:u w:val="single"/>
        </w:rPr>
        <w:t>Individual Termination or Expiration of Employment:</w:t>
      </w:r>
      <w:r w:rsidR="00614876">
        <w:rPr>
          <w:rFonts w:ascii="Arial" w:hAnsi="Arial" w:cs="Arial"/>
          <w:b/>
          <w:sz w:val="24"/>
          <w:szCs w:val="24"/>
        </w:rPr>
        <w:t xml:space="preserve"> </w:t>
      </w:r>
      <w:r w:rsidR="00097DDC" w:rsidRPr="00443710">
        <w:rPr>
          <w:rFonts w:ascii="Arial" w:eastAsia="Calibri" w:hAnsi="Arial" w:cs="Arial"/>
          <w:sz w:val="24"/>
          <w:szCs w:val="24"/>
        </w:rPr>
        <w:t xml:space="preserve">The Contractor shall collect </w:t>
      </w:r>
      <w:r w:rsidR="00260C5F">
        <w:rPr>
          <w:rFonts w:ascii="Arial" w:eastAsia="Calibri" w:hAnsi="Arial" w:cs="Arial"/>
          <w:sz w:val="24"/>
          <w:szCs w:val="24"/>
        </w:rPr>
        <w:t xml:space="preserve">any </w:t>
      </w:r>
      <w:r w:rsidR="00097DDC" w:rsidRPr="00443710">
        <w:rPr>
          <w:rFonts w:ascii="Arial" w:eastAsia="Calibri" w:hAnsi="Arial" w:cs="Arial"/>
          <w:sz w:val="24"/>
          <w:szCs w:val="24"/>
        </w:rPr>
        <w:t>installation access passes</w:t>
      </w:r>
      <w:r w:rsidR="005341BA">
        <w:rPr>
          <w:rFonts w:ascii="Arial" w:eastAsia="Calibri" w:hAnsi="Arial" w:cs="Arial"/>
          <w:sz w:val="24"/>
          <w:szCs w:val="24"/>
        </w:rPr>
        <w:t>, Common Access Cards</w:t>
      </w:r>
      <w:r w:rsidR="00260C5F">
        <w:rPr>
          <w:rFonts w:ascii="Arial" w:eastAsia="Calibri" w:hAnsi="Arial" w:cs="Arial"/>
          <w:sz w:val="24"/>
          <w:szCs w:val="24"/>
        </w:rPr>
        <w:t xml:space="preserve">, and computers </w:t>
      </w:r>
      <w:r w:rsidR="00097DDC" w:rsidRPr="00443710">
        <w:rPr>
          <w:rFonts w:ascii="Arial" w:eastAsia="Calibri" w:hAnsi="Arial" w:cs="Arial"/>
          <w:sz w:val="24"/>
          <w:szCs w:val="24"/>
        </w:rPr>
        <w:t xml:space="preserve">the same day employment of an individual has expired or has been terminated and shall return them to the issuing office within </w:t>
      </w:r>
      <w:r w:rsidR="0074309A">
        <w:rPr>
          <w:rFonts w:ascii="Arial" w:eastAsia="Calibri" w:hAnsi="Arial" w:cs="Arial"/>
          <w:sz w:val="24"/>
          <w:szCs w:val="24"/>
        </w:rPr>
        <w:t>24 hours</w:t>
      </w:r>
      <w:r w:rsidR="00097DDC"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379BBF42" w14:textId="77777777" w:rsidR="00322321" w:rsidRPr="00443710" w:rsidRDefault="00322321" w:rsidP="0015134A">
      <w:pPr>
        <w:rPr>
          <w:rFonts w:ascii="Arial" w:hAnsi="Arial" w:cs="Arial"/>
          <w:sz w:val="24"/>
          <w:szCs w:val="24"/>
        </w:rPr>
      </w:pPr>
    </w:p>
    <w:p w14:paraId="6D0515B9" w14:textId="4AC25150"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.3 </w:t>
      </w:r>
      <w:r w:rsidR="00DD0B80">
        <w:rPr>
          <w:rFonts w:ascii="Arial" w:hAnsi="Arial" w:cs="Arial"/>
          <w:b/>
          <w:sz w:val="24"/>
          <w:szCs w:val="24"/>
        </w:rPr>
        <w:t xml:space="preserve"> </w:t>
      </w:r>
      <w:r w:rsidR="00614876" w:rsidRPr="00614876">
        <w:rPr>
          <w:rFonts w:ascii="Arial" w:hAnsi="Arial" w:cs="Arial"/>
          <w:b/>
          <w:sz w:val="24"/>
          <w:szCs w:val="24"/>
          <w:u w:val="single"/>
        </w:rPr>
        <w:t>Contract Termination or Cancellation</w:t>
      </w:r>
      <w:r w:rsidR="00614876">
        <w:rPr>
          <w:rFonts w:ascii="Arial" w:hAnsi="Arial" w:cs="Arial"/>
          <w:b/>
          <w:sz w:val="24"/>
          <w:szCs w:val="24"/>
        </w:rPr>
        <w:t>:</w:t>
      </w:r>
      <w:r w:rsidRPr="00443710">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collect all outstanding installation access passes</w:t>
      </w:r>
      <w:r w:rsidR="0074309A">
        <w:rPr>
          <w:rFonts w:ascii="Arial" w:eastAsia="Calibri" w:hAnsi="Arial" w:cs="Arial"/>
          <w:sz w:val="24"/>
          <w:szCs w:val="24"/>
        </w:rPr>
        <w:t>, Common Access Car</w:t>
      </w:r>
      <w:r w:rsidR="0074309A" w:rsidRPr="0074309A">
        <w:rPr>
          <w:rFonts w:ascii="Arial" w:eastAsia="Calibri" w:hAnsi="Arial" w:cs="Arial"/>
          <w:sz w:val="24"/>
          <w:szCs w:val="24"/>
        </w:rPr>
        <w:t>ds</w:t>
      </w:r>
      <w:r w:rsidR="00097DDC" w:rsidRPr="0074309A">
        <w:rPr>
          <w:rFonts w:ascii="Arial" w:eastAsia="Calibri" w:hAnsi="Arial" w:cs="Arial"/>
          <w:sz w:val="24"/>
          <w:szCs w:val="24"/>
        </w:rPr>
        <w:t xml:space="preserve"> and return them to the issuing office within</w:t>
      </w:r>
      <w:r w:rsidR="0074309A" w:rsidRPr="0074309A">
        <w:rPr>
          <w:rFonts w:ascii="Arial" w:hAnsi="Arial" w:cs="Arial"/>
          <w:sz w:val="24"/>
          <w:szCs w:val="24"/>
        </w:rPr>
        <w:t xml:space="preserve"> one week of termination or cancelatio</w:t>
      </w:r>
      <w:r w:rsidR="0074309A" w:rsidRPr="003C654A">
        <w:rPr>
          <w:rFonts w:ascii="Arial" w:hAnsi="Arial" w:cs="Arial"/>
          <w:color w:val="000000" w:themeColor="text1"/>
          <w:sz w:val="24"/>
          <w:szCs w:val="24"/>
        </w:rPr>
        <w:t>n</w:t>
      </w:r>
      <w:r w:rsidR="0074309A" w:rsidRPr="003C654A">
        <w:rPr>
          <w:rFonts w:ascii="Arial" w:hAnsi="Arial" w:cs="Arial"/>
          <w:i/>
          <w:color w:val="000000" w:themeColor="text1"/>
          <w:sz w:val="24"/>
          <w:szCs w:val="24"/>
        </w:rPr>
        <w:t>.</w:t>
      </w:r>
      <w:r w:rsidR="00097DDC" w:rsidRPr="003C654A">
        <w:rPr>
          <w:rFonts w:ascii="Arial" w:eastAsia="Calibri" w:hAnsi="Arial" w:cs="Arial"/>
          <w:color w:val="000000" w:themeColor="text1"/>
          <w:sz w:val="24"/>
          <w:szCs w:val="24"/>
        </w:rPr>
        <w:t xml:space="preserve">  </w:t>
      </w:r>
    </w:p>
    <w:p w14:paraId="771F56BC" w14:textId="77777777" w:rsidR="00322321" w:rsidRPr="00443710" w:rsidRDefault="00322321" w:rsidP="0015134A">
      <w:pPr>
        <w:rPr>
          <w:rFonts w:ascii="Arial" w:hAnsi="Arial" w:cs="Arial"/>
          <w:sz w:val="24"/>
          <w:szCs w:val="24"/>
        </w:rPr>
      </w:pPr>
    </w:p>
    <w:p w14:paraId="084F664F" w14:textId="4C68E057" w:rsidR="00CD3736" w:rsidRPr="00443710" w:rsidRDefault="00E673BB" w:rsidP="00F03FC8">
      <w:pPr>
        <w:rPr>
          <w:rFonts w:ascii="Arial" w:hAnsi="Arial" w:cs="Arial"/>
          <w:sz w:val="24"/>
          <w:szCs w:val="24"/>
        </w:rPr>
      </w:pPr>
      <w:r w:rsidRPr="00443710">
        <w:rPr>
          <w:rFonts w:ascii="Arial" w:hAnsi="Arial" w:cs="Arial"/>
          <w:b/>
          <w:sz w:val="24"/>
          <w:szCs w:val="24"/>
        </w:rPr>
        <w:t>1.6</w:t>
      </w:r>
      <w:r w:rsidR="00F84FD6" w:rsidRPr="00443710">
        <w:rPr>
          <w:rFonts w:ascii="Arial" w:hAnsi="Arial" w:cs="Arial"/>
          <w:b/>
          <w:sz w:val="24"/>
          <w:szCs w:val="24"/>
        </w:rPr>
        <w:t>.</w:t>
      </w:r>
      <w:r w:rsidR="000134F7" w:rsidRPr="00443710">
        <w:rPr>
          <w:rFonts w:ascii="Arial" w:hAnsi="Arial" w:cs="Arial"/>
          <w:b/>
          <w:sz w:val="24"/>
          <w:szCs w:val="24"/>
        </w:rPr>
        <w:t>3</w:t>
      </w:r>
      <w:r w:rsidR="00F84FD6" w:rsidRPr="00443710">
        <w:rPr>
          <w:rFonts w:ascii="Arial" w:hAnsi="Arial" w:cs="Arial"/>
          <w:b/>
          <w:sz w:val="24"/>
          <w:szCs w:val="24"/>
        </w:rPr>
        <w:t>.</w:t>
      </w:r>
      <w:r w:rsidR="00CD3736" w:rsidRPr="00443710">
        <w:rPr>
          <w:rFonts w:ascii="Arial" w:hAnsi="Arial" w:cs="Arial"/>
          <w:b/>
          <w:sz w:val="24"/>
          <w:szCs w:val="24"/>
        </w:rPr>
        <w:t>4</w:t>
      </w:r>
      <w:r w:rsidR="00F84FD6" w:rsidRPr="00443710">
        <w:rPr>
          <w:rFonts w:ascii="Arial" w:hAnsi="Arial" w:cs="Arial"/>
          <w:b/>
          <w:sz w:val="24"/>
          <w:szCs w:val="24"/>
        </w:rPr>
        <w:t xml:space="preserve">  </w:t>
      </w:r>
      <w:r w:rsidR="00F84FD6" w:rsidRPr="00443710">
        <w:rPr>
          <w:rFonts w:ascii="Arial" w:hAnsi="Arial" w:cs="Arial"/>
          <w:b/>
          <w:sz w:val="24"/>
          <w:szCs w:val="24"/>
          <w:u w:val="single"/>
        </w:rPr>
        <w:t>Common Access Cards (CAC)</w:t>
      </w:r>
      <w:r w:rsidR="00440F02">
        <w:rPr>
          <w:rFonts w:ascii="Arial" w:hAnsi="Arial" w:cs="Arial"/>
          <w:b/>
          <w:sz w:val="24"/>
          <w:szCs w:val="24"/>
          <w:u w:val="single"/>
        </w:rPr>
        <w:t xml:space="preserve"> and CAC Log</w:t>
      </w:r>
      <w:r w:rsidR="00F84FD6" w:rsidRPr="00443710">
        <w:rPr>
          <w:rFonts w:ascii="Arial" w:hAnsi="Arial" w:cs="Arial"/>
          <w:b/>
          <w:sz w:val="24"/>
          <w:szCs w:val="24"/>
          <w:u w:val="single"/>
        </w:rPr>
        <w:t>:</w:t>
      </w:r>
      <w:r w:rsidR="00F84FD6" w:rsidRPr="00443710">
        <w:rPr>
          <w:rFonts w:ascii="Arial" w:hAnsi="Arial" w:cs="Arial"/>
          <w:sz w:val="24"/>
          <w:szCs w:val="24"/>
        </w:rPr>
        <w:t xml:space="preserve">  </w:t>
      </w:r>
      <w:r w:rsidR="003E52CD" w:rsidRPr="00443710">
        <w:rPr>
          <w:rFonts w:ascii="Arial" w:hAnsi="Arial" w:cs="Arial"/>
          <w:sz w:val="24"/>
          <w:szCs w:val="24"/>
        </w:rPr>
        <w:t xml:space="preserve">The </w:t>
      </w:r>
      <w:r w:rsidR="00F84FD6" w:rsidRPr="00443710">
        <w:rPr>
          <w:rFonts w:ascii="Arial" w:hAnsi="Arial" w:cs="Arial"/>
          <w:sz w:val="24"/>
          <w:szCs w:val="24"/>
        </w:rPr>
        <w:t>Contractor shall provide the following information: Last, First</w:t>
      </w:r>
      <w:r w:rsidR="00AB6A64">
        <w:rPr>
          <w:rFonts w:ascii="Arial" w:hAnsi="Arial" w:cs="Arial"/>
          <w:sz w:val="24"/>
          <w:szCs w:val="24"/>
        </w:rPr>
        <w:t xml:space="preserve"> and</w:t>
      </w:r>
      <w:r w:rsidR="00F84FD6" w:rsidRPr="00443710">
        <w:rPr>
          <w:rFonts w:ascii="Arial" w:hAnsi="Arial" w:cs="Arial"/>
          <w:sz w:val="24"/>
          <w:szCs w:val="24"/>
        </w:rPr>
        <w:t xml:space="preserve"> Middle Name</w:t>
      </w:r>
      <w:r w:rsidR="00AB6A64">
        <w:rPr>
          <w:rFonts w:ascii="Arial" w:hAnsi="Arial" w:cs="Arial"/>
          <w:sz w:val="24"/>
          <w:szCs w:val="24"/>
        </w:rPr>
        <w:t>s</w:t>
      </w:r>
      <w:r w:rsidR="00F84FD6" w:rsidRPr="00443710">
        <w:rPr>
          <w:rFonts w:ascii="Arial" w:hAnsi="Arial" w:cs="Arial"/>
          <w:sz w:val="24"/>
          <w:szCs w:val="24"/>
        </w:rPr>
        <w:t xml:space="preserve">, </w:t>
      </w:r>
      <w:r w:rsidR="00AB6A64">
        <w:rPr>
          <w:rFonts w:ascii="Arial" w:hAnsi="Arial" w:cs="Arial"/>
          <w:sz w:val="24"/>
          <w:szCs w:val="24"/>
        </w:rPr>
        <w:t>government issued p</w:t>
      </w:r>
      <w:r w:rsidR="00F84FD6" w:rsidRPr="00443710">
        <w:rPr>
          <w:rFonts w:ascii="Arial" w:hAnsi="Arial" w:cs="Arial"/>
          <w:sz w:val="24"/>
          <w:szCs w:val="24"/>
        </w:rPr>
        <w:t xml:space="preserve">ersonal identifier (e.g. Social Security Number, Federal Identification Number, or Tax Identification Number), </w:t>
      </w:r>
      <w:r w:rsidR="00F84FD6" w:rsidRPr="00443710">
        <w:rPr>
          <w:rFonts w:ascii="Arial" w:hAnsi="Arial" w:cs="Arial"/>
          <w:sz w:val="24"/>
          <w:szCs w:val="24"/>
        </w:rPr>
        <w:lastRenderedPageBreak/>
        <w:t>date of birth, primary email address (this email address will be used to contact the individual)</w:t>
      </w:r>
      <w:r w:rsidR="00D21D1D">
        <w:rPr>
          <w:rFonts w:ascii="Arial" w:hAnsi="Arial" w:cs="Arial"/>
          <w:sz w:val="24"/>
          <w:szCs w:val="24"/>
        </w:rPr>
        <w:t xml:space="preserve"> and any other necessary information required to obtain a CAC or installation access card,</w:t>
      </w:r>
      <w:r w:rsidR="00F84FD6" w:rsidRPr="00443710">
        <w:rPr>
          <w:rFonts w:ascii="Arial" w:hAnsi="Arial" w:cs="Arial"/>
          <w:sz w:val="24"/>
          <w:szCs w:val="24"/>
        </w:rPr>
        <w:t xml:space="preserve"> to the COR with </w:t>
      </w:r>
      <w:r w:rsidR="008D4004" w:rsidRPr="005851A8">
        <w:rPr>
          <w:rFonts w:ascii="Arial" w:hAnsi="Arial" w:cs="Arial"/>
          <w:color w:val="000000" w:themeColor="text1"/>
          <w:sz w:val="24"/>
          <w:szCs w:val="24"/>
        </w:rPr>
        <w:t>five</w:t>
      </w:r>
      <w:r w:rsidR="00F84FD6" w:rsidRPr="005851A8">
        <w:rPr>
          <w:rFonts w:ascii="Arial" w:hAnsi="Arial" w:cs="Arial"/>
          <w:color w:val="000000" w:themeColor="text1"/>
          <w:sz w:val="24"/>
          <w:szCs w:val="24"/>
        </w:rPr>
        <w:t xml:space="preserve"> </w:t>
      </w:r>
      <w:r w:rsidR="00F84FD6" w:rsidRPr="00443710">
        <w:rPr>
          <w:rFonts w:ascii="Arial" w:hAnsi="Arial" w:cs="Arial"/>
          <w:sz w:val="24"/>
          <w:szCs w:val="24"/>
        </w:rPr>
        <w:t>after award</w:t>
      </w:r>
      <w:r w:rsidR="00B74095" w:rsidRPr="00443710">
        <w:rPr>
          <w:rFonts w:ascii="Arial" w:hAnsi="Arial" w:cs="Arial"/>
          <w:sz w:val="24"/>
          <w:szCs w:val="24"/>
        </w:rPr>
        <w:t xml:space="preserve"> </w:t>
      </w:r>
      <w:r w:rsidR="00B74095" w:rsidRPr="008D4004">
        <w:rPr>
          <w:rFonts w:ascii="Arial" w:hAnsi="Arial" w:cs="Arial"/>
          <w:iCs/>
          <w:sz w:val="24"/>
          <w:szCs w:val="24"/>
        </w:rPr>
        <w:t>unless circumstances require otherwise and as directed by the Contracting Officer</w:t>
      </w:r>
      <w:r w:rsidR="008D4004">
        <w:rPr>
          <w:rFonts w:ascii="Arial" w:hAnsi="Arial" w:cs="Arial"/>
          <w:sz w:val="24"/>
          <w:szCs w:val="24"/>
        </w:rPr>
        <w:t>.</w:t>
      </w:r>
      <w:r w:rsidR="00C327D0">
        <w:rPr>
          <w:rFonts w:ascii="Arial" w:hAnsi="Arial" w:cs="Arial"/>
          <w:sz w:val="24"/>
          <w:szCs w:val="24"/>
        </w:rPr>
        <w:t xml:space="preserve"> </w:t>
      </w:r>
      <w:r w:rsidR="00C14323" w:rsidRPr="00443710">
        <w:rPr>
          <w:rFonts w:ascii="Arial" w:hAnsi="Arial" w:cs="Arial"/>
          <w:sz w:val="24"/>
          <w:szCs w:val="24"/>
        </w:rPr>
        <w:t>The Contractor shall ensure safeguarding of Personally Identifiable Information (PII) and comply with requirements under 1.</w:t>
      </w:r>
      <w:r w:rsidR="00C14323" w:rsidRPr="0F55502E">
        <w:rPr>
          <w:rFonts w:ascii="Arial" w:hAnsi="Arial" w:cs="Arial"/>
          <w:sz w:val="24"/>
          <w:szCs w:val="24"/>
        </w:rPr>
        <w:t>2</w:t>
      </w:r>
      <w:r w:rsidR="15DE1D57" w:rsidRPr="0F55502E">
        <w:rPr>
          <w:rFonts w:ascii="Arial" w:hAnsi="Arial" w:cs="Arial"/>
          <w:sz w:val="24"/>
          <w:szCs w:val="24"/>
        </w:rPr>
        <w:t>3</w:t>
      </w:r>
      <w:r w:rsidR="00C14323" w:rsidRPr="00443710">
        <w:rPr>
          <w:rFonts w:ascii="Arial" w:hAnsi="Arial" w:cs="Arial"/>
          <w:sz w:val="24"/>
          <w:szCs w:val="24"/>
        </w:rPr>
        <w:t>.5.</w:t>
      </w:r>
    </w:p>
    <w:p w14:paraId="6914897D" w14:textId="77777777" w:rsidR="00CD3736" w:rsidRPr="00443710" w:rsidRDefault="00CD3736" w:rsidP="0015134A">
      <w:pPr>
        <w:rPr>
          <w:rFonts w:ascii="Arial" w:hAnsi="Arial" w:cs="Arial"/>
          <w:sz w:val="24"/>
          <w:szCs w:val="24"/>
        </w:rPr>
      </w:pPr>
    </w:p>
    <w:p w14:paraId="53EB615E" w14:textId="3D178C47" w:rsidR="00F84FD6" w:rsidRPr="00443710" w:rsidRDefault="00F84FD6" w:rsidP="00F03FC8">
      <w:pPr>
        <w:rPr>
          <w:rFonts w:ascii="Arial" w:hAnsi="Arial" w:cs="Arial"/>
          <w:sz w:val="24"/>
          <w:szCs w:val="24"/>
        </w:rPr>
      </w:pPr>
      <w:r w:rsidRPr="00443710">
        <w:rPr>
          <w:rFonts w:ascii="Arial" w:hAnsi="Arial" w:cs="Arial"/>
          <w:sz w:val="24"/>
          <w:szCs w:val="24"/>
        </w:rPr>
        <w:t>The</w:t>
      </w:r>
      <w:r w:rsidR="00F105A1" w:rsidRPr="00443710">
        <w:rPr>
          <w:rFonts w:ascii="Arial" w:hAnsi="Arial" w:cs="Arial"/>
          <w:sz w:val="24"/>
          <w:szCs w:val="24"/>
        </w:rPr>
        <w:t xml:space="preserve"> Contractor </w:t>
      </w:r>
      <w:r w:rsidRPr="00443710">
        <w:rPr>
          <w:rFonts w:ascii="Arial" w:hAnsi="Arial" w:cs="Arial"/>
          <w:sz w:val="24"/>
          <w:szCs w:val="24"/>
        </w:rPr>
        <w:t>shall provide a CAC log within the</w:t>
      </w:r>
      <w:r w:rsidR="005851A8">
        <w:rPr>
          <w:rFonts w:ascii="Arial" w:hAnsi="Arial" w:cs="Arial"/>
          <w:sz w:val="24"/>
          <w:szCs w:val="24"/>
        </w:rPr>
        <w:t xml:space="preserve"> first 30 calendar days</w:t>
      </w:r>
      <w:r w:rsidRPr="00443710">
        <w:rPr>
          <w:rFonts w:ascii="Arial" w:hAnsi="Arial" w:cs="Arial"/>
          <w:sz w:val="24"/>
          <w:szCs w:val="24"/>
        </w:rPr>
        <w:t xml:space="preserve"> after contract award and within </w:t>
      </w:r>
      <w:r w:rsidR="00986711" w:rsidRPr="00443710">
        <w:rPr>
          <w:rFonts w:ascii="Arial" w:hAnsi="Arial" w:cs="Arial"/>
          <w:sz w:val="24"/>
          <w:szCs w:val="24"/>
        </w:rPr>
        <w:t>five (</w:t>
      </w:r>
      <w:r w:rsidRPr="00443710">
        <w:rPr>
          <w:rFonts w:ascii="Arial" w:hAnsi="Arial" w:cs="Arial"/>
          <w:sz w:val="24"/>
          <w:szCs w:val="24"/>
        </w:rPr>
        <w:t>5</w:t>
      </w:r>
      <w:r w:rsidR="00986711" w:rsidRPr="00443710">
        <w:rPr>
          <w:rFonts w:ascii="Arial" w:hAnsi="Arial" w:cs="Arial"/>
          <w:sz w:val="24"/>
          <w:szCs w:val="24"/>
        </w:rPr>
        <w:t>)</w:t>
      </w:r>
      <w:r w:rsidRPr="00443710">
        <w:rPr>
          <w:rFonts w:ascii="Arial" w:hAnsi="Arial" w:cs="Arial"/>
          <w:sz w:val="24"/>
          <w:szCs w:val="24"/>
        </w:rPr>
        <w:t xml:space="preserve"> days after changes have been made</w:t>
      </w:r>
      <w:r w:rsidR="00B74095" w:rsidRPr="00443710">
        <w:rPr>
          <w:rFonts w:ascii="Arial" w:hAnsi="Arial" w:cs="Arial"/>
          <w:sz w:val="24"/>
          <w:szCs w:val="24"/>
        </w:rPr>
        <w:t xml:space="preserve"> (unless circumstances require otherwise and as directed by the Contracting Officer)</w:t>
      </w:r>
      <w:r w:rsidRPr="00443710">
        <w:rPr>
          <w:rFonts w:ascii="Arial" w:hAnsi="Arial" w:cs="Arial"/>
          <w:sz w:val="24"/>
          <w:szCs w:val="24"/>
        </w:rPr>
        <w:t xml:space="preserve">. The </w:t>
      </w:r>
      <w:r w:rsidR="00762596" w:rsidRPr="00443710">
        <w:rPr>
          <w:rFonts w:ascii="Arial" w:hAnsi="Arial" w:cs="Arial"/>
          <w:sz w:val="24"/>
          <w:szCs w:val="24"/>
        </w:rPr>
        <w:t xml:space="preserve">COR will provide format and content for the </w:t>
      </w:r>
      <w:r w:rsidRPr="00443710">
        <w:rPr>
          <w:rFonts w:ascii="Arial" w:hAnsi="Arial" w:cs="Arial"/>
          <w:sz w:val="24"/>
          <w:szCs w:val="24"/>
        </w:rPr>
        <w:t>log</w:t>
      </w:r>
      <w:r w:rsidR="00762596" w:rsidRPr="00443710">
        <w:rPr>
          <w:rFonts w:ascii="Arial" w:hAnsi="Arial" w:cs="Arial"/>
          <w:sz w:val="24"/>
          <w:szCs w:val="24"/>
        </w:rPr>
        <w:t xml:space="preserve"> during the post award meeting</w:t>
      </w:r>
      <w:r w:rsidR="00B74095" w:rsidRPr="00443710">
        <w:rPr>
          <w:rFonts w:ascii="Arial" w:eastAsia="Calibri" w:hAnsi="Arial" w:cs="Arial"/>
          <w:sz w:val="24"/>
          <w:szCs w:val="24"/>
        </w:rPr>
        <w:t>.</w:t>
      </w:r>
      <w:r w:rsidRPr="00443710">
        <w:rPr>
          <w:rFonts w:ascii="Arial" w:hAnsi="Arial" w:cs="Arial"/>
          <w:sz w:val="24"/>
          <w:szCs w:val="24"/>
        </w:rPr>
        <w:t xml:space="preserve">  Note</w:t>
      </w:r>
      <w:r w:rsidR="00986711" w:rsidRPr="00443710">
        <w:rPr>
          <w:rFonts w:ascii="Arial" w:hAnsi="Arial" w:cs="Arial"/>
          <w:sz w:val="24"/>
          <w:szCs w:val="24"/>
        </w:rPr>
        <w:t xml:space="preserve"> - </w:t>
      </w:r>
      <w:r w:rsidRPr="00443710">
        <w:rPr>
          <w:rFonts w:ascii="Arial" w:hAnsi="Arial" w:cs="Arial"/>
          <w:sz w:val="24"/>
          <w:szCs w:val="24"/>
        </w:rPr>
        <w:t>CACs are Government property and must be accounted for.</w:t>
      </w:r>
    </w:p>
    <w:p w14:paraId="08032EA4" w14:textId="77777777" w:rsidR="00F84FD6" w:rsidRPr="00443710" w:rsidRDefault="00F84FD6" w:rsidP="0015134A">
      <w:pPr>
        <w:rPr>
          <w:rFonts w:ascii="Arial" w:hAnsi="Arial" w:cs="Arial"/>
          <w:sz w:val="24"/>
          <w:szCs w:val="24"/>
        </w:rPr>
      </w:pPr>
    </w:p>
    <w:p w14:paraId="7D20F4BC" w14:textId="6B705082" w:rsidR="006D1010" w:rsidRPr="004465D5" w:rsidRDefault="00322321" w:rsidP="00F03FC8">
      <w:pPr>
        <w:rPr>
          <w:rFonts w:ascii="Arial" w:hAnsi="Arial" w:cs="Arial"/>
          <w:b/>
          <w:i/>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 xml:space="preserve">4  </w:t>
      </w:r>
      <w:r w:rsidRPr="00443710">
        <w:rPr>
          <w:rFonts w:ascii="Arial" w:hAnsi="Arial" w:cs="Arial"/>
          <w:b/>
          <w:sz w:val="24"/>
          <w:szCs w:val="24"/>
          <w:u w:val="single"/>
        </w:rPr>
        <w:t>Background Checks:</w:t>
      </w:r>
      <w:r w:rsidR="00FD7C41" w:rsidRPr="00443710">
        <w:rPr>
          <w:rFonts w:ascii="Arial" w:hAnsi="Arial" w:cs="Arial"/>
          <w:sz w:val="24"/>
          <w:szCs w:val="24"/>
        </w:rPr>
        <w:t xml:space="preserve"> </w:t>
      </w:r>
      <w:r w:rsidR="007565EE">
        <w:rPr>
          <w:rFonts w:ascii="Arial" w:hAnsi="Arial" w:cs="Arial"/>
          <w:i/>
          <w:color w:val="FF0000"/>
          <w:sz w:val="24"/>
          <w:szCs w:val="24"/>
        </w:rPr>
        <w:t xml:space="preserve">The </w:t>
      </w:r>
      <w:r w:rsidR="00973615">
        <w:rPr>
          <w:rFonts w:ascii="Arial" w:hAnsi="Arial" w:cs="Arial"/>
          <w:i/>
          <w:color w:val="FF0000"/>
          <w:sz w:val="24"/>
          <w:szCs w:val="24"/>
        </w:rPr>
        <w:t xml:space="preserve">Contractor shall ensure all employees pass a Tier 1 background check, at a minimum, before commencing any work on this contract.  </w:t>
      </w:r>
    </w:p>
    <w:p w14:paraId="7459C21C" w14:textId="77777777" w:rsidR="006D1010" w:rsidRPr="00443710" w:rsidRDefault="006D1010" w:rsidP="0015134A">
      <w:pPr>
        <w:rPr>
          <w:rFonts w:ascii="Arial" w:hAnsi="Arial" w:cs="Arial"/>
          <w:sz w:val="24"/>
          <w:szCs w:val="24"/>
        </w:rPr>
      </w:pPr>
    </w:p>
    <w:p w14:paraId="3278A914" w14:textId="31D8948D" w:rsidR="006D1010" w:rsidRPr="00443710" w:rsidRDefault="00E673BB" w:rsidP="00F03FC8">
      <w:pPr>
        <w:rPr>
          <w:rFonts w:ascii="Arial" w:hAnsi="Arial" w:cs="Arial"/>
          <w:sz w:val="24"/>
          <w:szCs w:val="24"/>
        </w:rPr>
      </w:pPr>
      <w:r w:rsidRPr="7A2127B4">
        <w:rPr>
          <w:rFonts w:ascii="Arial" w:hAnsi="Arial" w:cs="Arial"/>
          <w:b/>
          <w:bCs/>
          <w:sz w:val="24"/>
          <w:szCs w:val="24"/>
        </w:rPr>
        <w:t>1.6</w:t>
      </w:r>
      <w:r w:rsidR="006D1010" w:rsidRPr="7A2127B4">
        <w:rPr>
          <w:rFonts w:ascii="Arial" w:hAnsi="Arial" w:cs="Arial"/>
          <w:b/>
          <w:bCs/>
          <w:sz w:val="24"/>
          <w:szCs w:val="24"/>
        </w:rPr>
        <w:t>.</w:t>
      </w:r>
      <w:r w:rsidR="002567F9" w:rsidRPr="7A2127B4">
        <w:rPr>
          <w:rFonts w:ascii="Arial" w:hAnsi="Arial" w:cs="Arial"/>
          <w:b/>
          <w:bCs/>
          <w:sz w:val="24"/>
          <w:szCs w:val="24"/>
        </w:rPr>
        <w:t>4</w:t>
      </w:r>
      <w:r w:rsidR="00FD7C41" w:rsidRPr="7A2127B4">
        <w:rPr>
          <w:rFonts w:ascii="Arial" w:hAnsi="Arial" w:cs="Arial"/>
          <w:b/>
          <w:bCs/>
          <w:sz w:val="24"/>
          <w:szCs w:val="24"/>
        </w:rPr>
        <w:t xml:space="preserve">.1  </w:t>
      </w:r>
      <w:r w:rsidR="006D1010" w:rsidRPr="7A2127B4">
        <w:rPr>
          <w:rFonts w:ascii="Arial" w:hAnsi="Arial" w:cs="Arial"/>
          <w:b/>
          <w:bCs/>
          <w:sz w:val="24"/>
          <w:szCs w:val="24"/>
          <w:u w:val="single"/>
        </w:rPr>
        <w:t>U.S. Citizen</w:t>
      </w:r>
      <w:r w:rsidR="00FD7C41" w:rsidRPr="7A2127B4">
        <w:rPr>
          <w:rFonts w:ascii="Arial" w:hAnsi="Arial" w:cs="Arial"/>
          <w:b/>
          <w:bCs/>
          <w:sz w:val="24"/>
          <w:szCs w:val="24"/>
          <w:u w:val="single"/>
        </w:rPr>
        <w:t>:</w:t>
      </w:r>
      <w:r w:rsidR="00FD7C41" w:rsidRPr="7A2127B4">
        <w:rPr>
          <w:rFonts w:ascii="Arial" w:hAnsi="Arial" w:cs="Arial"/>
          <w:sz w:val="24"/>
          <w:szCs w:val="24"/>
        </w:rPr>
        <w:t xml:space="preserve">  </w:t>
      </w:r>
      <w:r w:rsidR="006D1010" w:rsidRPr="7A2127B4">
        <w:rPr>
          <w:rFonts w:ascii="Arial" w:hAnsi="Arial" w:cs="Arial"/>
          <w:sz w:val="24"/>
          <w:szCs w:val="24"/>
        </w:rPr>
        <w:t>The Contractor employee</w:t>
      </w:r>
      <w:r w:rsidR="00455D42" w:rsidRPr="7A2127B4">
        <w:rPr>
          <w:rFonts w:ascii="Arial" w:hAnsi="Arial" w:cs="Arial"/>
          <w:sz w:val="24"/>
          <w:szCs w:val="24"/>
        </w:rPr>
        <w:t>s</w:t>
      </w:r>
      <w:r w:rsidR="006D1010" w:rsidRPr="7A2127B4">
        <w:rPr>
          <w:rFonts w:ascii="Arial" w:hAnsi="Arial" w:cs="Arial"/>
          <w:sz w:val="24"/>
          <w:szCs w:val="24"/>
        </w:rPr>
        <w:t xml:space="preserve"> </w:t>
      </w:r>
      <w:r w:rsidR="00455D42" w:rsidRPr="7A2127B4">
        <w:rPr>
          <w:rFonts w:ascii="Arial" w:hAnsi="Arial" w:cs="Arial"/>
          <w:sz w:val="24"/>
          <w:szCs w:val="24"/>
        </w:rPr>
        <w:t>shall</w:t>
      </w:r>
      <w:r w:rsidR="006D1010" w:rsidRPr="7A2127B4">
        <w:rPr>
          <w:rFonts w:ascii="Arial" w:hAnsi="Arial" w:cs="Arial"/>
          <w:strike/>
          <w:sz w:val="24"/>
          <w:szCs w:val="24"/>
          <w:rPrChange w:id="16" w:author="Doan, D T (Yung) CIV USARMY CPE ST3 (USA)" w:date="2026-10-07T14:57:00Z" w16du:dateUtc="2026-10-07T14:57:36Z">
            <w:rPr>
              <w:rFonts w:ascii="Arial" w:hAnsi="Arial" w:cs="Arial"/>
              <w:sz w:val="24"/>
              <w:szCs w:val="24"/>
            </w:rPr>
          </w:rPrChange>
        </w:rPr>
        <w:t xml:space="preserve"> </w:t>
      </w:r>
      <w:r w:rsidR="006D1010" w:rsidRPr="7A2127B4">
        <w:rPr>
          <w:rFonts w:ascii="Arial" w:hAnsi="Arial" w:cs="Arial"/>
          <w:sz w:val="24"/>
          <w:szCs w:val="24"/>
        </w:rPr>
        <w:t>begin performance o</w:t>
      </w:r>
      <w:r w:rsidR="00455D42" w:rsidRPr="7A2127B4">
        <w:rPr>
          <w:rFonts w:ascii="Arial" w:hAnsi="Arial" w:cs="Arial"/>
          <w:sz w:val="24"/>
          <w:szCs w:val="24"/>
        </w:rPr>
        <w:t>n</w:t>
      </w:r>
      <w:r w:rsidR="006D1010" w:rsidRPr="7A2127B4">
        <w:rPr>
          <w:rFonts w:ascii="Arial" w:hAnsi="Arial" w:cs="Arial"/>
          <w:sz w:val="24"/>
          <w:szCs w:val="24"/>
        </w:rPr>
        <w:t xml:space="preserve"> the contract</w:t>
      </w:r>
      <w:r w:rsidR="00455D42" w:rsidRPr="7A2127B4">
        <w:rPr>
          <w:rFonts w:ascii="Arial" w:hAnsi="Arial" w:cs="Arial"/>
          <w:sz w:val="24"/>
          <w:szCs w:val="24"/>
        </w:rPr>
        <w:t xml:space="preserve"> only</w:t>
      </w:r>
      <w:r w:rsidR="006D1010" w:rsidRPr="7A2127B4">
        <w:rPr>
          <w:rFonts w:ascii="Arial" w:hAnsi="Arial" w:cs="Arial"/>
          <w:sz w:val="24"/>
          <w:szCs w:val="24"/>
        </w:rPr>
        <w:t xml:space="preserve"> after receiving a favorable local background check. The Contractor </w:t>
      </w:r>
      <w:ins w:id="17" w:author="Doan, D T (Yung) CIV USARMY CPE ST3 (USA)" w:date="2026-10-07T14:58:00Z" w16du:dateUtc="2026-10-07T14:58:13Z">
        <w:r w:rsidR="52D58453" w:rsidRPr="7A2127B4">
          <w:rPr>
            <w:rFonts w:ascii="Arial" w:hAnsi="Arial" w:cs="Arial"/>
            <w:sz w:val="24"/>
            <w:szCs w:val="24"/>
          </w:rPr>
          <w:t xml:space="preserve">shall </w:t>
        </w:r>
      </w:ins>
      <w:r w:rsidR="006D1010" w:rsidRPr="7A2127B4">
        <w:rPr>
          <w:rFonts w:ascii="Arial" w:hAnsi="Arial" w:cs="Arial"/>
          <w:sz w:val="24"/>
          <w:szCs w:val="24"/>
        </w:rPr>
        <w:t>agree</w:t>
      </w:r>
      <w:del w:id="18" w:author="Doan, D T (Yung) CIV USARMY CPE ST3 (USA)" w:date="2026-10-07T14:58:00Z" w16du:dateUtc="2026-10-07T14:58:17Z">
        <w:r w:rsidRPr="7A2127B4" w:rsidDel="00E673BB">
          <w:rPr>
            <w:rFonts w:ascii="Arial" w:hAnsi="Arial" w:cs="Arial"/>
            <w:sz w:val="24"/>
            <w:szCs w:val="24"/>
          </w:rPr>
          <w:delText>s</w:delText>
        </w:r>
      </w:del>
      <w:r w:rsidR="006D1010" w:rsidRPr="7A2127B4">
        <w:rPr>
          <w:rFonts w:ascii="Arial" w:hAnsi="Arial" w:cs="Arial"/>
          <w:sz w:val="24"/>
          <w:szCs w:val="24"/>
        </w:rPr>
        <w:t xml:space="preserve"> to replace the employee</w:t>
      </w:r>
      <w:r w:rsidR="013385DA" w:rsidRPr="7A2127B4">
        <w:rPr>
          <w:rFonts w:ascii="Arial" w:hAnsi="Arial" w:cs="Arial"/>
          <w:sz w:val="24"/>
          <w:szCs w:val="24"/>
        </w:rPr>
        <w:t xml:space="preserve"> who</w:t>
      </w:r>
      <w:r w:rsidR="006D1010" w:rsidRPr="7A2127B4">
        <w:rPr>
          <w:rFonts w:ascii="Arial" w:hAnsi="Arial" w:cs="Arial"/>
          <w:sz w:val="24"/>
          <w:szCs w:val="24"/>
        </w:rPr>
        <w:t xml:space="preserve"> should</w:t>
      </w:r>
      <w:r w:rsidR="63BD6071" w:rsidRPr="7A2127B4">
        <w:rPr>
          <w:rFonts w:ascii="Arial" w:hAnsi="Arial" w:cs="Arial"/>
          <w:sz w:val="24"/>
          <w:szCs w:val="24"/>
        </w:rPr>
        <w:t xml:space="preserve"> </w:t>
      </w:r>
      <w:r w:rsidR="006D1010" w:rsidRPr="7A2127B4">
        <w:rPr>
          <w:rFonts w:ascii="Arial" w:hAnsi="Arial" w:cs="Arial"/>
          <w:sz w:val="24"/>
          <w:szCs w:val="24"/>
        </w:rPr>
        <w:t>results of the background check, if required, be unfavorable.</w:t>
      </w:r>
      <w:r w:rsidR="00973615" w:rsidRPr="7A2127B4">
        <w:rPr>
          <w:rFonts w:ascii="Arial" w:hAnsi="Arial" w:cs="Arial"/>
          <w:sz w:val="24"/>
          <w:szCs w:val="24"/>
        </w:rPr>
        <w:t xml:space="preserve"> </w:t>
      </w:r>
      <w:r w:rsidR="006D1010" w:rsidRPr="7A2127B4">
        <w:rPr>
          <w:rFonts w:ascii="Arial" w:hAnsi="Arial" w:cs="Arial"/>
          <w:sz w:val="24"/>
          <w:szCs w:val="24"/>
        </w:rPr>
        <w:t xml:space="preserve">The Contractor’s replacement of the employee with the unfavorable background check shall be within </w:t>
      </w:r>
      <w:r w:rsidR="006D1010" w:rsidRPr="7A2127B4">
        <w:rPr>
          <w:rFonts w:ascii="Arial" w:hAnsi="Arial" w:cs="Arial"/>
          <w:color w:val="FF0000"/>
          <w:sz w:val="24"/>
          <w:szCs w:val="24"/>
        </w:rPr>
        <w:t xml:space="preserve">a </w:t>
      </w:r>
      <w:r w:rsidR="00ED0F1E" w:rsidRPr="7A2127B4">
        <w:rPr>
          <w:rFonts w:ascii="Arial" w:hAnsi="Arial" w:cs="Arial"/>
          <w:color w:val="FF0000"/>
          <w:sz w:val="24"/>
          <w:szCs w:val="24"/>
        </w:rPr>
        <w:t>two week period</w:t>
      </w:r>
      <w:r w:rsidR="006D1010" w:rsidRPr="7A2127B4">
        <w:rPr>
          <w:rFonts w:ascii="Arial" w:hAnsi="Arial" w:cs="Arial"/>
          <w:color w:val="FF0000"/>
          <w:sz w:val="24"/>
          <w:szCs w:val="24"/>
        </w:rPr>
        <w:t xml:space="preserve">. </w:t>
      </w:r>
      <w:r w:rsidR="006D1010" w:rsidRPr="7A2127B4">
        <w:rPr>
          <w:rFonts w:ascii="Arial" w:hAnsi="Arial" w:cs="Arial"/>
          <w:sz w:val="24"/>
          <w:szCs w:val="24"/>
        </w:rPr>
        <w:t xml:space="preserve">The Contractor </w:t>
      </w:r>
      <w:r w:rsidR="00B421E0" w:rsidRPr="7A2127B4">
        <w:rPr>
          <w:rFonts w:ascii="Arial" w:hAnsi="Arial" w:cs="Arial"/>
          <w:sz w:val="24"/>
          <w:szCs w:val="24"/>
        </w:rPr>
        <w:t xml:space="preserve">shall </w:t>
      </w:r>
      <w:r w:rsidR="006D1010" w:rsidRPr="7A2127B4">
        <w:rPr>
          <w:rFonts w:ascii="Arial" w:hAnsi="Arial" w:cs="Arial"/>
          <w:sz w:val="24"/>
          <w:szCs w:val="24"/>
        </w:rPr>
        <w:t>also replace employees whose background check, during their tenure of employment, renders them with an unfavorable local or stateside background check</w:t>
      </w:r>
      <w:r w:rsidR="009B5072" w:rsidRPr="7A2127B4">
        <w:rPr>
          <w:rFonts w:ascii="Arial" w:hAnsi="Arial" w:cs="Arial"/>
          <w:sz w:val="24"/>
          <w:szCs w:val="24"/>
        </w:rPr>
        <w:t xml:space="preserve">. The </w:t>
      </w:r>
      <w:r w:rsidR="00B421E0" w:rsidRPr="7A2127B4">
        <w:rPr>
          <w:rFonts w:ascii="Arial" w:hAnsi="Arial" w:cs="Arial"/>
          <w:sz w:val="24"/>
          <w:szCs w:val="24"/>
        </w:rPr>
        <w:t xml:space="preserve">Contractor </w:t>
      </w:r>
      <w:r w:rsidR="00532AC9" w:rsidRPr="7A2127B4">
        <w:rPr>
          <w:rFonts w:ascii="Arial" w:hAnsi="Arial" w:cs="Arial"/>
          <w:sz w:val="24"/>
          <w:szCs w:val="24"/>
        </w:rPr>
        <w:t>shall</w:t>
      </w:r>
      <w:r w:rsidR="006D1010" w:rsidRPr="7A2127B4">
        <w:rPr>
          <w:rFonts w:ascii="Arial" w:hAnsi="Arial" w:cs="Arial"/>
          <w:sz w:val="24"/>
          <w:szCs w:val="24"/>
        </w:rPr>
        <w:t xml:space="preserve"> forward a copy </w:t>
      </w:r>
      <w:r w:rsidR="00B51123" w:rsidRPr="7A2127B4">
        <w:rPr>
          <w:rFonts w:ascii="Arial" w:hAnsi="Arial" w:cs="Arial"/>
          <w:sz w:val="24"/>
          <w:szCs w:val="24"/>
        </w:rPr>
        <w:t xml:space="preserve">to the Contracting Officer </w:t>
      </w:r>
      <w:r w:rsidR="0013411B" w:rsidRPr="7A2127B4">
        <w:rPr>
          <w:rFonts w:ascii="Arial" w:hAnsi="Arial" w:cs="Arial"/>
          <w:sz w:val="24"/>
          <w:szCs w:val="24"/>
        </w:rPr>
        <w:t xml:space="preserve">via the COR </w:t>
      </w:r>
      <w:r w:rsidR="00B421E0" w:rsidRPr="7A2127B4">
        <w:rPr>
          <w:rFonts w:ascii="Arial" w:hAnsi="Arial" w:cs="Arial"/>
          <w:sz w:val="24"/>
          <w:szCs w:val="24"/>
        </w:rPr>
        <w:t xml:space="preserve">and the Requiring Activity Manager </w:t>
      </w:r>
      <w:r w:rsidR="006D1010" w:rsidRPr="7A2127B4">
        <w:rPr>
          <w:rFonts w:ascii="Arial" w:hAnsi="Arial" w:cs="Arial"/>
          <w:sz w:val="24"/>
          <w:szCs w:val="24"/>
        </w:rPr>
        <w:t xml:space="preserve">of each </w:t>
      </w:r>
      <w:r w:rsidR="00B51123" w:rsidRPr="7A2127B4">
        <w:rPr>
          <w:rFonts w:ascii="Arial" w:hAnsi="Arial" w:cs="Arial"/>
          <w:sz w:val="24"/>
          <w:szCs w:val="24"/>
        </w:rPr>
        <w:t xml:space="preserve">favorable </w:t>
      </w:r>
      <w:r w:rsidR="006D1010" w:rsidRPr="7A2127B4">
        <w:rPr>
          <w:rFonts w:ascii="Arial" w:hAnsi="Arial" w:cs="Arial"/>
          <w:sz w:val="24"/>
          <w:szCs w:val="24"/>
        </w:rPr>
        <w:t>background check</w:t>
      </w:r>
      <w:r w:rsidR="00532AC9" w:rsidRPr="7A2127B4">
        <w:rPr>
          <w:rFonts w:ascii="Arial" w:hAnsi="Arial" w:cs="Arial"/>
          <w:sz w:val="24"/>
          <w:szCs w:val="24"/>
        </w:rPr>
        <w:t xml:space="preserve"> within</w:t>
      </w:r>
      <w:r w:rsidR="00532AC9" w:rsidRPr="7A2127B4">
        <w:rPr>
          <w:rFonts w:ascii="Arial" w:hAnsi="Arial" w:cs="Arial"/>
          <w:b/>
          <w:bCs/>
          <w:i/>
          <w:iCs/>
          <w:color w:val="0000FF"/>
          <w:sz w:val="24"/>
          <w:szCs w:val="24"/>
        </w:rPr>
        <w:t xml:space="preserve"> </w:t>
      </w:r>
      <w:r w:rsidR="00956D72" w:rsidRPr="7A2127B4">
        <w:rPr>
          <w:rFonts w:ascii="Arial" w:hAnsi="Arial" w:cs="Arial"/>
          <w:i/>
          <w:iCs/>
          <w:color w:val="FF0000"/>
          <w:sz w:val="24"/>
          <w:szCs w:val="24"/>
        </w:rPr>
        <w:t>(</w:t>
      </w:r>
      <w:r w:rsidR="00532AC9" w:rsidRPr="7A2127B4">
        <w:rPr>
          <w:rFonts w:ascii="Arial" w:hAnsi="Arial" w:cs="Arial"/>
          <w:i/>
          <w:iCs/>
          <w:color w:val="FF0000"/>
          <w:sz w:val="24"/>
          <w:szCs w:val="24"/>
        </w:rPr>
        <w:t>Insert number of days</w:t>
      </w:r>
      <w:r w:rsidR="00956D72" w:rsidRPr="7A2127B4">
        <w:rPr>
          <w:rFonts w:ascii="Arial" w:hAnsi="Arial" w:cs="Arial"/>
          <w:i/>
          <w:iCs/>
          <w:color w:val="FF0000"/>
          <w:sz w:val="24"/>
          <w:szCs w:val="24"/>
        </w:rPr>
        <w:t>)</w:t>
      </w:r>
      <w:r w:rsidR="0013411B" w:rsidRPr="7A2127B4">
        <w:rPr>
          <w:rFonts w:ascii="Arial" w:hAnsi="Arial" w:cs="Arial"/>
          <w:i/>
          <w:iCs/>
          <w:color w:val="FF0000"/>
          <w:sz w:val="24"/>
          <w:szCs w:val="24"/>
        </w:rPr>
        <w:t xml:space="preserve"> </w:t>
      </w:r>
      <w:r w:rsidR="00B51123" w:rsidRPr="7A2127B4">
        <w:rPr>
          <w:rFonts w:ascii="Arial" w:hAnsi="Arial" w:cs="Arial"/>
          <w:sz w:val="24"/>
          <w:szCs w:val="24"/>
        </w:rPr>
        <w:t xml:space="preserve">of receipt by the </w:t>
      </w:r>
      <w:r w:rsidR="00B421E0" w:rsidRPr="7A2127B4">
        <w:rPr>
          <w:rFonts w:ascii="Arial" w:hAnsi="Arial" w:cs="Arial"/>
          <w:sz w:val="24"/>
          <w:szCs w:val="24"/>
        </w:rPr>
        <w:t>Contractor</w:t>
      </w:r>
      <w:r w:rsidR="00B51123" w:rsidRPr="7A2127B4">
        <w:rPr>
          <w:rFonts w:ascii="Arial" w:hAnsi="Arial" w:cs="Arial"/>
          <w:sz w:val="24"/>
          <w:szCs w:val="24"/>
        </w:rPr>
        <w:t>, identifying such with the appropriate contract number</w:t>
      </w:r>
      <w:r w:rsidR="00FC68D3" w:rsidRPr="7A2127B4">
        <w:rPr>
          <w:rFonts w:ascii="Arial" w:hAnsi="Arial" w:cs="Arial"/>
          <w:b/>
          <w:bCs/>
          <w:i/>
          <w:iCs/>
          <w:color w:val="0000FF"/>
          <w:sz w:val="24"/>
          <w:szCs w:val="24"/>
        </w:rPr>
        <w:t xml:space="preserve"> </w:t>
      </w:r>
      <w:r w:rsidR="00FC68D3" w:rsidRPr="7A2127B4">
        <w:rPr>
          <w:rFonts w:ascii="Arial" w:hAnsi="Arial" w:cs="Arial"/>
          <w:sz w:val="24"/>
          <w:szCs w:val="24"/>
        </w:rPr>
        <w:t>(</w:t>
      </w:r>
      <w:r w:rsidR="00FC68D3" w:rsidRPr="7A2127B4">
        <w:rPr>
          <w:rFonts w:ascii="Arial" w:hAnsi="Arial" w:cs="Arial"/>
          <w:i/>
          <w:iCs/>
          <w:color w:val="FF0000"/>
          <w:sz w:val="24"/>
          <w:szCs w:val="24"/>
        </w:rPr>
        <w:t>{Insert Deliverable #}</w:t>
      </w:r>
      <w:r w:rsidR="00FC68D3" w:rsidRPr="7A2127B4">
        <w:rPr>
          <w:rFonts w:ascii="Arial" w:hAnsi="Arial" w:cs="Arial"/>
          <w:sz w:val="24"/>
          <w:szCs w:val="24"/>
        </w:rPr>
        <w:t>)</w:t>
      </w:r>
      <w:r w:rsidR="00B51123" w:rsidRPr="7A2127B4">
        <w:rPr>
          <w:rFonts w:ascii="Arial" w:hAnsi="Arial" w:cs="Arial"/>
          <w:sz w:val="24"/>
          <w:szCs w:val="24"/>
        </w:rPr>
        <w:t xml:space="preserve">. </w:t>
      </w:r>
      <w:r w:rsidR="00B421E0" w:rsidRPr="7A2127B4">
        <w:rPr>
          <w:rFonts w:ascii="Arial" w:hAnsi="Arial" w:cs="Arial"/>
          <w:sz w:val="24"/>
          <w:szCs w:val="24"/>
        </w:rPr>
        <w:t xml:space="preserve">The Contractor shall forward a copy to the </w:t>
      </w:r>
      <w:r w:rsidR="00031046" w:rsidRPr="7A2127B4">
        <w:rPr>
          <w:rFonts w:ascii="Arial" w:hAnsi="Arial" w:cs="Arial"/>
          <w:sz w:val="24"/>
          <w:szCs w:val="24"/>
        </w:rPr>
        <w:t>Contracting Officer</w:t>
      </w:r>
      <w:r w:rsidR="0013411B" w:rsidRPr="7A2127B4">
        <w:rPr>
          <w:rFonts w:ascii="Arial" w:hAnsi="Arial" w:cs="Arial"/>
          <w:sz w:val="24"/>
          <w:szCs w:val="24"/>
        </w:rPr>
        <w:t xml:space="preserve"> via the COR</w:t>
      </w:r>
      <w:r w:rsidR="00031046" w:rsidRPr="7A2127B4">
        <w:rPr>
          <w:rFonts w:ascii="Arial" w:hAnsi="Arial" w:cs="Arial"/>
          <w:sz w:val="24"/>
          <w:szCs w:val="24"/>
        </w:rPr>
        <w:t xml:space="preserve"> </w:t>
      </w:r>
      <w:r w:rsidR="00B421E0" w:rsidRPr="7A2127B4">
        <w:rPr>
          <w:rFonts w:ascii="Arial" w:hAnsi="Arial" w:cs="Arial"/>
          <w:sz w:val="24"/>
          <w:szCs w:val="24"/>
        </w:rPr>
        <w:t xml:space="preserve">and the Requiring Activity Manager </w:t>
      </w:r>
      <w:r w:rsidR="00B51123" w:rsidRPr="7A2127B4">
        <w:rPr>
          <w:rFonts w:ascii="Arial" w:hAnsi="Arial" w:cs="Arial"/>
          <w:sz w:val="24"/>
          <w:szCs w:val="24"/>
        </w:rPr>
        <w:t xml:space="preserve">of </w:t>
      </w:r>
      <w:r w:rsidR="00031046" w:rsidRPr="7A2127B4">
        <w:rPr>
          <w:rFonts w:ascii="Arial" w:hAnsi="Arial" w:cs="Arial"/>
          <w:sz w:val="24"/>
          <w:szCs w:val="24"/>
        </w:rPr>
        <w:t xml:space="preserve">each </w:t>
      </w:r>
      <w:r w:rsidR="00B51123" w:rsidRPr="7A2127B4">
        <w:rPr>
          <w:rFonts w:ascii="Arial" w:hAnsi="Arial" w:cs="Arial"/>
          <w:sz w:val="24"/>
          <w:szCs w:val="24"/>
        </w:rPr>
        <w:t>unfavorable background check within</w:t>
      </w:r>
      <w:r w:rsidR="00532AC9" w:rsidRPr="7A2127B4">
        <w:rPr>
          <w:rFonts w:ascii="Arial" w:hAnsi="Arial" w:cs="Arial"/>
          <w:b/>
          <w:bCs/>
          <w:i/>
          <w:iCs/>
          <w:color w:val="0000FF"/>
          <w:sz w:val="24"/>
          <w:szCs w:val="24"/>
        </w:rPr>
        <w:t xml:space="preserve"> </w:t>
      </w:r>
      <w:r w:rsidR="00956D72" w:rsidRPr="7A2127B4">
        <w:rPr>
          <w:rFonts w:ascii="Arial" w:hAnsi="Arial" w:cs="Arial"/>
          <w:i/>
          <w:iCs/>
          <w:color w:val="FF0000"/>
          <w:sz w:val="24"/>
          <w:szCs w:val="24"/>
        </w:rPr>
        <w:t>(</w:t>
      </w:r>
      <w:r w:rsidR="00532AC9" w:rsidRPr="7A2127B4">
        <w:rPr>
          <w:rFonts w:ascii="Arial" w:hAnsi="Arial" w:cs="Arial"/>
          <w:i/>
          <w:iCs/>
          <w:color w:val="FF0000"/>
          <w:sz w:val="24"/>
          <w:szCs w:val="24"/>
        </w:rPr>
        <w:t xml:space="preserve">Insert number of </w:t>
      </w:r>
      <w:r w:rsidR="00031046" w:rsidRPr="7A2127B4">
        <w:rPr>
          <w:rFonts w:ascii="Arial" w:hAnsi="Arial" w:cs="Arial"/>
          <w:i/>
          <w:iCs/>
          <w:color w:val="FF0000"/>
          <w:sz w:val="24"/>
          <w:szCs w:val="24"/>
        </w:rPr>
        <w:t xml:space="preserve">hours or </w:t>
      </w:r>
      <w:r w:rsidR="00532AC9" w:rsidRPr="7A2127B4">
        <w:rPr>
          <w:rFonts w:ascii="Arial" w:hAnsi="Arial" w:cs="Arial"/>
          <w:i/>
          <w:iCs/>
          <w:color w:val="FF0000"/>
          <w:sz w:val="24"/>
          <w:szCs w:val="24"/>
        </w:rPr>
        <w:t>days</w:t>
      </w:r>
      <w:r w:rsidR="00956D72" w:rsidRPr="7A2127B4">
        <w:rPr>
          <w:rFonts w:ascii="Arial" w:hAnsi="Arial" w:cs="Arial"/>
          <w:i/>
          <w:iCs/>
          <w:color w:val="FF0000"/>
          <w:sz w:val="24"/>
          <w:szCs w:val="24"/>
        </w:rPr>
        <w:t>)</w:t>
      </w:r>
      <w:r w:rsidR="00532AC9" w:rsidRPr="7A2127B4">
        <w:rPr>
          <w:rFonts w:ascii="Arial" w:hAnsi="Arial" w:cs="Arial"/>
          <w:b/>
          <w:bCs/>
          <w:i/>
          <w:iCs/>
          <w:color w:val="0000FF"/>
          <w:sz w:val="24"/>
          <w:szCs w:val="24"/>
        </w:rPr>
        <w:t xml:space="preserve"> </w:t>
      </w:r>
      <w:r w:rsidR="00532AC9" w:rsidRPr="7A2127B4">
        <w:rPr>
          <w:rFonts w:ascii="Arial" w:hAnsi="Arial" w:cs="Arial"/>
          <w:sz w:val="24"/>
          <w:szCs w:val="24"/>
        </w:rPr>
        <w:t xml:space="preserve">of receipt by the </w:t>
      </w:r>
      <w:r w:rsidR="00B421E0" w:rsidRPr="7A2127B4">
        <w:rPr>
          <w:rFonts w:ascii="Arial" w:hAnsi="Arial" w:cs="Arial"/>
          <w:sz w:val="24"/>
          <w:szCs w:val="24"/>
        </w:rPr>
        <w:t>Contractor</w:t>
      </w:r>
      <w:r w:rsidR="00B51123" w:rsidRPr="7A2127B4">
        <w:rPr>
          <w:rFonts w:ascii="Arial" w:hAnsi="Arial" w:cs="Arial"/>
          <w:sz w:val="24"/>
          <w:szCs w:val="24"/>
        </w:rPr>
        <w:t xml:space="preserve">, </w:t>
      </w:r>
      <w:r w:rsidR="006D1010" w:rsidRPr="7A2127B4">
        <w:rPr>
          <w:rFonts w:ascii="Arial" w:hAnsi="Arial" w:cs="Arial"/>
          <w:sz w:val="24"/>
          <w:szCs w:val="24"/>
        </w:rPr>
        <w:t>identifying such with the appropriate contract number</w:t>
      </w:r>
      <w:r w:rsidR="00FC68D3" w:rsidRPr="7A2127B4">
        <w:rPr>
          <w:rFonts w:ascii="Arial" w:hAnsi="Arial" w:cs="Arial"/>
          <w:sz w:val="24"/>
          <w:szCs w:val="24"/>
        </w:rPr>
        <w:t xml:space="preserve"> (</w:t>
      </w:r>
      <w:r w:rsidR="00FC68D3" w:rsidRPr="7A2127B4">
        <w:rPr>
          <w:rFonts w:ascii="Arial" w:hAnsi="Arial" w:cs="Arial"/>
          <w:i/>
          <w:iCs/>
          <w:color w:val="FF0000"/>
          <w:sz w:val="24"/>
          <w:szCs w:val="24"/>
        </w:rPr>
        <w:t>{Insert Deliverable #}</w:t>
      </w:r>
      <w:r w:rsidR="00FC68D3" w:rsidRPr="7A2127B4">
        <w:rPr>
          <w:rFonts w:ascii="Arial" w:hAnsi="Arial" w:cs="Arial"/>
          <w:sz w:val="24"/>
          <w:szCs w:val="24"/>
        </w:rPr>
        <w:t>)</w:t>
      </w:r>
      <w:r w:rsidR="006D1010" w:rsidRPr="7A2127B4">
        <w:rPr>
          <w:rFonts w:ascii="Arial" w:hAnsi="Arial" w:cs="Arial"/>
          <w:sz w:val="24"/>
          <w:szCs w:val="24"/>
        </w:rPr>
        <w:t xml:space="preserve">. When the Government awards a non-personal services contract directly to an individual, the failure of the individual to provide a favorable background check would be grounds for termination.  </w:t>
      </w:r>
    </w:p>
    <w:p w14:paraId="59FB3650" w14:textId="77777777" w:rsidR="006D1010" w:rsidRPr="00443710" w:rsidRDefault="006D1010" w:rsidP="0015134A">
      <w:pPr>
        <w:rPr>
          <w:rFonts w:ascii="Arial" w:hAnsi="Arial" w:cs="Arial"/>
          <w:sz w:val="24"/>
          <w:szCs w:val="24"/>
        </w:rPr>
      </w:pPr>
    </w:p>
    <w:p w14:paraId="155F70EF" w14:textId="12F8F0BF" w:rsidR="009B5072" w:rsidRPr="00443710" w:rsidRDefault="00E673BB" w:rsidP="00F03FC8">
      <w:pPr>
        <w:rPr>
          <w:rFonts w:ascii="Arial" w:hAnsi="Arial" w:cs="Arial"/>
          <w:sz w:val="24"/>
          <w:szCs w:val="24"/>
        </w:rPr>
      </w:pPr>
      <w:r w:rsidRPr="00443710">
        <w:rPr>
          <w:rFonts w:ascii="Arial" w:eastAsia="Calibri" w:hAnsi="Arial" w:cs="Arial"/>
          <w:b/>
          <w:sz w:val="24"/>
          <w:szCs w:val="24"/>
        </w:rPr>
        <w:t>1.6</w:t>
      </w:r>
      <w:r w:rsidR="006D1010" w:rsidRPr="00443710">
        <w:rPr>
          <w:rFonts w:ascii="Arial" w:eastAsia="Calibri" w:hAnsi="Arial" w:cs="Arial"/>
          <w:b/>
          <w:sz w:val="24"/>
          <w:szCs w:val="24"/>
        </w:rPr>
        <w:t>.</w:t>
      </w:r>
      <w:r w:rsidR="002567F9" w:rsidRPr="00443710">
        <w:rPr>
          <w:rFonts w:ascii="Arial" w:eastAsia="Calibri" w:hAnsi="Arial" w:cs="Arial"/>
          <w:b/>
          <w:sz w:val="24"/>
          <w:szCs w:val="24"/>
        </w:rPr>
        <w:t>4</w:t>
      </w:r>
      <w:r w:rsidR="006D1010" w:rsidRPr="00443710">
        <w:rPr>
          <w:rFonts w:ascii="Arial" w:eastAsia="Calibri" w:hAnsi="Arial" w:cs="Arial"/>
          <w:b/>
          <w:sz w:val="24"/>
          <w:szCs w:val="24"/>
        </w:rPr>
        <w:t xml:space="preserve">.2  </w:t>
      </w:r>
      <w:r w:rsidR="006D1010" w:rsidRPr="00443710">
        <w:rPr>
          <w:rFonts w:ascii="Arial" w:hAnsi="Arial" w:cs="Arial"/>
          <w:b/>
          <w:sz w:val="24"/>
          <w:szCs w:val="24"/>
          <w:u w:val="single"/>
        </w:rPr>
        <w:t>Local Nationals and Third Country Nationals</w:t>
      </w:r>
      <w:r w:rsidR="00FD7C41" w:rsidRPr="00443710">
        <w:rPr>
          <w:rFonts w:ascii="Arial" w:hAnsi="Arial" w:cs="Arial"/>
          <w:b/>
          <w:sz w:val="24"/>
          <w:szCs w:val="24"/>
          <w:u w:val="single"/>
        </w:rPr>
        <w:t>:</w:t>
      </w:r>
      <w:r w:rsidR="00713B1A" w:rsidRPr="00443710">
        <w:rPr>
          <w:rFonts w:ascii="Arial" w:hAnsi="Arial" w:cs="Arial"/>
          <w:sz w:val="24"/>
          <w:szCs w:val="24"/>
        </w:rPr>
        <w:t xml:space="preserve">  </w:t>
      </w:r>
      <w:r w:rsidR="008E35AE">
        <w:rPr>
          <w:rFonts w:ascii="Arial" w:hAnsi="Arial" w:cs="Arial"/>
          <w:i/>
          <w:color w:val="FF0000"/>
          <w:sz w:val="24"/>
          <w:szCs w:val="24"/>
        </w:rPr>
        <w:t>RESERVED.</w:t>
      </w:r>
      <w:r w:rsidR="006D1010" w:rsidRPr="00443710">
        <w:rPr>
          <w:rFonts w:ascii="Arial" w:hAnsi="Arial" w:cs="Arial"/>
          <w:sz w:val="24"/>
          <w:szCs w:val="24"/>
        </w:rPr>
        <w:t xml:space="preserve"> </w:t>
      </w:r>
    </w:p>
    <w:p w14:paraId="097C3A73" w14:textId="77777777" w:rsidR="009B5072" w:rsidRPr="00443710" w:rsidRDefault="009B5072" w:rsidP="0015134A">
      <w:pPr>
        <w:rPr>
          <w:rFonts w:ascii="Arial" w:hAnsi="Arial" w:cs="Arial"/>
          <w:b/>
          <w:bCs/>
          <w:caps/>
          <w:sz w:val="24"/>
          <w:szCs w:val="24"/>
        </w:rPr>
      </w:pPr>
    </w:p>
    <w:p w14:paraId="7DDAF509" w14:textId="526B07D9" w:rsidR="00322321" w:rsidRPr="008E35AE" w:rsidRDefault="00322321" w:rsidP="00F03FC8">
      <w:pPr>
        <w:rPr>
          <w:rFonts w:ascii="Arial" w:hAnsi="Arial" w:cs="Arial"/>
          <w:bCs/>
          <w:sz w:val="24"/>
          <w:szCs w:val="24"/>
        </w:rPr>
      </w:pPr>
      <w:r w:rsidRPr="008E35AE">
        <w:rPr>
          <w:rFonts w:ascii="Arial" w:hAnsi="Arial" w:cs="Arial"/>
          <w:b/>
          <w:bCs/>
          <w:caps/>
          <w:sz w:val="24"/>
          <w:szCs w:val="24"/>
        </w:rPr>
        <w:t>1.</w:t>
      </w:r>
      <w:r w:rsidR="00E673BB" w:rsidRPr="008E35AE">
        <w:rPr>
          <w:rFonts w:ascii="Arial" w:hAnsi="Arial" w:cs="Arial"/>
          <w:b/>
          <w:bCs/>
          <w:caps/>
          <w:sz w:val="24"/>
          <w:szCs w:val="24"/>
        </w:rPr>
        <w:t>6</w:t>
      </w:r>
      <w:r w:rsidRPr="008E35AE">
        <w:rPr>
          <w:rFonts w:ascii="Arial" w:hAnsi="Arial" w:cs="Arial"/>
          <w:b/>
          <w:bCs/>
          <w:caps/>
          <w:sz w:val="24"/>
          <w:szCs w:val="24"/>
        </w:rPr>
        <w:t>.</w:t>
      </w:r>
      <w:r w:rsidR="002567F9" w:rsidRPr="008E35AE">
        <w:rPr>
          <w:rFonts w:ascii="Arial" w:hAnsi="Arial" w:cs="Arial"/>
          <w:b/>
          <w:bCs/>
          <w:caps/>
          <w:sz w:val="24"/>
          <w:szCs w:val="24"/>
        </w:rPr>
        <w:t xml:space="preserve">5  </w:t>
      </w:r>
      <w:r w:rsidRPr="008E35AE">
        <w:rPr>
          <w:rFonts w:ascii="Arial" w:hAnsi="Arial" w:cs="Arial"/>
          <w:b/>
          <w:bCs/>
          <w:sz w:val="24"/>
          <w:szCs w:val="24"/>
          <w:u w:val="single"/>
        </w:rPr>
        <w:t>Physical Security:</w:t>
      </w:r>
      <w:r w:rsidRPr="008E35AE">
        <w:rPr>
          <w:rFonts w:ascii="Arial" w:hAnsi="Arial" w:cs="Arial"/>
          <w:bCs/>
          <w:sz w:val="24"/>
          <w:szCs w:val="24"/>
        </w:rPr>
        <w:t xml:space="preserve">  </w:t>
      </w:r>
      <w:r w:rsidRPr="008E35AE">
        <w:rPr>
          <w:rFonts w:ascii="Arial" w:hAnsi="Arial" w:cs="Arial"/>
          <w:sz w:val="24"/>
          <w:szCs w:val="24"/>
        </w:rPr>
        <w:t>The</w:t>
      </w:r>
      <w:r w:rsidR="00F105A1" w:rsidRPr="008E35AE">
        <w:rPr>
          <w:rFonts w:ascii="Arial" w:hAnsi="Arial" w:cs="Arial"/>
          <w:sz w:val="24"/>
          <w:szCs w:val="24"/>
        </w:rPr>
        <w:t xml:space="preserve"> Contractor </w:t>
      </w:r>
      <w:r w:rsidRPr="008E35AE">
        <w:rPr>
          <w:rFonts w:ascii="Arial" w:hAnsi="Arial" w:cs="Arial"/>
          <w:sz w:val="24"/>
          <w:szCs w:val="24"/>
        </w:rPr>
        <w:t>shall safeguard all</w:t>
      </w:r>
      <w:r w:rsidR="00BC7B09" w:rsidRPr="008E35AE">
        <w:rPr>
          <w:rFonts w:ascii="Arial" w:hAnsi="Arial" w:cs="Arial"/>
          <w:sz w:val="24"/>
          <w:szCs w:val="24"/>
        </w:rPr>
        <w:t xml:space="preserve"> Government </w:t>
      </w:r>
      <w:r w:rsidRPr="008E35AE">
        <w:rPr>
          <w:rFonts w:ascii="Arial" w:hAnsi="Arial" w:cs="Arial"/>
          <w:sz w:val="24"/>
          <w:szCs w:val="24"/>
        </w:rPr>
        <w:t>equipment, information</w:t>
      </w:r>
      <w:r w:rsidR="00985E37" w:rsidRPr="008E35AE">
        <w:rPr>
          <w:rFonts w:ascii="Arial" w:hAnsi="Arial" w:cs="Arial"/>
          <w:sz w:val="24"/>
          <w:szCs w:val="24"/>
        </w:rPr>
        <w:t>,</w:t>
      </w:r>
      <w:r w:rsidRPr="008E35AE">
        <w:rPr>
          <w:rFonts w:ascii="Arial" w:hAnsi="Arial" w:cs="Arial"/>
          <w:sz w:val="24"/>
          <w:szCs w:val="24"/>
        </w:rPr>
        <w:t xml:space="preserve"> and property provided for</w:t>
      </w:r>
      <w:r w:rsidR="00F105A1" w:rsidRPr="008E35AE">
        <w:rPr>
          <w:rFonts w:ascii="Arial" w:hAnsi="Arial" w:cs="Arial"/>
          <w:sz w:val="24"/>
          <w:szCs w:val="24"/>
        </w:rPr>
        <w:t xml:space="preserve"> Contractor </w:t>
      </w:r>
      <w:r w:rsidRPr="008E35AE">
        <w:rPr>
          <w:rFonts w:ascii="Arial" w:hAnsi="Arial" w:cs="Arial"/>
          <w:sz w:val="24"/>
          <w:szCs w:val="24"/>
        </w:rPr>
        <w:t xml:space="preserve">use. </w:t>
      </w:r>
      <w:r w:rsidR="008A1A2F" w:rsidRPr="008E35AE">
        <w:rPr>
          <w:rFonts w:ascii="Arial" w:hAnsi="Arial" w:cs="Arial"/>
          <w:sz w:val="24"/>
          <w:szCs w:val="24"/>
        </w:rPr>
        <w:t xml:space="preserve">At </w:t>
      </w:r>
      <w:r w:rsidRPr="008E35AE">
        <w:rPr>
          <w:rFonts w:ascii="Arial" w:hAnsi="Arial" w:cs="Arial"/>
          <w:bCs/>
          <w:sz w:val="24"/>
          <w:szCs w:val="24"/>
        </w:rPr>
        <w:t>the close of each work period,</w:t>
      </w:r>
      <w:r w:rsidR="00BC7B09" w:rsidRPr="008E35AE">
        <w:rPr>
          <w:rFonts w:ascii="Arial" w:hAnsi="Arial" w:cs="Arial"/>
          <w:bCs/>
          <w:sz w:val="24"/>
          <w:szCs w:val="24"/>
        </w:rPr>
        <w:t xml:space="preserve"> Government </w:t>
      </w:r>
      <w:r w:rsidRPr="008E35AE">
        <w:rPr>
          <w:rFonts w:ascii="Arial" w:hAnsi="Arial" w:cs="Arial"/>
          <w:bCs/>
          <w:sz w:val="24"/>
          <w:szCs w:val="24"/>
        </w:rPr>
        <w:t xml:space="preserve">facilities, equipment, and materials shall be secured IAW </w:t>
      </w:r>
      <w:r w:rsidR="00EB4F52" w:rsidRPr="008E35AE">
        <w:rPr>
          <w:rFonts w:ascii="Arial" w:hAnsi="Arial" w:cs="Arial"/>
          <w:bCs/>
          <w:sz w:val="24"/>
          <w:szCs w:val="24"/>
        </w:rPr>
        <w:t>the</w:t>
      </w:r>
      <w:r w:rsidR="000606A0" w:rsidRPr="008E35AE">
        <w:rPr>
          <w:rFonts w:ascii="Arial" w:hAnsi="Arial" w:cs="Arial"/>
          <w:bCs/>
          <w:sz w:val="24"/>
          <w:szCs w:val="24"/>
        </w:rPr>
        <w:t xml:space="preserve"> Army Physical Security Program (</w:t>
      </w:r>
      <w:r w:rsidRPr="008E35AE">
        <w:rPr>
          <w:rFonts w:ascii="Arial" w:hAnsi="Arial" w:cs="Arial"/>
          <w:bCs/>
          <w:sz w:val="24"/>
          <w:szCs w:val="24"/>
        </w:rPr>
        <w:t>AR 190-13</w:t>
      </w:r>
      <w:r w:rsidR="008A1A2F" w:rsidRPr="008E35AE">
        <w:rPr>
          <w:rFonts w:ascii="Arial" w:hAnsi="Arial" w:cs="Arial"/>
          <w:bCs/>
          <w:sz w:val="24"/>
          <w:szCs w:val="24"/>
        </w:rPr>
        <w:t>)</w:t>
      </w:r>
      <w:r w:rsidRPr="008E35AE">
        <w:rPr>
          <w:rFonts w:ascii="Arial" w:hAnsi="Arial" w:cs="Arial"/>
          <w:bCs/>
          <w:sz w:val="24"/>
          <w:szCs w:val="24"/>
        </w:rPr>
        <w:t>.</w:t>
      </w:r>
    </w:p>
    <w:p w14:paraId="53F7615D" w14:textId="77777777" w:rsidR="00171F09" w:rsidRPr="00443710" w:rsidRDefault="00171F09" w:rsidP="0015134A">
      <w:pPr>
        <w:suppressAutoHyphens/>
        <w:rPr>
          <w:rFonts w:ascii="Arial" w:hAnsi="Arial" w:cs="Arial"/>
          <w:sz w:val="24"/>
          <w:szCs w:val="24"/>
        </w:rPr>
      </w:pPr>
    </w:p>
    <w:p w14:paraId="545F19CE" w14:textId="63718AB8" w:rsidR="00322321" w:rsidRDefault="0071316A" w:rsidP="00F03FC8">
      <w:pPr>
        <w:suppressAutoHyphens/>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6</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443710">
        <w:rPr>
          <w:rFonts w:ascii="Arial" w:hAnsi="Arial" w:cs="Arial"/>
          <w:sz w:val="24"/>
          <w:szCs w:val="24"/>
        </w:rPr>
        <w:t>:</w:t>
      </w:r>
      <w:r w:rsidR="00322321" w:rsidRPr="00443710">
        <w:rPr>
          <w:rFonts w:ascii="Arial" w:hAnsi="Arial" w:cs="Arial"/>
          <w:sz w:val="24"/>
          <w:szCs w:val="24"/>
        </w:rPr>
        <w:t xml:space="preserve"> Contractor personnel shall adhere to facility security policies and</w:t>
      </w:r>
      <w:r w:rsidR="006F3974" w:rsidRPr="00443710">
        <w:rPr>
          <w:rFonts w:ascii="Arial" w:hAnsi="Arial" w:cs="Arial"/>
          <w:sz w:val="24"/>
          <w:szCs w:val="24"/>
        </w:rPr>
        <w:t xml:space="preserve"> restrictions. </w:t>
      </w:r>
      <w:r w:rsidR="00322321" w:rsidRPr="00443710">
        <w:rPr>
          <w:rFonts w:ascii="Arial" w:hAnsi="Arial" w:cs="Arial"/>
          <w:sz w:val="24"/>
          <w:szCs w:val="24"/>
        </w:rPr>
        <w:t>The Contractor shall immediately report suspicious activities to security personnel</w:t>
      </w:r>
      <w:r w:rsidR="00322321" w:rsidRPr="00F03FC8">
        <w:rPr>
          <w:rFonts w:ascii="Arial" w:hAnsi="Arial" w:cs="Arial"/>
          <w:sz w:val="24"/>
          <w:szCs w:val="24"/>
        </w:rPr>
        <w:t>.</w:t>
      </w:r>
      <w:r w:rsidR="007029DD" w:rsidRPr="00440F02">
        <w:rPr>
          <w:rFonts w:ascii="Arial" w:hAnsi="Arial" w:cs="Arial"/>
          <w:color w:val="FF0000"/>
          <w:sz w:val="24"/>
          <w:szCs w:val="24"/>
        </w:rPr>
        <w:t xml:space="preserve"> </w:t>
      </w:r>
      <w:r w:rsidR="007029DD" w:rsidRPr="008A1A2F">
        <w:rPr>
          <w:rFonts w:ascii="Arial" w:hAnsi="Arial" w:cs="Arial"/>
          <w:iCs/>
          <w:sz w:val="24"/>
          <w:szCs w:val="24"/>
        </w:rPr>
        <w:t>Government issued access badges shall not be worn outside designated facilities where visible to the general public.</w:t>
      </w:r>
      <w:r w:rsidR="007029DD" w:rsidRPr="008A1A2F">
        <w:rPr>
          <w:rFonts w:ascii="Arial" w:hAnsi="Arial" w:cs="Arial"/>
          <w:sz w:val="24"/>
          <w:szCs w:val="24"/>
        </w:rPr>
        <w:t xml:space="preserve">  </w:t>
      </w:r>
    </w:p>
    <w:p w14:paraId="2EC820E6" w14:textId="77777777" w:rsidR="00D23007" w:rsidRDefault="00D23007" w:rsidP="00F03FC8">
      <w:pPr>
        <w:suppressAutoHyphens/>
        <w:rPr>
          <w:rFonts w:ascii="Arial" w:hAnsi="Arial" w:cs="Arial"/>
          <w:sz w:val="24"/>
          <w:szCs w:val="24"/>
        </w:rPr>
      </w:pPr>
    </w:p>
    <w:p w14:paraId="488D1CB4" w14:textId="77777777" w:rsidR="00D23007" w:rsidRPr="00D23007" w:rsidRDefault="00D23007" w:rsidP="00D23007">
      <w:pPr>
        <w:suppressAutoHyphens/>
        <w:rPr>
          <w:rFonts w:ascii="Arial" w:hAnsi="Arial" w:cs="Arial"/>
          <w:b/>
          <w:bCs/>
          <w:sz w:val="24"/>
          <w:szCs w:val="24"/>
        </w:rPr>
      </w:pPr>
      <w:r w:rsidRPr="00D23007">
        <w:rPr>
          <w:rFonts w:ascii="Arial" w:hAnsi="Arial" w:cs="Arial"/>
          <w:b/>
          <w:sz w:val="24"/>
          <w:szCs w:val="24"/>
        </w:rPr>
        <w:t>1.6.7</w:t>
      </w:r>
      <w:r w:rsidRPr="00D23007">
        <w:rPr>
          <w:rFonts w:ascii="Arial" w:hAnsi="Arial" w:cs="Arial"/>
          <w:sz w:val="24"/>
          <w:szCs w:val="24"/>
        </w:rPr>
        <w:t xml:space="preserve">  </w:t>
      </w:r>
      <w:r w:rsidRPr="00D23007">
        <w:rPr>
          <w:rFonts w:ascii="Arial" w:hAnsi="Arial" w:cs="Arial"/>
          <w:b/>
          <w:bCs/>
          <w:sz w:val="24"/>
          <w:szCs w:val="24"/>
          <w:u w:val="single"/>
        </w:rPr>
        <w:t>Cybersecurity Compliance and SPRS 110-Score Maintenance:</w:t>
      </w:r>
      <w:r w:rsidRPr="00D23007">
        <w:rPr>
          <w:rFonts w:ascii="Arial" w:hAnsi="Arial" w:cs="Arial"/>
          <w:b/>
          <w:bCs/>
          <w:sz w:val="24"/>
          <w:szCs w:val="24"/>
        </w:rPr>
        <w:t xml:space="preserve"> </w:t>
      </w:r>
      <w:r w:rsidRPr="00D23007">
        <w:rPr>
          <w:rFonts w:ascii="Arial" w:hAnsi="Arial" w:cs="Arial"/>
          <w:bCs/>
          <w:sz w:val="24"/>
          <w:szCs w:val="24"/>
        </w:rPr>
        <w:t xml:space="preserve">The Contractor shall maintain an active, self-certified National Institute of Standards and Technology (NIST) Special Publication (SP) 800-171 Revision 2 assessment score of exactly 110 (representing full </w:t>
      </w:r>
      <w:r w:rsidRPr="00D23007">
        <w:rPr>
          <w:rFonts w:ascii="Arial" w:hAnsi="Arial" w:cs="Arial"/>
          <w:bCs/>
          <w:sz w:val="24"/>
          <w:szCs w:val="24"/>
        </w:rPr>
        <w:lastRenderedPageBreak/>
        <w:t>implementation of all 110 mandatory security controls posted within the DoW Supplier Performance Risk System (SPRS). This cybersecurity baseline shall be maintained continuously throughout the entire period of performance at the Contractor’s sole expense.</w:t>
      </w:r>
    </w:p>
    <w:p w14:paraId="5BDA03F3" w14:textId="3AEAC67F" w:rsidR="00D23007" w:rsidRPr="00D23007" w:rsidRDefault="00D23007" w:rsidP="00F03FC8">
      <w:pPr>
        <w:suppressAutoHyphens/>
        <w:rPr>
          <w:rFonts w:ascii="Arial" w:hAnsi="Arial" w:cs="Arial"/>
          <w:bCs/>
          <w:sz w:val="24"/>
          <w:szCs w:val="24"/>
        </w:rPr>
      </w:pPr>
      <w:r w:rsidRPr="00D23007">
        <w:rPr>
          <w:rFonts w:ascii="Arial" w:hAnsi="Arial" w:cs="Arial"/>
          <w:bCs/>
          <w:sz w:val="24"/>
          <w:szCs w:val="24"/>
        </w:rPr>
        <w:t>The Contractor shall ensure this 110-score requirement flows down to, and is maintained by, all subcontractors, teaming partners, and corporate affiliates who possess access to Government-provided data or participate in any aspect of contract executio</w:t>
      </w:r>
      <w:r w:rsidR="00BF2B3C">
        <w:rPr>
          <w:rFonts w:ascii="Arial" w:hAnsi="Arial" w:cs="Arial"/>
          <w:bCs/>
          <w:sz w:val="24"/>
          <w:szCs w:val="24"/>
        </w:rPr>
        <w:t>n</w:t>
      </w:r>
      <w:r w:rsidRPr="00D23007">
        <w:rPr>
          <w:rFonts w:ascii="Arial" w:hAnsi="Arial" w:cs="Arial"/>
          <w:bCs/>
          <w:sz w:val="24"/>
          <w:szCs w:val="24"/>
        </w:rPr>
        <w:t>.</w:t>
      </w:r>
    </w:p>
    <w:p w14:paraId="5F6DD8B0" w14:textId="77777777" w:rsidR="00322321" w:rsidRPr="00443710" w:rsidRDefault="00322321" w:rsidP="0015134A">
      <w:pPr>
        <w:suppressAutoHyphens/>
        <w:rPr>
          <w:rFonts w:ascii="Arial" w:hAnsi="Arial" w:cs="Arial"/>
          <w:sz w:val="24"/>
          <w:szCs w:val="24"/>
        </w:rPr>
      </w:pPr>
    </w:p>
    <w:p w14:paraId="141EC483" w14:textId="1A51DDAE" w:rsidR="00D60955" w:rsidRPr="00443710" w:rsidRDefault="00E673BB" w:rsidP="00F03FC8">
      <w:pPr>
        <w:rPr>
          <w:rFonts w:ascii="Arial" w:hAnsi="Arial" w:cs="Arial"/>
          <w:sz w:val="24"/>
          <w:szCs w:val="24"/>
        </w:rPr>
      </w:pPr>
      <w:r w:rsidRPr="00443710">
        <w:rPr>
          <w:rFonts w:ascii="Arial" w:hAnsi="Arial" w:cs="Arial"/>
          <w:b/>
          <w:sz w:val="24"/>
          <w:szCs w:val="24"/>
        </w:rPr>
        <w:t>1.7</w:t>
      </w:r>
      <w:r w:rsidR="00D60955" w:rsidRPr="00443710">
        <w:rPr>
          <w:rFonts w:ascii="Arial" w:hAnsi="Arial" w:cs="Arial"/>
          <w:b/>
          <w:sz w:val="24"/>
          <w:szCs w:val="24"/>
        </w:rPr>
        <w:t xml:space="preserve">  </w:t>
      </w:r>
      <w:r w:rsidR="00D60955" w:rsidRPr="00443710">
        <w:rPr>
          <w:rFonts w:ascii="Arial" w:hAnsi="Arial" w:cs="Arial"/>
          <w:b/>
          <w:sz w:val="24"/>
          <w:szCs w:val="24"/>
          <w:u w:val="single"/>
        </w:rPr>
        <w:t>Key Control:</w:t>
      </w:r>
      <w:r w:rsidR="006F3974" w:rsidRPr="00443710">
        <w:rPr>
          <w:rFonts w:ascii="Arial" w:hAnsi="Arial" w:cs="Arial"/>
          <w:sz w:val="24"/>
          <w:szCs w:val="24"/>
        </w:rPr>
        <w:t xml:space="preserve">  </w:t>
      </w:r>
      <w:r w:rsidR="00D60955" w:rsidRPr="00443710">
        <w:rPr>
          <w:rFonts w:ascii="Arial" w:hAnsi="Arial" w:cs="Arial"/>
          <w:sz w:val="24"/>
          <w:szCs w:val="24"/>
        </w:rPr>
        <w:t>The Contractor shall establish and implement methods of making sure all keys</w:t>
      </w:r>
      <w:r w:rsidR="007029DD" w:rsidRPr="00443710">
        <w:rPr>
          <w:rFonts w:ascii="Arial" w:hAnsi="Arial" w:cs="Arial"/>
          <w:sz w:val="24"/>
          <w:szCs w:val="24"/>
        </w:rPr>
        <w:t xml:space="preserve"> </w:t>
      </w:r>
      <w:r w:rsidR="00D60955" w:rsidRPr="00443710">
        <w:rPr>
          <w:rFonts w:ascii="Arial" w:hAnsi="Arial" w:cs="Arial"/>
          <w:sz w:val="24"/>
          <w:szCs w:val="24"/>
        </w:rPr>
        <w:t xml:space="preserve">issued to the Contractor by the Government are not lost or misplaced and are not used by unauthorized persons. NOTE: All references to keys include key cards. No keys issued to the Contractor by the Government shall be duplicated. The Contractor shall </w:t>
      </w:r>
      <w:r w:rsidR="001A6E87">
        <w:rPr>
          <w:rFonts w:ascii="Arial" w:hAnsi="Arial" w:cs="Arial"/>
          <w:sz w:val="24"/>
          <w:szCs w:val="24"/>
        </w:rPr>
        <w:t xml:space="preserve">follow Government direction for </w:t>
      </w:r>
      <w:r w:rsidR="00D60955" w:rsidRPr="00443710">
        <w:rPr>
          <w:rFonts w:ascii="Arial" w:hAnsi="Arial" w:cs="Arial"/>
          <w:sz w:val="24"/>
          <w:szCs w:val="24"/>
        </w:rPr>
        <w:t xml:space="preserve">key </w:t>
      </w:r>
      <w:r w:rsidR="001A6E87">
        <w:rPr>
          <w:rFonts w:ascii="Arial" w:hAnsi="Arial" w:cs="Arial"/>
          <w:sz w:val="24"/>
          <w:szCs w:val="24"/>
        </w:rPr>
        <w:t>control</w:t>
      </w:r>
      <w:r w:rsidR="00D60955" w:rsidRPr="00443710">
        <w:rPr>
          <w:rFonts w:ascii="Arial" w:hAnsi="Arial" w:cs="Arial"/>
          <w:sz w:val="24"/>
          <w:szCs w:val="24"/>
        </w:rPr>
        <w:t>. The Contractor shall immediately report any incidents of lost or duplicate keys to the Contracting Officer. The Contractor shall prohibit the use of Government issued keys by any persons other than the Contractor’s employees</w:t>
      </w:r>
      <w:r w:rsidR="001A6E87">
        <w:rPr>
          <w:rFonts w:ascii="Arial" w:hAnsi="Arial" w:cs="Arial"/>
          <w:sz w:val="24"/>
          <w:szCs w:val="24"/>
        </w:rPr>
        <w:t xml:space="preserve"> assigned to the required task</w:t>
      </w:r>
      <w:r w:rsidR="00D60955" w:rsidRPr="00443710">
        <w:rPr>
          <w:rFonts w:ascii="Arial" w:hAnsi="Arial" w:cs="Arial"/>
          <w:sz w:val="24"/>
          <w:szCs w:val="24"/>
        </w:rPr>
        <w:t xml:space="preserve">.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implement methods of ensuring that all lock combinations are not revealed to unauthorized persons. The Contractor shall ensure that lock combinations are changed when personnel having access to the combinations no longer have a need to know such combinations. </w:t>
      </w:r>
    </w:p>
    <w:p w14:paraId="7B6590A1" w14:textId="77777777" w:rsidR="00322321" w:rsidRPr="00443710" w:rsidRDefault="00322321" w:rsidP="0015134A">
      <w:pPr>
        <w:suppressAutoHyphens/>
        <w:rPr>
          <w:rFonts w:ascii="Arial" w:hAnsi="Arial" w:cs="Arial"/>
          <w:sz w:val="24"/>
          <w:szCs w:val="24"/>
        </w:rPr>
      </w:pPr>
    </w:p>
    <w:p w14:paraId="026A75CA" w14:textId="44EBFC1C" w:rsidR="00B241F6" w:rsidRPr="00443710" w:rsidRDefault="00B241F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53F0CA87"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579670D0"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w:t>
      </w:r>
      <w:r w:rsidR="006F3974" w:rsidRPr="00443710">
        <w:rPr>
          <w:rFonts w:ascii="Arial" w:hAnsi="Arial" w:cs="Arial"/>
          <w:sz w:val="24"/>
          <w:szCs w:val="24"/>
        </w:rPr>
        <w:lastRenderedPageBreak/>
        <w:t xml:space="preserve">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6E3A451C"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following personnel are considered key personnel by the Government:  </w:t>
      </w:r>
      <w:r w:rsidR="006F3974" w:rsidRPr="00443710">
        <w:rPr>
          <w:rFonts w:ascii="Arial" w:hAnsi="Arial" w:cs="Arial"/>
          <w:i/>
          <w:color w:val="FF0000"/>
          <w:sz w:val="24"/>
          <w:szCs w:val="24"/>
        </w:rPr>
        <w:t>{Insert the titles of the</w:t>
      </w:r>
      <w:r w:rsidR="00C33966" w:rsidRPr="00443710">
        <w:rPr>
          <w:rFonts w:ascii="Arial" w:hAnsi="Arial" w:cs="Arial"/>
          <w:i/>
          <w:color w:val="FF0000"/>
          <w:sz w:val="24"/>
          <w:szCs w:val="24"/>
        </w:rPr>
        <w:t xml:space="preserve"> </w:t>
      </w:r>
      <w:r w:rsidR="00BC28AC">
        <w:rPr>
          <w:rFonts w:ascii="Arial" w:hAnsi="Arial" w:cs="Arial"/>
          <w:i/>
          <w:color w:val="FF0000"/>
          <w:sz w:val="24"/>
          <w:szCs w:val="24"/>
        </w:rPr>
        <w:t>Offeror</w:t>
      </w:r>
      <w:r w:rsidR="00C33966" w:rsidRPr="00443710">
        <w:rPr>
          <w:rFonts w:ascii="Arial" w:hAnsi="Arial" w:cs="Arial"/>
          <w:i/>
          <w:color w:val="FF0000"/>
          <w:sz w:val="24"/>
          <w:szCs w:val="24"/>
        </w:rPr>
        <w:t>’s</w:t>
      </w:r>
      <w:r w:rsidR="00BC28AC">
        <w:rPr>
          <w:rFonts w:ascii="Arial" w:hAnsi="Arial" w:cs="Arial"/>
          <w:i/>
          <w:color w:val="FF0000"/>
          <w:sz w:val="24"/>
          <w:szCs w:val="24"/>
        </w:rPr>
        <w:t xml:space="preserve"> Proposed</w:t>
      </w:r>
      <w:r w:rsidR="006F3974" w:rsidRPr="00443710">
        <w:rPr>
          <w:rFonts w:ascii="Arial" w:hAnsi="Arial" w:cs="Arial"/>
          <w:i/>
          <w:color w:val="FF0000"/>
          <w:sz w:val="24"/>
          <w:szCs w:val="24"/>
        </w:rPr>
        <w:t xml:space="preserve"> key pe</w:t>
      </w:r>
      <w:r w:rsidR="00524933" w:rsidRPr="00443710">
        <w:rPr>
          <w:rFonts w:ascii="Arial" w:hAnsi="Arial" w:cs="Arial"/>
          <w:i/>
          <w:color w:val="FF0000"/>
          <w:sz w:val="24"/>
          <w:szCs w:val="24"/>
        </w:rPr>
        <w:t xml:space="preserve">rsonnel </w:t>
      </w:r>
      <w:r w:rsidR="00BC28AC">
        <w:rPr>
          <w:rFonts w:ascii="Arial" w:hAnsi="Arial" w:cs="Arial"/>
          <w:i/>
          <w:color w:val="FF0000"/>
          <w:sz w:val="24"/>
          <w:szCs w:val="24"/>
        </w:rPr>
        <w:t>which includes the Agile Program Manager, at a minimum</w:t>
      </w:r>
      <w:r w:rsidR="006F3974" w:rsidRPr="00443710">
        <w:rPr>
          <w:rFonts w:ascii="Arial" w:hAnsi="Arial" w:cs="Arial"/>
          <w:i/>
          <w:color w:val="FF0000"/>
          <w:sz w:val="24"/>
          <w:szCs w:val="24"/>
        </w:rPr>
        <w:t>.}</w:t>
      </w:r>
      <w:r w:rsidR="006F3974" w:rsidRPr="00443710">
        <w:rPr>
          <w:rFonts w:ascii="Arial" w:hAnsi="Arial" w:cs="Arial"/>
          <w:sz w:val="24"/>
          <w:szCs w:val="24"/>
        </w:rPr>
        <w:t xml:space="preserve"> 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performance of the work. The name of this person and an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w:t>
      </w:r>
      <w:r w:rsidR="00A24909" w:rsidRPr="00443710">
        <w:rPr>
          <w:rFonts w:ascii="Arial" w:hAnsi="Arial" w:cs="Arial"/>
          <w:sz w:val="24"/>
          <w:szCs w:val="24"/>
        </w:rPr>
        <w:t>Program/</w:t>
      </w:r>
      <w:r w:rsidR="00A3464F" w:rsidRPr="00443710">
        <w:rPr>
          <w:rFonts w:ascii="Arial" w:hAnsi="Arial" w:cs="Arial"/>
          <w:sz w:val="24"/>
          <w:szCs w:val="24"/>
        </w:rPr>
        <w:t>Contract Manager</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Program/</w:t>
      </w:r>
      <w:r w:rsidR="00A3464F" w:rsidRPr="00443710">
        <w:rPr>
          <w:rFonts w:ascii="Arial" w:hAnsi="Arial" w:cs="Arial"/>
          <w:sz w:val="24"/>
          <w:szCs w:val="24"/>
        </w:rPr>
        <w:t>Contract M</w:t>
      </w:r>
      <w:r w:rsidR="006F3974" w:rsidRPr="00443710">
        <w:rPr>
          <w:rFonts w:ascii="Arial" w:hAnsi="Arial" w:cs="Arial"/>
          <w:sz w:val="24"/>
          <w:szCs w:val="24"/>
        </w:rPr>
        <w:t xml:space="preserve">anager is absent, </w:t>
      </w:r>
      <w:r w:rsidR="00314F8B" w:rsidRPr="00443710">
        <w:rPr>
          <w:rFonts w:ascii="Arial" w:hAnsi="Arial" w:cs="Arial"/>
          <w:sz w:val="24"/>
          <w:szCs w:val="24"/>
        </w:rPr>
        <w:t xml:space="preserve">along with a Curriculum Vitae (CV) for each of these individuals, </w:t>
      </w:r>
      <w:r w:rsidR="006F3974" w:rsidRPr="00443710">
        <w:rPr>
          <w:rFonts w:ascii="Arial" w:hAnsi="Arial" w:cs="Arial"/>
          <w:sz w:val="24"/>
          <w:szCs w:val="24"/>
        </w:rPr>
        <w:t xml:space="preserve">shall be </w:t>
      </w:r>
      <w:r w:rsidR="00314F8B" w:rsidRPr="00443710">
        <w:rPr>
          <w:rFonts w:ascii="Arial" w:hAnsi="Arial" w:cs="Arial"/>
          <w:sz w:val="24"/>
          <w:szCs w:val="24"/>
        </w:rPr>
        <w:t xml:space="preserve">provided </w:t>
      </w:r>
      <w:r w:rsidR="006F3974" w:rsidRPr="00443710">
        <w:rPr>
          <w:rFonts w:ascii="Arial" w:hAnsi="Arial" w:cs="Arial"/>
          <w:sz w:val="24"/>
          <w:szCs w:val="24"/>
        </w:rPr>
        <w:t xml:space="preserve">in writing to the </w:t>
      </w:r>
      <w:r w:rsidR="00CB455E" w:rsidRPr="00443710">
        <w:rPr>
          <w:rFonts w:ascii="Arial" w:hAnsi="Arial" w:cs="Arial"/>
          <w:sz w:val="24"/>
          <w:szCs w:val="24"/>
        </w:rPr>
        <w:t>Contracting Officer</w:t>
      </w:r>
      <w:r w:rsidR="00052191" w:rsidRPr="00443710">
        <w:rPr>
          <w:rFonts w:ascii="Arial" w:hAnsi="Arial" w:cs="Arial"/>
          <w:sz w:val="24"/>
          <w:szCs w:val="24"/>
        </w:rPr>
        <w:t xml:space="preserve"> no later than </w:t>
      </w:r>
      <w:r w:rsidR="00052191" w:rsidRPr="00443710">
        <w:rPr>
          <w:rFonts w:ascii="Arial" w:hAnsi="Arial" w:cs="Arial"/>
          <w:i/>
          <w:color w:val="FF0000"/>
          <w:sz w:val="24"/>
          <w:szCs w:val="24"/>
        </w:rPr>
        <w:t xml:space="preserve">{Insert number of days </w:t>
      </w:r>
      <w:r w:rsidR="00052191" w:rsidRPr="00440F02">
        <w:rPr>
          <w:rFonts w:ascii="Arial" w:hAnsi="Arial" w:cs="Arial"/>
          <w:i/>
          <w:color w:val="FF0000"/>
          <w:sz w:val="24"/>
          <w:szCs w:val="24"/>
        </w:rPr>
        <w:t xml:space="preserve">– for example, </w:t>
      </w:r>
      <w:r w:rsidR="00A10BB6" w:rsidRPr="00440F02">
        <w:rPr>
          <w:rFonts w:ascii="Arial" w:hAnsi="Arial" w:cs="Arial"/>
          <w:i/>
          <w:color w:val="FF0000"/>
          <w:sz w:val="24"/>
          <w:szCs w:val="24"/>
        </w:rPr>
        <w:t>“</w:t>
      </w:r>
      <w:r w:rsidR="00052191" w:rsidRPr="00440F02">
        <w:rPr>
          <w:rFonts w:ascii="Arial" w:hAnsi="Arial" w:cs="Arial"/>
          <w:i/>
          <w:color w:val="FF0000"/>
          <w:sz w:val="24"/>
          <w:szCs w:val="24"/>
        </w:rPr>
        <w:t>no later than five (5) days after contract award … or … during the post-award meeting, etc.</w:t>
      </w:r>
      <w:r w:rsidR="00A10BB6" w:rsidRPr="00440F02">
        <w:rPr>
          <w:rFonts w:ascii="Arial" w:hAnsi="Arial" w:cs="Arial"/>
          <w:i/>
          <w:color w:val="FF0000"/>
          <w:sz w:val="24"/>
          <w:szCs w:val="24"/>
        </w:rPr>
        <w:t>”</w:t>
      </w:r>
      <w:r w:rsidR="00052191" w:rsidRPr="00440F02">
        <w:rPr>
          <w:rFonts w:ascii="Arial" w:hAnsi="Arial" w:cs="Arial"/>
          <w:i/>
          <w:color w:val="FF0000"/>
          <w:sz w:val="24"/>
          <w:szCs w:val="24"/>
        </w:rPr>
        <w:t>}</w:t>
      </w:r>
      <w:r w:rsidR="00052191" w:rsidRPr="00440F02">
        <w:rPr>
          <w:rFonts w:ascii="Arial" w:hAnsi="Arial" w:cs="Arial"/>
          <w:b/>
          <w:i/>
          <w:color w:val="FF0000"/>
          <w:sz w:val="24"/>
          <w:szCs w:val="24"/>
        </w:rPr>
        <w:t xml:space="preserve"> </w:t>
      </w:r>
      <w:r w:rsidR="00052191" w:rsidRPr="00443710">
        <w:rPr>
          <w:rFonts w:ascii="Arial" w:hAnsi="Arial" w:cs="Arial"/>
          <w:sz w:val="24"/>
          <w:szCs w:val="24"/>
        </w:rPr>
        <w:t>(</w:t>
      </w:r>
      <w:r w:rsidR="00052191" w:rsidRPr="00440F02">
        <w:rPr>
          <w:rFonts w:ascii="Arial" w:hAnsi="Arial" w:cs="Arial"/>
          <w:i/>
          <w:color w:val="FF0000"/>
          <w:sz w:val="24"/>
          <w:szCs w:val="24"/>
        </w:rPr>
        <w:t>{Insert Deliverable #}</w:t>
      </w:r>
      <w:r w:rsidR="00052191" w:rsidRPr="00440F02">
        <w:rPr>
          <w:rFonts w:ascii="Arial" w:hAnsi="Arial" w:cs="Arial"/>
          <w:sz w:val="24"/>
          <w:szCs w:val="24"/>
        </w:rPr>
        <w:t xml:space="preserve">).  </w:t>
      </w:r>
      <w:r w:rsidR="001E2E76" w:rsidRPr="009D5F85">
        <w:rPr>
          <w:rFonts w:ascii="Arial" w:hAnsi="Arial" w:cs="Arial"/>
          <w:i/>
          <w:color w:val="FF0000"/>
          <w:sz w:val="24"/>
          <w:szCs w:val="24"/>
        </w:rPr>
        <w:t xml:space="preserve">(Acceptance of the CV by the Contracting Officer is required </w:t>
      </w:r>
      <w:r w:rsidR="00314F8B" w:rsidRPr="009D5F85">
        <w:rPr>
          <w:rFonts w:ascii="Arial" w:hAnsi="Arial" w:cs="Arial"/>
          <w:i/>
          <w:color w:val="FF0000"/>
          <w:sz w:val="24"/>
          <w:szCs w:val="24"/>
        </w:rPr>
        <w:t>before these individuals are permitted to perform any task on this contract.</w:t>
      </w:r>
      <w:r w:rsidR="001E2E76" w:rsidRPr="009D5F85">
        <w:rPr>
          <w:rFonts w:ascii="Arial" w:hAnsi="Arial" w:cs="Arial"/>
          <w:i/>
          <w:color w:val="FF0000"/>
          <w:sz w:val="24"/>
          <w:szCs w:val="24"/>
        </w:rPr>
        <w:t>)</w:t>
      </w:r>
      <w:r w:rsidR="00314F8B" w:rsidRPr="009D5F85">
        <w:rPr>
          <w:rFonts w:ascii="Arial" w:hAnsi="Arial" w:cs="Arial"/>
          <w:b/>
          <w:i/>
          <w:color w:val="FF0000"/>
          <w:sz w:val="24"/>
          <w:szCs w:val="24"/>
        </w:rPr>
        <w:t xml:space="preserve"> </w:t>
      </w:r>
      <w:r w:rsidR="006F3974" w:rsidRPr="00443710">
        <w:rPr>
          <w:rFonts w:ascii="Arial" w:hAnsi="Arial" w:cs="Arial"/>
          <w:sz w:val="24"/>
          <w:szCs w:val="24"/>
        </w:rPr>
        <w:t xml:space="preserve">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and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Contract Manager</w:t>
      </w:r>
      <w:r w:rsidR="006F3974" w:rsidRPr="00443710">
        <w:rPr>
          <w:rFonts w:ascii="Arial" w:hAnsi="Arial" w:cs="Arial"/>
          <w:sz w:val="24"/>
          <w:szCs w:val="24"/>
        </w:rPr>
        <w:t xml:space="preserve"> shall have full authority to act for the Contractor on all contract matters relating to daily operation of this contract. 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or </w:t>
      </w:r>
      <w:r w:rsidR="00A3464F" w:rsidRPr="00443710">
        <w:rPr>
          <w:rFonts w:ascii="Arial" w:hAnsi="Arial" w:cs="Arial"/>
          <w:sz w:val="24"/>
          <w:szCs w:val="24"/>
        </w:rPr>
        <w:t>A</w:t>
      </w:r>
      <w:r w:rsidR="006F3974" w:rsidRPr="00443710">
        <w:rPr>
          <w:rFonts w:ascii="Arial" w:hAnsi="Arial" w:cs="Arial"/>
          <w:sz w:val="24"/>
          <w:szCs w:val="24"/>
        </w:rPr>
        <w:t xml:space="preserve">lternate </w:t>
      </w:r>
      <w:r w:rsidR="00A3464F" w:rsidRPr="00443710">
        <w:rPr>
          <w:rFonts w:ascii="Arial" w:hAnsi="Arial" w:cs="Arial"/>
          <w:sz w:val="24"/>
          <w:szCs w:val="24"/>
        </w:rPr>
        <w:t xml:space="preserve">Contract Manager </w:t>
      </w:r>
      <w:r w:rsidR="006F3974" w:rsidRPr="00443710">
        <w:rPr>
          <w:rFonts w:ascii="Arial" w:hAnsi="Arial" w:cs="Arial"/>
          <w:sz w:val="24"/>
          <w:szCs w:val="24"/>
        </w:rPr>
        <w:t xml:space="preserve">shall be available </w:t>
      </w:r>
      <w:r w:rsidR="00EE6C65">
        <w:rPr>
          <w:rFonts w:ascii="Arial" w:hAnsi="Arial" w:cs="Arial"/>
          <w:sz w:val="24"/>
          <w:szCs w:val="24"/>
        </w:rPr>
        <w:t>between 0600-1800</w:t>
      </w:r>
      <w:r w:rsidR="001F2300" w:rsidRPr="00443710">
        <w:rPr>
          <w:rFonts w:ascii="Arial" w:hAnsi="Arial" w:cs="Arial"/>
          <w:sz w:val="24"/>
          <w:szCs w:val="24"/>
        </w:rPr>
        <w:t>.</w:t>
      </w:r>
      <w:r w:rsidR="006F3974" w:rsidRPr="00443710">
        <w:rPr>
          <w:rFonts w:ascii="Arial" w:hAnsi="Arial" w:cs="Arial"/>
          <w:color w:val="0000FF"/>
          <w:sz w:val="24"/>
          <w:szCs w:val="24"/>
        </w:rPr>
        <w:t xml:space="preserve"> </w:t>
      </w:r>
      <w:r w:rsidR="006F3974" w:rsidRPr="00443710">
        <w:rPr>
          <w:rFonts w:ascii="Arial" w:hAnsi="Arial" w:cs="Arial"/>
          <w:sz w:val="24"/>
          <w:szCs w:val="24"/>
        </w:rPr>
        <w:t xml:space="preserve">Qualifications for all key personnel are listed below:  </w:t>
      </w:r>
    </w:p>
    <w:p w14:paraId="75130021" w14:textId="77777777" w:rsidR="00CD3736" w:rsidRPr="00443710" w:rsidRDefault="00CD3736" w:rsidP="0015134A">
      <w:pPr>
        <w:rPr>
          <w:rFonts w:ascii="Arial" w:hAnsi="Arial" w:cs="Arial"/>
          <w:sz w:val="24"/>
          <w:szCs w:val="24"/>
        </w:rPr>
      </w:pPr>
    </w:p>
    <w:p w14:paraId="74F8EF31" w14:textId="7B1CB851" w:rsidR="006F3974" w:rsidRPr="00A93E41" w:rsidRDefault="00CD3736" w:rsidP="061FE4B5">
      <w:pPr>
        <w:rPr>
          <w:rFonts w:ascii="Arial" w:hAnsi="Arial" w:cs="Arial"/>
          <w:i/>
          <w:iCs/>
          <w:color w:val="FF0000"/>
          <w:sz w:val="24"/>
          <w:szCs w:val="24"/>
        </w:rPr>
      </w:pPr>
      <w:r w:rsidRPr="00443710">
        <w:rPr>
          <w:rFonts w:ascii="Arial" w:hAnsi="Arial" w:cs="Arial"/>
          <w:sz w:val="24"/>
          <w:szCs w:val="24"/>
        </w:rPr>
        <w:tab/>
      </w:r>
      <w:r w:rsidRPr="00A93E41">
        <w:rPr>
          <w:rFonts w:ascii="Arial" w:hAnsi="Arial" w:cs="Arial"/>
          <w:color w:val="FF0000"/>
          <w:sz w:val="24"/>
          <w:szCs w:val="24"/>
        </w:rPr>
        <w:t xml:space="preserve">a.  </w:t>
      </w:r>
      <w:r w:rsidR="009047C8">
        <w:rPr>
          <w:rFonts w:ascii="Arial" w:hAnsi="Arial" w:cs="Arial"/>
          <w:color w:val="FF0000"/>
          <w:sz w:val="24"/>
          <w:szCs w:val="24"/>
          <w:u w:val="single"/>
        </w:rPr>
        <w:t>Person A</w:t>
      </w:r>
      <w:r w:rsidRPr="7A2127B4">
        <w:rPr>
          <w:rFonts w:ascii="Arial" w:hAnsi="Arial" w:cs="Arial"/>
          <w:i/>
          <w:iCs/>
          <w:color w:val="FF0000"/>
          <w:sz w:val="24"/>
          <w:szCs w:val="24"/>
          <w:u w:val="single"/>
        </w:rPr>
        <w:t>:</w:t>
      </w:r>
      <w:r w:rsidRPr="7A2127B4">
        <w:rPr>
          <w:rFonts w:ascii="Arial" w:hAnsi="Arial" w:cs="Arial"/>
          <w:b/>
          <w:bCs/>
          <w:i/>
          <w:iCs/>
          <w:color w:val="FF0000"/>
          <w:sz w:val="24"/>
          <w:szCs w:val="24"/>
        </w:rPr>
        <w:t xml:space="preserve">  </w:t>
      </w:r>
      <w:r w:rsidR="00713B1A" w:rsidRPr="7A2127B4">
        <w:rPr>
          <w:rFonts w:ascii="Arial" w:hAnsi="Arial" w:cs="Arial"/>
          <w:i/>
          <w:iCs/>
          <w:color w:val="FF0000"/>
          <w:sz w:val="24"/>
          <w:szCs w:val="24"/>
        </w:rPr>
        <w:t>{</w:t>
      </w:r>
      <w:r w:rsidR="006F3974" w:rsidRPr="7A2127B4">
        <w:rPr>
          <w:rFonts w:ascii="Arial" w:hAnsi="Arial" w:cs="Arial"/>
          <w:i/>
          <w:iCs/>
          <w:color w:val="FF0000"/>
          <w:sz w:val="24"/>
          <w:szCs w:val="24"/>
        </w:rPr>
        <w:t xml:space="preserve">Insert the qualifications for all key personnel} For example, </w:t>
      </w:r>
      <w:r w:rsidR="00A10BB6" w:rsidRPr="7A2127B4">
        <w:rPr>
          <w:rFonts w:ascii="Arial" w:hAnsi="Arial" w:cs="Arial"/>
          <w:i/>
          <w:iCs/>
          <w:color w:val="FF0000"/>
          <w:sz w:val="24"/>
          <w:szCs w:val="24"/>
        </w:rPr>
        <w:t>“</w:t>
      </w:r>
      <w:r w:rsidR="006F3974" w:rsidRPr="7A2127B4">
        <w:rPr>
          <w:rFonts w:ascii="Arial" w:hAnsi="Arial" w:cs="Arial"/>
          <w:i/>
          <w:iCs/>
          <w:color w:val="FF0000"/>
          <w:sz w:val="24"/>
          <w:szCs w:val="24"/>
        </w:rPr>
        <w:t xml:space="preserve">although not intended to be language specifically for the </w:t>
      </w:r>
      <w:r w:rsidR="007C1927" w:rsidRPr="7A2127B4">
        <w:rPr>
          <w:rFonts w:ascii="Arial" w:hAnsi="Arial" w:cs="Arial"/>
          <w:i/>
          <w:iCs/>
          <w:color w:val="FF0000"/>
          <w:sz w:val="24"/>
          <w:szCs w:val="24"/>
        </w:rPr>
        <w:t>Offeror</w:t>
      </w:r>
      <w:r w:rsidR="006F3974" w:rsidRPr="7A2127B4">
        <w:rPr>
          <w:rFonts w:ascii="Arial" w:hAnsi="Arial" w:cs="Arial"/>
          <w:i/>
          <w:iCs/>
          <w:color w:val="FF0000"/>
          <w:sz w:val="24"/>
          <w:szCs w:val="24"/>
        </w:rPr>
        <w:t xml:space="preserve"> to use, the following serves as a launch</w:t>
      </w:r>
      <w:r w:rsidR="00052191" w:rsidRPr="7A2127B4">
        <w:rPr>
          <w:rFonts w:ascii="Arial" w:hAnsi="Arial" w:cs="Arial"/>
          <w:i/>
          <w:iCs/>
          <w:color w:val="FF0000"/>
          <w:sz w:val="24"/>
          <w:szCs w:val="24"/>
        </w:rPr>
        <w:t xml:space="preserve"> </w:t>
      </w:r>
      <w:r w:rsidR="006F3974" w:rsidRPr="7A2127B4">
        <w:rPr>
          <w:rFonts w:ascii="Arial" w:hAnsi="Arial" w:cs="Arial"/>
          <w:i/>
          <w:iCs/>
          <w:color w:val="FF0000"/>
          <w:sz w:val="24"/>
          <w:szCs w:val="24"/>
        </w:rPr>
        <w:t>pad to assist in writing the requirement, “</w:t>
      </w:r>
      <w:r w:rsidR="006F3974" w:rsidRPr="7A2127B4">
        <w:rPr>
          <w:rFonts w:ascii="Arial" w:hAnsi="Arial" w:cs="Arial"/>
          <w:i/>
          <w:iCs/>
          <w:color w:val="FF0000"/>
          <w:sz w:val="24"/>
          <w:szCs w:val="24"/>
          <w:u w:val="single"/>
        </w:rPr>
        <w:t>Contract Manage</w:t>
      </w:r>
      <w:r w:rsidR="00713B1A" w:rsidRPr="7A2127B4">
        <w:rPr>
          <w:rFonts w:ascii="Arial" w:hAnsi="Arial" w:cs="Arial"/>
          <w:i/>
          <w:iCs/>
          <w:color w:val="FF0000"/>
          <w:sz w:val="24"/>
          <w:szCs w:val="24"/>
          <w:u w:val="single"/>
        </w:rPr>
        <w:t>r and Alternate Contract Manage</w:t>
      </w:r>
      <w:r w:rsidR="00F84FD6" w:rsidRPr="7A2127B4">
        <w:rPr>
          <w:rFonts w:ascii="Arial" w:hAnsi="Arial" w:cs="Arial"/>
          <w:i/>
          <w:iCs/>
          <w:color w:val="FF0000"/>
          <w:sz w:val="24"/>
          <w:szCs w:val="24"/>
          <w:u w:val="single"/>
        </w:rPr>
        <w:t>r</w:t>
      </w:r>
      <w:r w:rsidR="00713B1A" w:rsidRPr="7A2127B4">
        <w:rPr>
          <w:rFonts w:ascii="Arial" w:hAnsi="Arial" w:cs="Arial"/>
          <w:i/>
          <w:iCs/>
          <w:color w:val="FF0000"/>
          <w:sz w:val="24"/>
          <w:szCs w:val="24"/>
          <w:u w:val="single"/>
        </w:rPr>
        <w:t>:</w:t>
      </w:r>
      <w:r w:rsidR="006F3974" w:rsidRPr="7A2127B4">
        <w:rPr>
          <w:rFonts w:ascii="Arial" w:hAnsi="Arial" w:cs="Arial"/>
          <w:i/>
          <w:iCs/>
          <w:color w:val="FF0000"/>
          <w:sz w:val="24"/>
          <w:szCs w:val="24"/>
        </w:rPr>
        <w:t xml:space="preserve"> The </w:t>
      </w:r>
      <w:r w:rsidR="00314F8B" w:rsidRPr="7A2127B4">
        <w:rPr>
          <w:rFonts w:ascii="Arial" w:hAnsi="Arial" w:cs="Arial"/>
          <w:i/>
          <w:iCs/>
          <w:color w:val="FF0000"/>
          <w:sz w:val="24"/>
          <w:szCs w:val="24"/>
        </w:rPr>
        <w:t xml:space="preserve">CV provided by the </w:t>
      </w:r>
      <w:r w:rsidR="00A3464F" w:rsidRPr="7A2127B4">
        <w:rPr>
          <w:rFonts w:ascii="Arial" w:hAnsi="Arial" w:cs="Arial"/>
          <w:i/>
          <w:iCs/>
          <w:color w:val="FF0000"/>
          <w:sz w:val="24"/>
          <w:szCs w:val="24"/>
        </w:rPr>
        <w:t>C</w:t>
      </w:r>
      <w:r w:rsidR="006F3974" w:rsidRPr="7A2127B4">
        <w:rPr>
          <w:rFonts w:ascii="Arial" w:hAnsi="Arial" w:cs="Arial"/>
          <w:i/>
          <w:iCs/>
          <w:color w:val="FF0000"/>
          <w:sz w:val="24"/>
          <w:szCs w:val="24"/>
        </w:rPr>
        <w:t xml:space="preserve">ontract </w:t>
      </w:r>
      <w:r w:rsidR="00A3464F" w:rsidRPr="7A2127B4">
        <w:rPr>
          <w:rFonts w:ascii="Arial" w:hAnsi="Arial" w:cs="Arial"/>
          <w:i/>
          <w:iCs/>
          <w:color w:val="FF0000"/>
          <w:sz w:val="24"/>
          <w:szCs w:val="24"/>
        </w:rPr>
        <w:t>M</w:t>
      </w:r>
      <w:r w:rsidR="006F3974" w:rsidRPr="7A2127B4">
        <w:rPr>
          <w:rFonts w:ascii="Arial" w:hAnsi="Arial" w:cs="Arial"/>
          <w:i/>
          <w:iCs/>
          <w:color w:val="FF0000"/>
          <w:sz w:val="24"/>
          <w:szCs w:val="24"/>
        </w:rPr>
        <w:t xml:space="preserve">anager and </w:t>
      </w:r>
      <w:r w:rsidR="00A3464F" w:rsidRPr="7A2127B4">
        <w:rPr>
          <w:rFonts w:ascii="Arial" w:hAnsi="Arial" w:cs="Arial"/>
          <w:i/>
          <w:iCs/>
          <w:color w:val="FF0000"/>
          <w:sz w:val="24"/>
          <w:szCs w:val="24"/>
        </w:rPr>
        <w:t>A</w:t>
      </w:r>
      <w:r w:rsidR="006F3974" w:rsidRPr="7A2127B4">
        <w:rPr>
          <w:rFonts w:ascii="Arial" w:hAnsi="Arial" w:cs="Arial"/>
          <w:i/>
          <w:iCs/>
          <w:color w:val="FF0000"/>
          <w:sz w:val="24"/>
          <w:szCs w:val="24"/>
        </w:rPr>
        <w:t>lternate</w:t>
      </w:r>
      <w:r w:rsidR="00A3464F" w:rsidRPr="7A2127B4">
        <w:rPr>
          <w:rFonts w:ascii="Arial" w:hAnsi="Arial" w:cs="Arial"/>
          <w:i/>
          <w:iCs/>
          <w:color w:val="FF0000"/>
          <w:sz w:val="24"/>
          <w:szCs w:val="24"/>
        </w:rPr>
        <w:t xml:space="preserve"> Contract Manager</w:t>
      </w:r>
      <w:r w:rsidR="006F3974" w:rsidRPr="7A2127B4">
        <w:rPr>
          <w:rFonts w:ascii="Arial" w:hAnsi="Arial" w:cs="Arial"/>
          <w:i/>
          <w:iCs/>
          <w:color w:val="FF0000"/>
          <w:sz w:val="24"/>
          <w:szCs w:val="24"/>
        </w:rPr>
        <w:t xml:space="preserve"> </w:t>
      </w:r>
      <w:r w:rsidR="005C057A" w:rsidRPr="7A2127B4">
        <w:rPr>
          <w:rFonts w:ascii="Arial" w:hAnsi="Arial" w:cs="Arial"/>
          <w:i/>
          <w:iCs/>
          <w:color w:val="FF0000"/>
          <w:sz w:val="24"/>
          <w:szCs w:val="24"/>
        </w:rPr>
        <w:t>shall</w:t>
      </w:r>
      <w:r w:rsidR="00314F8B" w:rsidRPr="7A2127B4">
        <w:rPr>
          <w:rFonts w:ascii="Arial" w:hAnsi="Arial" w:cs="Arial"/>
          <w:i/>
          <w:iCs/>
          <w:color w:val="FF0000"/>
          <w:sz w:val="24"/>
          <w:szCs w:val="24"/>
        </w:rPr>
        <w:t xml:space="preserve"> demonstrate </w:t>
      </w:r>
      <w:r w:rsidR="00052191" w:rsidRPr="7A2127B4">
        <w:rPr>
          <w:rFonts w:ascii="Arial" w:hAnsi="Arial" w:cs="Arial"/>
          <w:i/>
          <w:iCs/>
          <w:color w:val="FF0000"/>
          <w:sz w:val="24"/>
          <w:szCs w:val="24"/>
        </w:rPr>
        <w:t>successful complet</w:t>
      </w:r>
      <w:r w:rsidR="00314F8B" w:rsidRPr="7A2127B4">
        <w:rPr>
          <w:rFonts w:ascii="Arial" w:hAnsi="Arial" w:cs="Arial"/>
          <w:i/>
          <w:iCs/>
          <w:color w:val="FF0000"/>
          <w:sz w:val="24"/>
          <w:szCs w:val="24"/>
        </w:rPr>
        <w:t xml:space="preserve">ion of </w:t>
      </w:r>
      <w:r w:rsidR="006F3974" w:rsidRPr="7A2127B4">
        <w:rPr>
          <w:rFonts w:ascii="Arial" w:hAnsi="Arial" w:cs="Arial"/>
          <w:i/>
          <w:iCs/>
          <w:color w:val="FF0000"/>
          <w:sz w:val="24"/>
          <w:szCs w:val="24"/>
        </w:rPr>
        <w:t xml:space="preserve">24 semester hours in mathematical, engineering, and quantitative analysis courses; 15 or more years cost analysis experience; and familiarity with Defense Department Data Sources (e.g. cost and software data reporting, Earned Value Management (EVM), </w:t>
      </w:r>
      <w:r w:rsidR="00EB4F52" w:rsidRPr="7A2127B4">
        <w:rPr>
          <w:rFonts w:ascii="Arial" w:hAnsi="Arial" w:cs="Arial"/>
          <w:i/>
          <w:iCs/>
          <w:color w:val="FF0000"/>
          <w:sz w:val="24"/>
          <w:szCs w:val="24"/>
        </w:rPr>
        <w:t>etc.</w:t>
      </w:r>
      <w:r w:rsidR="006F3974" w:rsidRPr="7A2127B4">
        <w:rPr>
          <w:rFonts w:ascii="Arial" w:hAnsi="Arial" w:cs="Arial"/>
          <w:i/>
          <w:iCs/>
          <w:color w:val="FF0000"/>
          <w:sz w:val="24"/>
          <w:szCs w:val="24"/>
        </w:rPr>
        <w:t>…”</w:t>
      </w:r>
      <w:r w:rsidR="00F13753" w:rsidRPr="7A2127B4">
        <w:rPr>
          <w:rFonts w:ascii="Arial" w:hAnsi="Arial" w:cs="Arial"/>
          <w:i/>
          <w:iCs/>
          <w:color w:val="FF0000"/>
          <w:sz w:val="24"/>
          <w:szCs w:val="24"/>
        </w:rPr>
        <w:t xml:space="preserve"> </w:t>
      </w:r>
      <w:r w:rsidR="006E6536" w:rsidRPr="7A2127B4">
        <w:rPr>
          <w:rFonts w:ascii="Arial" w:hAnsi="Arial" w:cs="Arial"/>
          <w:i/>
          <w:iCs/>
          <w:color w:val="FF0000"/>
          <w:sz w:val="24"/>
          <w:szCs w:val="24"/>
        </w:rPr>
        <w:t xml:space="preserve">or </w:t>
      </w:r>
      <w:r w:rsidR="00F13753" w:rsidRPr="7A2127B4">
        <w:rPr>
          <w:rFonts w:ascii="Arial" w:hAnsi="Arial" w:cs="Arial"/>
          <w:i/>
          <w:iCs/>
          <w:color w:val="FF0000"/>
          <w:sz w:val="24"/>
          <w:szCs w:val="24"/>
        </w:rPr>
        <w:t xml:space="preserve"> “…must </w:t>
      </w:r>
      <w:r w:rsidR="00314F8B" w:rsidRPr="7A2127B4">
        <w:rPr>
          <w:rFonts w:ascii="Arial" w:hAnsi="Arial" w:cs="Arial"/>
          <w:i/>
          <w:iCs/>
          <w:color w:val="FF0000"/>
          <w:sz w:val="24"/>
          <w:szCs w:val="24"/>
        </w:rPr>
        <w:t xml:space="preserve">demonstrate </w:t>
      </w:r>
      <w:r w:rsidR="00F13753" w:rsidRPr="7A2127B4">
        <w:rPr>
          <w:rFonts w:ascii="Arial" w:hAnsi="Arial" w:cs="Arial"/>
          <w:i/>
          <w:iCs/>
          <w:color w:val="FF0000"/>
          <w:sz w:val="24"/>
          <w:szCs w:val="24"/>
        </w:rPr>
        <w:t xml:space="preserve">a minimum of 5 </w:t>
      </w:r>
      <w:r w:rsidR="00CF16BD" w:rsidRPr="7A2127B4">
        <w:rPr>
          <w:rFonts w:ascii="Arial" w:hAnsi="Arial" w:cs="Arial"/>
          <w:i/>
          <w:iCs/>
          <w:color w:val="FF0000"/>
          <w:sz w:val="24"/>
          <w:szCs w:val="24"/>
        </w:rPr>
        <w:t>years’ experience</w:t>
      </w:r>
      <w:r w:rsidR="00F13753" w:rsidRPr="7A2127B4">
        <w:rPr>
          <w:rFonts w:ascii="Arial" w:hAnsi="Arial" w:cs="Arial"/>
          <w:i/>
          <w:iCs/>
          <w:color w:val="FF0000"/>
          <w:sz w:val="24"/>
          <w:szCs w:val="24"/>
        </w:rPr>
        <w:t xml:space="preserve"> within the past 10, working as a Program Manager</w:t>
      </w:r>
      <w:r w:rsidR="005A1AD4" w:rsidRPr="7A2127B4">
        <w:rPr>
          <w:rFonts w:ascii="Arial" w:hAnsi="Arial" w:cs="Arial"/>
          <w:i/>
          <w:iCs/>
          <w:color w:val="FF0000"/>
          <w:sz w:val="24"/>
          <w:szCs w:val="24"/>
        </w:rPr>
        <w:t>..</w:t>
      </w:r>
      <w:r w:rsidR="00F13753" w:rsidRPr="7A2127B4">
        <w:rPr>
          <w:rFonts w:ascii="Arial" w:hAnsi="Arial" w:cs="Arial"/>
          <w:i/>
          <w:iCs/>
          <w:color w:val="FF0000"/>
          <w:sz w:val="24"/>
          <w:szCs w:val="24"/>
        </w:rPr>
        <w:t>.</w:t>
      </w:r>
      <w:r w:rsidR="00314F8B" w:rsidRPr="7A2127B4">
        <w:rPr>
          <w:rFonts w:ascii="Arial" w:hAnsi="Arial" w:cs="Arial"/>
          <w:i/>
          <w:iCs/>
          <w:color w:val="FF0000"/>
          <w:sz w:val="24"/>
          <w:szCs w:val="24"/>
        </w:rPr>
        <w:t>”</w:t>
      </w:r>
      <w:r w:rsidR="00F13753" w:rsidRPr="7A2127B4">
        <w:rPr>
          <w:rFonts w:ascii="Arial" w:hAnsi="Arial" w:cs="Arial"/>
          <w:b/>
          <w:bCs/>
          <w:i/>
          <w:iCs/>
          <w:color w:val="FF0000"/>
          <w:sz w:val="24"/>
          <w:szCs w:val="24"/>
        </w:rPr>
        <w:t xml:space="preserve"> </w:t>
      </w:r>
    </w:p>
    <w:p w14:paraId="0CFD18B9" w14:textId="77777777" w:rsidR="00D60955" w:rsidRPr="00A93E41" w:rsidRDefault="00D60955" w:rsidP="0015134A">
      <w:pPr>
        <w:rPr>
          <w:rFonts w:ascii="Arial" w:hAnsi="Arial" w:cs="Arial"/>
          <w:i/>
          <w:color w:val="FF0000"/>
          <w:sz w:val="24"/>
          <w:szCs w:val="24"/>
        </w:rPr>
      </w:pPr>
    </w:p>
    <w:p w14:paraId="64AA36AA" w14:textId="56E51E95" w:rsidR="005A1AD4" w:rsidRPr="00A93E41" w:rsidRDefault="005A1AD4" w:rsidP="061FE4B5">
      <w:pPr>
        <w:rPr>
          <w:rFonts w:ascii="Arial" w:hAnsi="Arial" w:cs="Arial"/>
          <w:i/>
          <w:iCs/>
          <w:color w:val="FF0000"/>
          <w:sz w:val="24"/>
          <w:szCs w:val="24"/>
        </w:rPr>
      </w:pPr>
      <w:r w:rsidRPr="00A93E41">
        <w:rPr>
          <w:rFonts w:ascii="Arial" w:hAnsi="Arial" w:cs="Arial"/>
          <w:i/>
          <w:color w:val="FF0000"/>
          <w:sz w:val="24"/>
          <w:szCs w:val="24"/>
        </w:rPr>
        <w:tab/>
      </w:r>
      <w:r w:rsidRPr="7A2127B4">
        <w:rPr>
          <w:rFonts w:ascii="Arial" w:hAnsi="Arial" w:cs="Arial"/>
          <w:i/>
          <w:iCs/>
          <w:color w:val="FF0000"/>
          <w:sz w:val="24"/>
          <w:szCs w:val="24"/>
        </w:rPr>
        <w:t xml:space="preserve">b.  </w:t>
      </w:r>
      <w:r w:rsidR="009047C8" w:rsidRPr="7A2127B4">
        <w:rPr>
          <w:rFonts w:ascii="Arial" w:hAnsi="Arial" w:cs="Arial"/>
          <w:i/>
          <w:iCs/>
          <w:color w:val="FF0000"/>
          <w:sz w:val="24"/>
          <w:szCs w:val="24"/>
          <w:u w:val="single"/>
        </w:rPr>
        <w:t>Person B</w:t>
      </w:r>
      <w:r w:rsidRPr="7A2127B4">
        <w:rPr>
          <w:rFonts w:ascii="Arial" w:hAnsi="Arial" w:cs="Arial"/>
          <w:i/>
          <w:iCs/>
          <w:color w:val="FF0000"/>
          <w:sz w:val="24"/>
          <w:szCs w:val="24"/>
        </w:rPr>
        <w:t xml:space="preserve">:  {Insert the qualifications for all key personnel} Another example, although not intended to be language specifically for the </w:t>
      </w:r>
      <w:r w:rsidR="007C1927" w:rsidRPr="7A2127B4">
        <w:rPr>
          <w:rFonts w:ascii="Arial" w:hAnsi="Arial" w:cs="Arial"/>
          <w:i/>
          <w:iCs/>
          <w:color w:val="FF0000"/>
          <w:sz w:val="24"/>
          <w:szCs w:val="24"/>
        </w:rPr>
        <w:t>Offeror</w:t>
      </w:r>
      <w:r w:rsidRPr="7A2127B4">
        <w:rPr>
          <w:rFonts w:ascii="Arial" w:hAnsi="Arial" w:cs="Arial"/>
          <w:i/>
          <w:iCs/>
          <w:color w:val="FF0000"/>
          <w:sz w:val="24"/>
          <w:szCs w:val="24"/>
        </w:rPr>
        <w:t xml:space="preserve"> to use, the following serves as a launch pad to assist in writing the requirement “</w:t>
      </w:r>
      <w:r w:rsidRPr="7A2127B4">
        <w:rPr>
          <w:rFonts w:ascii="Arial" w:hAnsi="Arial" w:cs="Arial"/>
          <w:i/>
          <w:iCs/>
          <w:color w:val="FF0000"/>
          <w:sz w:val="24"/>
          <w:szCs w:val="24"/>
          <w:u w:val="single"/>
        </w:rPr>
        <w:t>Quality Control Manager.</w:t>
      </w:r>
      <w:r w:rsidRPr="7A2127B4">
        <w:rPr>
          <w:rFonts w:ascii="Arial" w:hAnsi="Arial" w:cs="Arial"/>
          <w:i/>
          <w:iCs/>
          <w:color w:val="FF0000"/>
          <w:sz w:val="24"/>
          <w:szCs w:val="24"/>
        </w:rPr>
        <w:t xml:space="preserve"> The Quality Control Manager </w:t>
      </w:r>
      <w:r w:rsidR="003D6485" w:rsidRPr="7A2127B4">
        <w:rPr>
          <w:rFonts w:ascii="Arial" w:hAnsi="Arial" w:cs="Arial"/>
          <w:i/>
          <w:iCs/>
          <w:color w:val="FF0000"/>
          <w:sz w:val="24"/>
          <w:szCs w:val="24"/>
        </w:rPr>
        <w:t>shall</w:t>
      </w:r>
      <w:r w:rsidRPr="7A2127B4">
        <w:rPr>
          <w:rFonts w:ascii="Arial" w:hAnsi="Arial" w:cs="Arial"/>
          <w:i/>
          <w:iCs/>
          <w:color w:val="FF0000"/>
          <w:sz w:val="24"/>
          <w:szCs w:val="24"/>
        </w:rPr>
        <w:t xml:space="preserve"> demonstrate a minimum of 5 </w:t>
      </w:r>
      <w:r w:rsidR="00CF16BD" w:rsidRPr="7A2127B4">
        <w:rPr>
          <w:rFonts w:ascii="Arial" w:hAnsi="Arial" w:cs="Arial"/>
          <w:i/>
          <w:iCs/>
          <w:color w:val="FF0000"/>
          <w:sz w:val="24"/>
          <w:szCs w:val="24"/>
        </w:rPr>
        <w:t>years’ experience</w:t>
      </w:r>
      <w:r w:rsidRPr="7A2127B4">
        <w:rPr>
          <w:rFonts w:ascii="Arial" w:hAnsi="Arial" w:cs="Arial"/>
          <w:i/>
          <w:iCs/>
          <w:color w:val="FF0000"/>
          <w:sz w:val="24"/>
          <w:szCs w:val="24"/>
        </w:rPr>
        <w:t>, within the past 10, working as a Quality Control Manager…”</w:t>
      </w:r>
    </w:p>
    <w:p w14:paraId="71000035" w14:textId="77777777" w:rsidR="005A1AD4" w:rsidRPr="00A93E41" w:rsidRDefault="005A1AD4" w:rsidP="0015134A">
      <w:pPr>
        <w:rPr>
          <w:rFonts w:ascii="Arial" w:hAnsi="Arial" w:cs="Arial"/>
          <w:color w:val="FF0000"/>
          <w:sz w:val="24"/>
          <w:szCs w:val="24"/>
        </w:rPr>
      </w:pPr>
    </w:p>
    <w:p w14:paraId="502B72FF" w14:textId="4E7369AE" w:rsidR="006F3974" w:rsidRPr="00440F02" w:rsidRDefault="009047C8" w:rsidP="00F03FC8">
      <w:pPr>
        <w:ind w:firstLine="720"/>
        <w:rPr>
          <w:rFonts w:ascii="Arial" w:hAnsi="Arial" w:cs="Arial"/>
          <w:i/>
          <w:color w:val="FF0000"/>
          <w:sz w:val="24"/>
          <w:szCs w:val="24"/>
        </w:rPr>
      </w:pPr>
      <w:r>
        <w:rPr>
          <w:rFonts w:ascii="Arial" w:hAnsi="Arial" w:cs="Arial"/>
          <w:color w:val="FF0000"/>
          <w:sz w:val="24"/>
          <w:szCs w:val="24"/>
        </w:rPr>
        <w:t>c</w:t>
      </w:r>
      <w:r w:rsidR="004E0C6D" w:rsidRPr="00A93E41">
        <w:rPr>
          <w:rFonts w:ascii="Arial" w:hAnsi="Arial" w:cs="Arial"/>
          <w:color w:val="FF0000"/>
          <w:sz w:val="24"/>
          <w:szCs w:val="24"/>
        </w:rPr>
        <w:t xml:space="preserve">.  </w:t>
      </w:r>
      <w:r w:rsidR="00D60955" w:rsidRPr="00A93E41">
        <w:rPr>
          <w:rFonts w:ascii="Arial" w:hAnsi="Arial" w:cs="Arial"/>
          <w:i/>
          <w:color w:val="FF0000"/>
          <w:sz w:val="24"/>
          <w:szCs w:val="24"/>
          <w:u w:val="single"/>
        </w:rPr>
        <w:t>Special Qualifications</w:t>
      </w:r>
      <w:r w:rsidR="00D60955" w:rsidRPr="00A93E41">
        <w:rPr>
          <w:rFonts w:ascii="Arial" w:hAnsi="Arial" w:cs="Arial"/>
          <w:i/>
          <w:color w:val="FF0000"/>
          <w:sz w:val="24"/>
          <w:szCs w:val="24"/>
        </w:rPr>
        <w:t>:</w:t>
      </w:r>
      <w:r w:rsidR="00713B1A" w:rsidRPr="00A93E41">
        <w:rPr>
          <w:rFonts w:ascii="Arial" w:hAnsi="Arial" w:cs="Arial"/>
          <w:color w:val="FF0000"/>
          <w:sz w:val="24"/>
          <w:szCs w:val="24"/>
        </w:rPr>
        <w:t xml:space="preserve">  </w:t>
      </w:r>
      <w:r w:rsidR="006F3974" w:rsidRPr="00A93E41">
        <w:rPr>
          <w:rFonts w:ascii="Arial" w:hAnsi="Arial" w:cs="Arial"/>
          <w:i/>
          <w:color w:val="FF0000"/>
          <w:sz w:val="24"/>
          <w:szCs w:val="24"/>
        </w:rPr>
        <w:t xml:space="preserve">{Insert any special certification or licensing requirements} (For example, although not intended to be language specifically </w:t>
      </w:r>
      <w:r w:rsidR="006F3974" w:rsidRPr="00440F02">
        <w:rPr>
          <w:rFonts w:ascii="Arial" w:hAnsi="Arial" w:cs="Arial"/>
          <w:i/>
          <w:color w:val="FF0000"/>
          <w:sz w:val="24"/>
          <w:szCs w:val="24"/>
        </w:rPr>
        <w:t xml:space="preserve">for the </w:t>
      </w:r>
      <w:r>
        <w:rPr>
          <w:rFonts w:ascii="Arial" w:hAnsi="Arial" w:cs="Arial"/>
          <w:i/>
          <w:color w:val="FF0000"/>
          <w:sz w:val="24"/>
          <w:szCs w:val="24"/>
        </w:rPr>
        <w:t>Offeror</w:t>
      </w:r>
      <w:r w:rsidR="006F3974" w:rsidRPr="00440F02">
        <w:rPr>
          <w:rFonts w:ascii="Arial" w:hAnsi="Arial" w:cs="Arial"/>
          <w:i/>
          <w:color w:val="FF0000"/>
          <w:sz w:val="24"/>
          <w:szCs w:val="24"/>
        </w:rPr>
        <w:t xml:space="preserve"> to use, the following serves as a </w:t>
      </w:r>
      <w:r w:rsidR="00052191" w:rsidRPr="00440F02">
        <w:rPr>
          <w:rFonts w:ascii="Arial" w:hAnsi="Arial" w:cs="Arial"/>
          <w:i/>
          <w:color w:val="FF0000"/>
          <w:sz w:val="24"/>
          <w:szCs w:val="24"/>
        </w:rPr>
        <w:t>launch pad</w:t>
      </w:r>
      <w:r w:rsidR="006F3974" w:rsidRPr="00440F02">
        <w:rPr>
          <w:rFonts w:ascii="Arial" w:hAnsi="Arial" w:cs="Arial"/>
          <w:i/>
          <w:color w:val="FF0000"/>
          <w:sz w:val="24"/>
          <w:szCs w:val="24"/>
        </w:rPr>
        <w:t xml:space="preserve"> to assist in writing the requirement,</w:t>
      </w:r>
      <w:r w:rsidR="006F3974" w:rsidRPr="00440F02">
        <w:rPr>
          <w:rFonts w:ascii="Arial" w:hAnsi="Arial" w:cs="Arial"/>
          <w:color w:val="FF0000"/>
          <w:sz w:val="24"/>
          <w:szCs w:val="24"/>
        </w:rPr>
        <w:t xml:space="preserve"> “</w:t>
      </w:r>
      <w:r w:rsidR="006F3974" w:rsidRPr="00440F02">
        <w:rPr>
          <w:rFonts w:ascii="Arial" w:hAnsi="Arial" w:cs="Arial"/>
          <w:i/>
          <w:color w:val="FF0000"/>
          <w:sz w:val="24"/>
          <w:szCs w:val="24"/>
        </w:rPr>
        <w:t xml:space="preserve">The Contractor </w:t>
      </w:r>
      <w:r w:rsidR="00075EE0" w:rsidRPr="00440F02">
        <w:rPr>
          <w:rFonts w:ascii="Arial" w:hAnsi="Arial" w:cs="Arial"/>
          <w:i/>
          <w:color w:val="FF0000"/>
          <w:sz w:val="24"/>
          <w:szCs w:val="24"/>
        </w:rPr>
        <w:t>shall ensure</w:t>
      </w:r>
      <w:r w:rsidR="006F3974" w:rsidRPr="00440F02">
        <w:rPr>
          <w:rFonts w:ascii="Arial" w:hAnsi="Arial" w:cs="Arial"/>
          <w:i/>
          <w:color w:val="FF0000"/>
          <w:sz w:val="24"/>
          <w:szCs w:val="24"/>
        </w:rPr>
        <w:t xml:space="preserve"> all employees possess and maintain current </w:t>
      </w:r>
      <w:r w:rsidR="007C1927">
        <w:rPr>
          <w:rFonts w:ascii="Arial" w:hAnsi="Arial" w:cs="Arial"/>
          <w:i/>
          <w:color w:val="FF0000"/>
          <w:sz w:val="24"/>
          <w:szCs w:val="24"/>
        </w:rPr>
        <w:t>Leading SAFe Certification, Scrum Master Certification, etc.</w:t>
      </w:r>
      <w:r w:rsidR="006F3974" w:rsidRPr="00440F02">
        <w:rPr>
          <w:rFonts w:ascii="Arial" w:hAnsi="Arial" w:cs="Arial"/>
          <w:i/>
          <w:color w:val="FF0000"/>
          <w:sz w:val="24"/>
          <w:szCs w:val="24"/>
        </w:rPr>
        <w:t xml:space="preserve"> during the execution of this contract.")</w:t>
      </w:r>
    </w:p>
    <w:p w14:paraId="2DE79274" w14:textId="77777777" w:rsidR="00322321" w:rsidRPr="00443710" w:rsidRDefault="00322321" w:rsidP="0015134A">
      <w:pPr>
        <w:suppressAutoHyphens/>
        <w:rPr>
          <w:rFonts w:ascii="Arial" w:hAnsi="Arial" w:cs="Arial"/>
          <w:sz w:val="24"/>
          <w:szCs w:val="24"/>
        </w:rPr>
      </w:pPr>
    </w:p>
    <w:p w14:paraId="27EA429C" w14:textId="0026B76B" w:rsidR="006F3974" w:rsidRPr="00443710" w:rsidRDefault="00D60955" w:rsidP="00F03FC8">
      <w:pPr>
        <w:rPr>
          <w:rFonts w:ascii="Arial" w:hAnsi="Arial" w:cs="Arial"/>
          <w:sz w:val="24"/>
          <w:szCs w:val="24"/>
        </w:rPr>
      </w:pPr>
      <w:r w:rsidRPr="7A2127B4">
        <w:rPr>
          <w:rFonts w:ascii="Arial" w:hAnsi="Arial" w:cs="Arial"/>
          <w:b/>
          <w:bCs/>
          <w:sz w:val="24"/>
          <w:szCs w:val="24"/>
        </w:rPr>
        <w:t>1.</w:t>
      </w:r>
      <w:r w:rsidR="00E673BB" w:rsidRPr="7A2127B4">
        <w:rPr>
          <w:rFonts w:ascii="Arial" w:hAnsi="Arial" w:cs="Arial"/>
          <w:b/>
          <w:bCs/>
          <w:sz w:val="24"/>
          <w:szCs w:val="24"/>
        </w:rPr>
        <w:t>1</w:t>
      </w:r>
      <w:r w:rsidR="00320BDC" w:rsidRPr="7A2127B4">
        <w:rPr>
          <w:rFonts w:ascii="Arial" w:hAnsi="Arial" w:cs="Arial"/>
          <w:b/>
          <w:bCs/>
          <w:sz w:val="24"/>
          <w:szCs w:val="24"/>
        </w:rPr>
        <w:t>1</w:t>
      </w:r>
      <w:r w:rsidRPr="7A2127B4">
        <w:rPr>
          <w:rFonts w:ascii="Arial" w:hAnsi="Arial" w:cs="Arial"/>
          <w:b/>
          <w:bCs/>
          <w:sz w:val="24"/>
          <w:szCs w:val="24"/>
        </w:rPr>
        <w:t xml:space="preserve">  </w:t>
      </w:r>
      <w:r w:rsidRPr="7A2127B4">
        <w:rPr>
          <w:rFonts w:ascii="Arial" w:hAnsi="Arial" w:cs="Arial"/>
          <w:b/>
          <w:bCs/>
          <w:sz w:val="24"/>
          <w:szCs w:val="24"/>
          <w:u w:val="single"/>
        </w:rPr>
        <w:t>Identification of Contractor Employees</w:t>
      </w:r>
      <w:r w:rsidRPr="7A2127B4">
        <w:rPr>
          <w:rFonts w:ascii="Arial" w:hAnsi="Arial" w:cs="Arial"/>
          <w:b/>
          <w:bCs/>
          <w:sz w:val="24"/>
          <w:szCs w:val="24"/>
        </w:rPr>
        <w:t>:</w:t>
      </w:r>
      <w:r w:rsidRPr="7A2127B4">
        <w:rPr>
          <w:rFonts w:ascii="Arial" w:hAnsi="Arial" w:cs="Arial"/>
          <w:sz w:val="24"/>
          <w:szCs w:val="24"/>
        </w:rPr>
        <w:t xml:space="preserve">  </w:t>
      </w:r>
      <w:r w:rsidR="006F3974" w:rsidRPr="7A2127B4">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00D872F2" w:rsidRPr="7A2127B4">
        <w:rPr>
          <w:rFonts w:ascii="Arial" w:hAnsi="Arial" w:cs="Arial"/>
          <w:sz w:val="24"/>
          <w:szCs w:val="24"/>
        </w:rPr>
        <w:t>shall</w:t>
      </w:r>
      <w:r w:rsidR="00075EE0" w:rsidRPr="7A2127B4">
        <w:rPr>
          <w:rFonts w:ascii="Arial" w:hAnsi="Arial" w:cs="Arial"/>
          <w:sz w:val="24"/>
          <w:szCs w:val="24"/>
        </w:rPr>
        <w:t xml:space="preserve"> </w:t>
      </w:r>
      <w:r w:rsidR="006F3974" w:rsidRPr="7A2127B4">
        <w:rPr>
          <w:rFonts w:ascii="Arial" w:hAnsi="Arial" w:cs="Arial"/>
          <w:sz w:val="24"/>
          <w:szCs w:val="24"/>
        </w:rPr>
        <w:t>identify themselves</w:t>
      </w:r>
      <w:r w:rsidR="00155E54" w:rsidRPr="7A2127B4">
        <w:rPr>
          <w:rFonts w:ascii="Arial" w:hAnsi="Arial" w:cs="Arial"/>
          <w:sz w:val="24"/>
          <w:szCs w:val="24"/>
        </w:rPr>
        <w:t>,</w:t>
      </w:r>
      <w:r w:rsidR="000D5B55" w:rsidRPr="7A2127B4">
        <w:rPr>
          <w:rFonts w:ascii="Arial" w:hAnsi="Arial" w:cs="Arial"/>
          <w:sz w:val="24"/>
          <w:szCs w:val="24"/>
        </w:rPr>
        <w:t xml:space="preserve"> to include </w:t>
      </w:r>
      <w:r w:rsidR="00155E54" w:rsidRPr="7A2127B4">
        <w:rPr>
          <w:rFonts w:ascii="Arial" w:hAnsi="Arial" w:cs="Arial"/>
          <w:sz w:val="24"/>
          <w:szCs w:val="24"/>
        </w:rPr>
        <w:t>proper marking of signature blocks in correspondence,</w:t>
      </w:r>
      <w:r w:rsidR="006F3974" w:rsidRPr="7A2127B4">
        <w:rPr>
          <w:rFonts w:ascii="Arial" w:hAnsi="Arial" w:cs="Arial"/>
          <w:sz w:val="24"/>
          <w:szCs w:val="24"/>
        </w:rPr>
        <w:t xml:space="preserve"> to avoid creating an impression in the minds of members of the public that they are Government officials. The Contractor </w:t>
      </w:r>
      <w:r w:rsidR="0063117F" w:rsidRPr="7A2127B4">
        <w:rPr>
          <w:rFonts w:ascii="Arial" w:hAnsi="Arial" w:cs="Arial"/>
          <w:sz w:val="24"/>
          <w:szCs w:val="24"/>
        </w:rPr>
        <w:t>shall</w:t>
      </w:r>
      <w:r w:rsidR="006F3974" w:rsidRPr="7A2127B4">
        <w:rPr>
          <w:rFonts w:ascii="Arial" w:hAnsi="Arial" w:cs="Arial"/>
          <w:sz w:val="24"/>
          <w:szCs w:val="24"/>
        </w:rPr>
        <w:t xml:space="preserve"> ensure that all documents or reports</w:t>
      </w:r>
      <w:r w:rsidR="000D5B55" w:rsidRPr="7A2127B4">
        <w:rPr>
          <w:rFonts w:ascii="Arial" w:hAnsi="Arial" w:cs="Arial"/>
          <w:sz w:val="24"/>
          <w:szCs w:val="24"/>
        </w:rPr>
        <w:t xml:space="preserve">, </w:t>
      </w:r>
      <w:r w:rsidR="006F3974" w:rsidRPr="7A2127B4">
        <w:rPr>
          <w:rFonts w:ascii="Arial" w:hAnsi="Arial" w:cs="Arial"/>
          <w:sz w:val="24"/>
          <w:szCs w:val="24"/>
        </w:rPr>
        <w:t xml:space="preserve">produced by Contractors are suitably marked as Contractor products or that Contractor participation is appropriately disclosed.  </w:t>
      </w:r>
    </w:p>
    <w:p w14:paraId="610A25AC" w14:textId="77777777" w:rsidR="006F3974" w:rsidRPr="00443710" w:rsidRDefault="006F3974" w:rsidP="0015134A">
      <w:pPr>
        <w:rPr>
          <w:rFonts w:ascii="Arial" w:hAnsi="Arial" w:cs="Arial"/>
          <w:sz w:val="24"/>
          <w:szCs w:val="24"/>
        </w:rPr>
      </w:pPr>
    </w:p>
    <w:p w14:paraId="5D5430DE" w14:textId="3D073451" w:rsidR="00D60955" w:rsidRPr="00443710" w:rsidRDefault="004E0C6D" w:rsidP="00F03FC8">
      <w:pPr>
        <w:rPr>
          <w:rFonts w:ascii="Arial" w:hAnsi="Arial" w:cs="Arial"/>
          <w:color w:val="000000" w:themeColor="text1"/>
          <w:sz w:val="24"/>
          <w:szCs w:val="24"/>
        </w:rPr>
      </w:pPr>
      <w:r w:rsidRPr="00443710">
        <w:rPr>
          <w:rFonts w:ascii="Arial" w:hAnsi="Arial" w:cs="Arial"/>
          <w:b/>
          <w:sz w:val="24"/>
          <w:szCs w:val="24"/>
        </w:rPr>
        <w:t>1.1</w:t>
      </w:r>
      <w:r w:rsidR="00902528">
        <w:rPr>
          <w:rFonts w:ascii="Arial" w:hAnsi="Arial" w:cs="Arial"/>
          <w:b/>
          <w:sz w:val="24"/>
          <w:szCs w:val="24"/>
        </w:rPr>
        <w:t>1</w:t>
      </w:r>
      <w:r w:rsidRPr="00443710">
        <w:rPr>
          <w:rFonts w:ascii="Arial" w:hAnsi="Arial" w:cs="Arial"/>
          <w:b/>
          <w:sz w:val="24"/>
          <w:szCs w:val="24"/>
        </w:rPr>
        <w:t xml:space="preserve">.1 </w:t>
      </w:r>
      <w:r w:rsidRPr="00443710">
        <w:rPr>
          <w:rFonts w:ascii="Arial" w:hAnsi="Arial" w:cs="Arial"/>
          <w:sz w:val="24"/>
          <w:szCs w:val="24"/>
        </w:rPr>
        <w:t xml:space="preserve"> </w:t>
      </w:r>
      <w:r w:rsidR="006F3974" w:rsidRPr="00443710">
        <w:rPr>
          <w:rFonts w:ascii="Arial" w:hAnsi="Arial" w:cs="Arial"/>
          <w:color w:val="000000" w:themeColor="text1"/>
          <w:sz w:val="24"/>
          <w:szCs w:val="24"/>
        </w:rPr>
        <w:t xml:space="preserve">Contractor workspace (staging site, on-site office, desk or work area, etc.) shall contain a sign signifying the space is occupied by Contractor employee(s) to ensure that </w:t>
      </w:r>
      <w:r w:rsidR="0063117F" w:rsidRPr="00443710">
        <w:rPr>
          <w:rFonts w:ascii="Arial" w:hAnsi="Arial" w:cs="Arial"/>
          <w:color w:val="000000" w:themeColor="text1"/>
          <w:sz w:val="24"/>
          <w:szCs w:val="24"/>
        </w:rPr>
        <w:t xml:space="preserve">Government </w:t>
      </w:r>
      <w:r w:rsidR="006F3974" w:rsidRPr="00443710">
        <w:rPr>
          <w:rFonts w:ascii="Arial" w:hAnsi="Arial" w:cs="Arial"/>
          <w:color w:val="000000" w:themeColor="text1"/>
          <w:sz w:val="24"/>
          <w:szCs w:val="24"/>
        </w:rPr>
        <w:t xml:space="preserve">employees and the public know that they are not </w:t>
      </w:r>
      <w:r w:rsidR="0063117F" w:rsidRPr="00443710">
        <w:rPr>
          <w:rFonts w:ascii="Arial" w:hAnsi="Arial" w:cs="Arial"/>
          <w:color w:val="000000" w:themeColor="text1"/>
          <w:sz w:val="24"/>
          <w:szCs w:val="24"/>
        </w:rPr>
        <w:t xml:space="preserve">Government </w:t>
      </w:r>
      <w:r w:rsidR="006F3974" w:rsidRPr="00443710">
        <w:rPr>
          <w:rFonts w:ascii="Arial" w:hAnsi="Arial" w:cs="Arial"/>
          <w:color w:val="000000" w:themeColor="text1"/>
          <w:sz w:val="24"/>
          <w:szCs w:val="24"/>
        </w:rPr>
        <w:t xml:space="preserve">employees. The proposed sign shall be submitted to the </w:t>
      </w:r>
      <w:r w:rsidR="00CB455E" w:rsidRPr="00443710">
        <w:rPr>
          <w:rFonts w:ascii="Arial" w:hAnsi="Arial" w:cs="Arial"/>
          <w:color w:val="000000" w:themeColor="text1"/>
          <w:sz w:val="24"/>
          <w:szCs w:val="24"/>
        </w:rPr>
        <w:t xml:space="preserve">Contracting Officer </w:t>
      </w:r>
      <w:r w:rsidR="006F3974" w:rsidRPr="00443710">
        <w:rPr>
          <w:rFonts w:ascii="Arial" w:hAnsi="Arial" w:cs="Arial"/>
          <w:color w:val="000000" w:themeColor="text1"/>
          <w:sz w:val="24"/>
          <w:szCs w:val="24"/>
        </w:rPr>
        <w:t xml:space="preserve">via the COR for review and acceptance </w:t>
      </w:r>
      <w:r w:rsidR="006F3974" w:rsidRPr="00443710">
        <w:rPr>
          <w:rFonts w:ascii="Arial" w:hAnsi="Arial" w:cs="Arial"/>
          <w:i/>
          <w:color w:val="FF0000"/>
          <w:sz w:val="24"/>
          <w:szCs w:val="24"/>
        </w:rPr>
        <w:t>{Insert number of days and specify whether they are calendar or workdays (recommend (10) calendar days)}</w:t>
      </w:r>
      <w:r w:rsidR="006F3974" w:rsidRPr="00443710">
        <w:rPr>
          <w:rFonts w:ascii="Arial" w:hAnsi="Arial" w:cs="Arial"/>
          <w:color w:val="FF0000"/>
          <w:sz w:val="24"/>
          <w:szCs w:val="24"/>
        </w:rPr>
        <w:t xml:space="preserve"> </w:t>
      </w:r>
      <w:r w:rsidR="006F3974" w:rsidRPr="00443710">
        <w:rPr>
          <w:rFonts w:ascii="Arial" w:hAnsi="Arial" w:cs="Arial"/>
          <w:color w:val="000000" w:themeColor="text1"/>
          <w:sz w:val="24"/>
          <w:szCs w:val="24"/>
        </w:rPr>
        <w:t xml:space="preserve">after contract award </w:t>
      </w:r>
      <w:r w:rsidR="006F3974" w:rsidRPr="00440F02">
        <w:rPr>
          <w:rFonts w:ascii="Arial" w:hAnsi="Arial" w:cs="Arial"/>
          <w:color w:val="000000" w:themeColor="text1"/>
          <w:sz w:val="24"/>
          <w:szCs w:val="24"/>
        </w:rPr>
        <w:t>(</w:t>
      </w:r>
      <w:r w:rsidR="006F3974" w:rsidRPr="00440F02">
        <w:rPr>
          <w:rFonts w:ascii="Arial" w:hAnsi="Arial" w:cs="Arial"/>
          <w:i/>
          <w:color w:val="FF0000"/>
          <w:sz w:val="24"/>
          <w:szCs w:val="24"/>
        </w:rPr>
        <w:t>{Insert Deliverable ###}</w:t>
      </w:r>
      <w:r w:rsidR="006F3974" w:rsidRPr="00440F02">
        <w:rPr>
          <w:rFonts w:ascii="Arial" w:hAnsi="Arial" w:cs="Arial"/>
          <w:sz w:val="24"/>
          <w:szCs w:val="24"/>
        </w:rPr>
        <w:t>).</w:t>
      </w:r>
      <w:r w:rsidR="006F3974" w:rsidRPr="00443710">
        <w:rPr>
          <w:rFonts w:ascii="Arial" w:hAnsi="Arial" w:cs="Arial"/>
          <w:sz w:val="24"/>
          <w:szCs w:val="24"/>
        </w:rPr>
        <w:t xml:space="preserve"> </w:t>
      </w:r>
      <w:r w:rsidR="006F3974" w:rsidRPr="00443710">
        <w:rPr>
          <w:rFonts w:ascii="Arial" w:hAnsi="Arial" w:cs="Arial"/>
          <w:color w:val="000000" w:themeColor="text1"/>
          <w:sz w:val="24"/>
          <w:szCs w:val="24"/>
        </w:rPr>
        <w:t>Workspace sign location shall be coordinated with the COR. Contractor employees shall identify themselves by name and company affiliation when answering the telephone, presenting briefings, conducting or attending meetings</w:t>
      </w:r>
      <w:r w:rsidR="0063117F" w:rsidRPr="00443710">
        <w:rPr>
          <w:rFonts w:ascii="Arial" w:hAnsi="Arial" w:cs="Arial"/>
          <w:color w:val="000000" w:themeColor="text1"/>
          <w:sz w:val="24"/>
          <w:szCs w:val="24"/>
        </w:rPr>
        <w:t xml:space="preserve">, and </w:t>
      </w:r>
      <w:r w:rsidR="006F3974" w:rsidRPr="00443710">
        <w:rPr>
          <w:rFonts w:ascii="Arial" w:hAnsi="Arial" w:cs="Arial"/>
          <w:color w:val="000000" w:themeColor="text1"/>
          <w:sz w:val="24"/>
          <w:szCs w:val="24"/>
        </w:rPr>
        <w:t>seminars. All Contractor correspondence (written, facsimile, and email display) shall include their company name. Requirements for Contractor vehicles is addressed under Part 4 paragraph 4.4.</w:t>
      </w:r>
    </w:p>
    <w:p w14:paraId="01E39862" w14:textId="77777777" w:rsidR="009D1B49" w:rsidRPr="00443710" w:rsidRDefault="009D1B49" w:rsidP="00F03FC8">
      <w:pPr>
        <w:rPr>
          <w:rFonts w:ascii="Arial" w:hAnsi="Arial" w:cs="Arial"/>
          <w:b/>
          <w:i/>
          <w:color w:val="0000FF"/>
          <w:sz w:val="24"/>
          <w:szCs w:val="24"/>
        </w:rPr>
      </w:pPr>
    </w:p>
    <w:p w14:paraId="13599204" w14:textId="5CB580C3" w:rsidR="009D1B49" w:rsidRPr="00443710" w:rsidRDefault="00E673BB" w:rsidP="00F03FC8">
      <w:pPr>
        <w:pStyle w:val="PlainText"/>
        <w:rPr>
          <w:rFonts w:ascii="Arial" w:hAnsi="Arial" w:cs="Arial"/>
          <w:i/>
          <w:sz w:val="24"/>
          <w:szCs w:val="24"/>
        </w:rPr>
      </w:pPr>
      <w:r w:rsidRPr="00443710">
        <w:rPr>
          <w:rFonts w:ascii="Arial" w:hAnsi="Arial" w:cs="Arial"/>
          <w:b/>
          <w:sz w:val="24"/>
          <w:szCs w:val="24"/>
        </w:rPr>
        <w:t>1.1</w:t>
      </w:r>
      <w:r w:rsidR="00902528">
        <w:rPr>
          <w:rFonts w:ascii="Arial" w:hAnsi="Arial" w:cs="Arial"/>
          <w:b/>
          <w:sz w:val="24"/>
          <w:szCs w:val="24"/>
        </w:rPr>
        <w:t>1</w:t>
      </w:r>
      <w:r w:rsidR="009D1B49" w:rsidRPr="00443710">
        <w:rPr>
          <w:rFonts w:ascii="Arial" w:hAnsi="Arial" w:cs="Arial"/>
          <w:b/>
          <w:sz w:val="24"/>
          <w:szCs w:val="24"/>
        </w:rPr>
        <w:t>.2</w:t>
      </w:r>
      <w:r w:rsidR="009D1B49" w:rsidRPr="00443710">
        <w:rPr>
          <w:rFonts w:ascii="Arial" w:hAnsi="Arial" w:cs="Arial"/>
          <w:sz w:val="24"/>
          <w:szCs w:val="24"/>
        </w:rPr>
        <w:t xml:space="preserve"> </w:t>
      </w:r>
      <w:r w:rsidR="00DD0B80">
        <w:rPr>
          <w:rFonts w:ascii="Arial" w:hAnsi="Arial" w:cs="Arial"/>
          <w:sz w:val="24"/>
          <w:szCs w:val="24"/>
        </w:rPr>
        <w:t xml:space="preserve"> </w:t>
      </w:r>
      <w:r w:rsidR="009D1B49" w:rsidRPr="00443710">
        <w:rPr>
          <w:rFonts w:ascii="Arial" w:hAnsi="Arial" w:cs="Arial"/>
          <w:sz w:val="24"/>
          <w:szCs w:val="24"/>
        </w:rPr>
        <w:t xml:space="preserve">Contractor Identification Badges:  </w:t>
      </w:r>
      <w:r w:rsidR="00902528">
        <w:rPr>
          <w:rFonts w:ascii="Arial" w:hAnsi="Arial" w:cs="Arial"/>
          <w:sz w:val="24"/>
          <w:szCs w:val="24"/>
        </w:rPr>
        <w:t xml:space="preserve">The Government will provide </w:t>
      </w:r>
      <w:r w:rsidR="009D1B49" w:rsidRPr="00443710">
        <w:rPr>
          <w:rFonts w:ascii="Arial" w:hAnsi="Arial" w:cs="Arial"/>
          <w:sz w:val="24"/>
          <w:szCs w:val="24"/>
        </w:rPr>
        <w:t>Contractor personnel</w:t>
      </w:r>
      <w:r w:rsidR="00192F62">
        <w:rPr>
          <w:rFonts w:ascii="Arial" w:hAnsi="Arial" w:cs="Arial"/>
          <w:sz w:val="24"/>
          <w:szCs w:val="24"/>
        </w:rPr>
        <w:t xml:space="preserve"> badges that will ensure they are</w:t>
      </w:r>
      <w:r w:rsidR="009D1B49" w:rsidRPr="00443710">
        <w:rPr>
          <w:rFonts w:ascii="Arial" w:hAnsi="Arial" w:cs="Arial"/>
          <w:sz w:val="24"/>
          <w:szCs w:val="24"/>
        </w:rPr>
        <w:t xml:space="preserve"> easily identifiable through the display of badges IAW Contractor Identification (AE Reg. 27-715</w:t>
      </w:r>
      <w:r w:rsidR="00192F62">
        <w:rPr>
          <w:rFonts w:ascii="Arial" w:hAnsi="Arial" w:cs="Arial"/>
          <w:sz w:val="24"/>
          <w:szCs w:val="24"/>
        </w:rPr>
        <w:t>).</w:t>
      </w:r>
    </w:p>
    <w:p w14:paraId="6E434F96" w14:textId="77777777" w:rsidR="004B6B1F" w:rsidRDefault="004B6B1F" w:rsidP="0015134A">
      <w:pPr>
        <w:pStyle w:val="PlainText"/>
        <w:rPr>
          <w:rFonts w:ascii="Arial" w:hAnsi="Arial" w:cs="Arial"/>
          <w:i/>
          <w:sz w:val="24"/>
          <w:szCs w:val="24"/>
        </w:rPr>
      </w:pPr>
    </w:p>
    <w:p w14:paraId="77792A61" w14:textId="24476C68" w:rsidR="00603AEE" w:rsidRDefault="00603AEE" w:rsidP="0015134A">
      <w:pPr>
        <w:pStyle w:val="PlainText"/>
        <w:rPr>
          <w:rFonts w:ascii="Arial" w:hAnsi="Arial" w:cs="Arial"/>
          <w:i/>
          <w:sz w:val="24"/>
          <w:szCs w:val="24"/>
        </w:rPr>
      </w:pPr>
      <w:r w:rsidRPr="00443710">
        <w:rPr>
          <w:rFonts w:ascii="Arial" w:hAnsi="Arial" w:cs="Arial"/>
          <w:b/>
          <w:sz w:val="24"/>
          <w:szCs w:val="24"/>
        </w:rPr>
        <w:t>1.1</w:t>
      </w:r>
      <w:r>
        <w:rPr>
          <w:rFonts w:ascii="Arial" w:hAnsi="Arial" w:cs="Arial"/>
          <w:b/>
          <w:sz w:val="24"/>
          <w:szCs w:val="24"/>
        </w:rPr>
        <w:t>2</w:t>
      </w:r>
      <w:r w:rsidRPr="00443710">
        <w:rPr>
          <w:rFonts w:ascii="Arial" w:hAnsi="Arial" w:cs="Arial"/>
          <w:sz w:val="24"/>
          <w:szCs w:val="24"/>
        </w:rPr>
        <w:t xml:space="preserve">  </w:t>
      </w:r>
      <w:r>
        <w:rPr>
          <w:rFonts w:ascii="Arial" w:hAnsi="Arial" w:cs="Arial"/>
          <w:b/>
          <w:sz w:val="24"/>
          <w:szCs w:val="24"/>
          <w:u w:val="single"/>
        </w:rPr>
        <w:t>Reserved</w:t>
      </w:r>
      <w:r w:rsidRPr="00443710">
        <w:rPr>
          <w:rFonts w:ascii="Arial" w:hAnsi="Arial" w:cs="Arial"/>
          <w:b/>
          <w:sz w:val="24"/>
          <w:szCs w:val="24"/>
          <w:u w:val="single"/>
        </w:rPr>
        <w:t>:</w:t>
      </w:r>
      <w:r w:rsidRPr="00443710">
        <w:rPr>
          <w:rFonts w:ascii="Arial" w:hAnsi="Arial" w:cs="Arial"/>
          <w:sz w:val="24"/>
          <w:szCs w:val="24"/>
        </w:rPr>
        <w:t xml:space="preserve">  </w:t>
      </w:r>
    </w:p>
    <w:p w14:paraId="36B79174" w14:textId="77777777" w:rsidR="00603AEE" w:rsidRPr="00443710" w:rsidRDefault="00603AEE" w:rsidP="0015134A">
      <w:pPr>
        <w:pStyle w:val="PlainText"/>
        <w:rPr>
          <w:rFonts w:ascii="Arial" w:hAnsi="Arial" w:cs="Arial"/>
          <w:i/>
          <w:sz w:val="24"/>
          <w:szCs w:val="24"/>
        </w:rPr>
      </w:pPr>
    </w:p>
    <w:p w14:paraId="27511DD0" w14:textId="1282C93C" w:rsidR="00586212" w:rsidRPr="00BA12BA" w:rsidRDefault="00831D99" w:rsidP="00F03FC8">
      <w:pPr>
        <w:rPr>
          <w:rFonts w:ascii="Arial" w:hAnsi="Arial" w:cs="Arial"/>
          <w:i/>
          <w:color w:val="FF0000"/>
          <w:sz w:val="24"/>
          <w:szCs w:val="24"/>
        </w:rPr>
      </w:pPr>
      <w:r w:rsidRPr="00443710">
        <w:rPr>
          <w:rFonts w:ascii="Arial" w:hAnsi="Arial" w:cs="Arial"/>
          <w:b/>
          <w:sz w:val="24"/>
          <w:szCs w:val="24"/>
        </w:rPr>
        <w:t>1.1</w:t>
      </w:r>
      <w:r w:rsidR="009735D9" w:rsidRPr="00443710">
        <w:rPr>
          <w:rFonts w:ascii="Arial" w:hAnsi="Arial" w:cs="Arial"/>
          <w:b/>
          <w:sz w:val="24"/>
          <w:szCs w:val="24"/>
        </w:rPr>
        <w:t>3</w:t>
      </w:r>
      <w:r w:rsidRPr="00443710">
        <w:rPr>
          <w:rFonts w:ascii="Arial" w:hAnsi="Arial" w:cs="Arial"/>
          <w:sz w:val="24"/>
          <w:szCs w:val="24"/>
        </w:rPr>
        <w:t xml:space="preserve">  </w:t>
      </w:r>
      <w:r w:rsidRPr="00443710">
        <w:rPr>
          <w:rFonts w:ascii="Arial" w:hAnsi="Arial" w:cs="Arial"/>
          <w:b/>
          <w:sz w:val="24"/>
          <w:szCs w:val="24"/>
          <w:u w:val="single"/>
        </w:rPr>
        <w:t>Contractor Travel</w:t>
      </w:r>
      <w:r w:rsidR="00586212" w:rsidRPr="00443710">
        <w:rPr>
          <w:rFonts w:ascii="Arial" w:hAnsi="Arial" w:cs="Arial"/>
          <w:b/>
          <w:sz w:val="24"/>
          <w:szCs w:val="24"/>
          <w:u w:val="single"/>
        </w:rPr>
        <w:t>:</w:t>
      </w:r>
      <w:r w:rsidR="00586212" w:rsidRPr="00443710">
        <w:rPr>
          <w:rFonts w:ascii="Arial" w:hAnsi="Arial" w:cs="Arial"/>
          <w:sz w:val="24"/>
          <w:szCs w:val="24"/>
        </w:rPr>
        <w:t xml:space="preserve">  </w:t>
      </w:r>
      <w:r w:rsidR="00FE27CE" w:rsidRPr="00443710">
        <w:rPr>
          <w:rFonts w:ascii="Arial" w:hAnsi="Arial" w:cs="Arial"/>
          <w:sz w:val="24"/>
          <w:szCs w:val="24"/>
        </w:rPr>
        <w:t>The C</w:t>
      </w:r>
      <w:r w:rsidR="00586212" w:rsidRPr="00443710">
        <w:rPr>
          <w:rFonts w:ascii="Arial" w:hAnsi="Arial" w:cs="Arial"/>
          <w:sz w:val="24"/>
          <w:szCs w:val="24"/>
        </w:rPr>
        <w:t xml:space="preserve">ontractor may be authorized travel expenses </w:t>
      </w:r>
      <w:r w:rsidR="00FE27CE" w:rsidRPr="00443710">
        <w:rPr>
          <w:rFonts w:ascii="Arial" w:hAnsi="Arial" w:cs="Arial"/>
          <w:sz w:val="24"/>
          <w:szCs w:val="24"/>
        </w:rPr>
        <w:t>at rates no higher than</w:t>
      </w:r>
      <w:r w:rsidR="00586212" w:rsidRPr="00443710">
        <w:rPr>
          <w:rFonts w:ascii="Arial" w:hAnsi="Arial" w:cs="Arial"/>
          <w:sz w:val="24"/>
          <w:szCs w:val="24"/>
        </w:rPr>
        <w:t xml:space="preserve"> the substantive provisions of the Joint Travel Regulation (JTR)</w:t>
      </w:r>
      <w:r w:rsidR="00FE27CE" w:rsidRPr="00443710">
        <w:rPr>
          <w:rFonts w:ascii="Arial" w:hAnsi="Arial" w:cs="Arial"/>
          <w:sz w:val="24"/>
          <w:szCs w:val="24"/>
        </w:rPr>
        <w:t>, IAW</w:t>
      </w:r>
      <w:r w:rsidR="00586212" w:rsidRPr="00443710">
        <w:rPr>
          <w:rFonts w:ascii="Arial" w:hAnsi="Arial" w:cs="Arial"/>
          <w:sz w:val="24"/>
          <w:szCs w:val="24"/>
        </w:rPr>
        <w:t xml:space="preserve"> </w:t>
      </w:r>
      <w:r w:rsidR="00FE27CE" w:rsidRPr="00443710">
        <w:rPr>
          <w:rFonts w:ascii="Arial" w:hAnsi="Arial" w:cs="Arial"/>
          <w:sz w:val="24"/>
          <w:szCs w:val="24"/>
        </w:rPr>
        <w:t xml:space="preserve">FAR Part 31.205-46, </w:t>
      </w:r>
      <w:r w:rsidR="00586212" w:rsidRPr="00443710">
        <w:rPr>
          <w:rFonts w:ascii="Arial" w:hAnsi="Arial" w:cs="Arial"/>
          <w:sz w:val="24"/>
          <w:szCs w:val="24"/>
        </w:rPr>
        <w:t>and the limitation of funds specified in this contract. All travel requires Government approval</w:t>
      </w:r>
      <w:r w:rsidR="00FE27CE" w:rsidRPr="00443710">
        <w:rPr>
          <w:rFonts w:ascii="Arial" w:hAnsi="Arial" w:cs="Arial"/>
          <w:sz w:val="24"/>
          <w:szCs w:val="24"/>
        </w:rPr>
        <w:t xml:space="preserve"> and </w:t>
      </w:r>
      <w:r w:rsidR="00586212" w:rsidRPr="00443710">
        <w:rPr>
          <w:rFonts w:ascii="Arial" w:hAnsi="Arial" w:cs="Arial"/>
          <w:sz w:val="24"/>
          <w:szCs w:val="24"/>
        </w:rPr>
        <w:t xml:space="preserve">authorization </w:t>
      </w:r>
      <w:r w:rsidR="00C27A9C" w:rsidRPr="00C27A9C">
        <w:rPr>
          <w:rFonts w:ascii="Arial" w:hAnsi="Arial" w:cs="Arial"/>
          <w:iCs/>
          <w:sz w:val="24"/>
          <w:szCs w:val="24"/>
        </w:rPr>
        <w:t>no less than one week</w:t>
      </w:r>
      <w:r w:rsidR="00586212" w:rsidRPr="00C27A9C">
        <w:rPr>
          <w:rFonts w:ascii="Arial" w:hAnsi="Arial" w:cs="Arial"/>
          <w:i/>
          <w:sz w:val="24"/>
          <w:szCs w:val="24"/>
        </w:rPr>
        <w:t xml:space="preserve"> </w:t>
      </w:r>
      <w:r w:rsidR="00586212" w:rsidRPr="00443710">
        <w:rPr>
          <w:rFonts w:ascii="Arial" w:hAnsi="Arial" w:cs="Arial"/>
          <w:sz w:val="24"/>
          <w:szCs w:val="24"/>
        </w:rPr>
        <w:t xml:space="preserve">prior to scheduled travel. </w:t>
      </w:r>
      <w:r w:rsidR="00BA12BA" w:rsidRPr="00BA12BA">
        <w:rPr>
          <w:rFonts w:ascii="Arial" w:hAnsi="Arial" w:cs="Arial"/>
          <w:color w:val="FF0000"/>
          <w:sz w:val="24"/>
          <w:szCs w:val="24"/>
        </w:rPr>
        <w:t>The offeror shall insert other unique travel requirements here.</w:t>
      </w:r>
    </w:p>
    <w:p w14:paraId="6DF172D3" w14:textId="77777777" w:rsidR="00831D99" w:rsidRPr="00443710" w:rsidRDefault="00831D99" w:rsidP="0015134A">
      <w:pPr>
        <w:rPr>
          <w:rFonts w:ascii="Arial" w:hAnsi="Arial" w:cs="Arial"/>
          <w:sz w:val="24"/>
          <w:szCs w:val="24"/>
        </w:rPr>
      </w:pPr>
    </w:p>
    <w:p w14:paraId="62CF06AE" w14:textId="52CD0589" w:rsidR="00831D99" w:rsidRPr="00443710" w:rsidRDefault="00831D99"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4</w:t>
      </w:r>
      <w:r w:rsidR="00713B1A" w:rsidRPr="00443710">
        <w:rPr>
          <w:rFonts w:ascii="Arial" w:hAnsi="Arial" w:cs="Arial"/>
          <w:b/>
          <w:sz w:val="24"/>
          <w:szCs w:val="24"/>
        </w:rPr>
        <w:t xml:space="preserve">  </w:t>
      </w:r>
      <w:r w:rsidRPr="00443710">
        <w:rPr>
          <w:rFonts w:ascii="Arial" w:hAnsi="Arial" w:cs="Arial"/>
          <w:b/>
          <w:sz w:val="24"/>
          <w:szCs w:val="24"/>
          <w:u w:val="single"/>
        </w:rPr>
        <w:t>Other Direct Cost</w:t>
      </w:r>
      <w:r w:rsidR="00586212" w:rsidRPr="00443710">
        <w:rPr>
          <w:rFonts w:ascii="Arial" w:hAnsi="Arial" w:cs="Arial"/>
          <w:b/>
          <w:sz w:val="24"/>
          <w:szCs w:val="24"/>
          <w:u w:val="single"/>
        </w:rPr>
        <w:t>s (ODCs)</w:t>
      </w:r>
      <w:r w:rsidRPr="00443710">
        <w:rPr>
          <w:rFonts w:ascii="Arial" w:hAnsi="Arial" w:cs="Arial"/>
          <w:b/>
          <w:sz w:val="24"/>
          <w:szCs w:val="24"/>
          <w:u w:val="single"/>
        </w:rPr>
        <w:t>:</w:t>
      </w:r>
      <w:r w:rsidR="00713B1A" w:rsidRPr="00443710">
        <w:rPr>
          <w:rFonts w:ascii="Arial" w:hAnsi="Arial" w:cs="Arial"/>
          <w:sz w:val="24"/>
          <w:szCs w:val="24"/>
        </w:rPr>
        <w:t xml:space="preserve">  </w:t>
      </w:r>
      <w:r w:rsidR="002C11EA">
        <w:rPr>
          <w:rFonts w:ascii="Arial" w:hAnsi="Arial" w:cs="Arial"/>
          <w:i/>
          <w:color w:val="FF0000"/>
          <w:sz w:val="24"/>
          <w:szCs w:val="24"/>
        </w:rPr>
        <w:t xml:space="preserve">The Government does not anticipate ODCs, but the Offeror can propose here if they </w:t>
      </w:r>
      <w:r w:rsidR="00D8094B">
        <w:rPr>
          <w:rFonts w:ascii="Arial" w:hAnsi="Arial" w:cs="Arial"/>
          <w:i/>
          <w:color w:val="FF0000"/>
          <w:sz w:val="24"/>
          <w:szCs w:val="24"/>
        </w:rPr>
        <w:t>require ODCs for their unique approach to meeting the APS requirement.</w:t>
      </w:r>
    </w:p>
    <w:p w14:paraId="3B402F22" w14:textId="77777777" w:rsidR="00B241F6" w:rsidRPr="00443710" w:rsidRDefault="00B241F6" w:rsidP="0015134A">
      <w:pPr>
        <w:suppressAutoHyphens/>
        <w:rPr>
          <w:rFonts w:ascii="Arial" w:hAnsi="Arial" w:cs="Arial"/>
          <w:sz w:val="24"/>
          <w:szCs w:val="24"/>
        </w:rPr>
      </w:pPr>
    </w:p>
    <w:p w14:paraId="285CF0BD" w14:textId="1E5A31A3" w:rsidR="008936A6" w:rsidRPr="00443710" w:rsidRDefault="008936A6" w:rsidP="00F03FC8">
      <w:pPr>
        <w:rPr>
          <w:rFonts w:ascii="Arial" w:hAnsi="Arial" w:cs="Arial"/>
          <w:sz w:val="24"/>
          <w:szCs w:val="24"/>
        </w:rPr>
      </w:pPr>
      <w:r w:rsidRPr="00443710">
        <w:rPr>
          <w:rFonts w:ascii="Arial" w:hAnsi="Arial" w:cs="Arial"/>
          <w:b/>
          <w:sz w:val="24"/>
          <w:szCs w:val="24"/>
        </w:rPr>
        <w:t>1.1</w:t>
      </w:r>
      <w:r w:rsidR="009735D9" w:rsidRPr="00443710">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00674C18" w:rsidRPr="00674C18">
        <w:rPr>
          <w:rFonts w:ascii="Arial" w:hAnsi="Arial" w:cs="Arial"/>
          <w:b/>
          <w:sz w:val="24"/>
          <w:szCs w:val="24"/>
        </w:rPr>
        <w:t xml:space="preserve"> </w:t>
      </w:r>
      <w:r w:rsidRPr="00443710">
        <w:rPr>
          <w:rFonts w:ascii="Arial" w:hAnsi="Arial" w:cs="Arial"/>
          <w:sz w:val="24"/>
          <w:szCs w:val="24"/>
        </w:rPr>
        <w:t>The Government has unlimited rights to all documents</w:t>
      </w:r>
      <w:r w:rsidR="0063117F" w:rsidRPr="00443710">
        <w:rPr>
          <w:rFonts w:ascii="Arial" w:hAnsi="Arial" w:cs="Arial"/>
          <w:sz w:val="24"/>
          <w:szCs w:val="24"/>
        </w:rPr>
        <w:t xml:space="preserve"> and </w:t>
      </w:r>
      <w:r w:rsidRPr="00443710">
        <w:rPr>
          <w:rFonts w:ascii="Arial" w:hAnsi="Arial" w:cs="Arial"/>
          <w:sz w:val="24"/>
          <w:szCs w:val="24"/>
        </w:rPr>
        <w:t>material</w:t>
      </w:r>
      <w:r w:rsidR="0063117F" w:rsidRPr="00443710">
        <w:rPr>
          <w:rFonts w:ascii="Arial" w:hAnsi="Arial" w:cs="Arial"/>
          <w:sz w:val="24"/>
          <w:szCs w:val="24"/>
        </w:rPr>
        <w:t>s</w:t>
      </w:r>
      <w:r w:rsidRPr="00443710">
        <w:rPr>
          <w:rFonts w:ascii="Arial" w:hAnsi="Arial" w:cs="Arial"/>
          <w:sz w:val="24"/>
          <w:szCs w:val="24"/>
        </w:rPr>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rsidRPr="00443710">
        <w:rPr>
          <w:rFonts w:ascii="Arial" w:hAnsi="Arial" w:cs="Arial"/>
          <w:sz w:val="24"/>
          <w:szCs w:val="24"/>
        </w:rPr>
        <w:t xml:space="preserve"> and </w:t>
      </w:r>
      <w:r w:rsidRPr="00443710">
        <w:rPr>
          <w:rFonts w:ascii="Arial" w:hAnsi="Arial" w:cs="Arial"/>
          <w:sz w:val="24"/>
          <w:szCs w:val="24"/>
        </w:rPr>
        <w:t xml:space="preserve">copyright belonging exclusively to the Government.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00F105A1" w:rsidRPr="00443710">
        <w:rPr>
          <w:rFonts w:ascii="Arial" w:hAnsi="Arial" w:cs="Arial"/>
          <w:sz w:val="24"/>
          <w:szCs w:val="24"/>
        </w:rPr>
        <w:t xml:space="preserve"> Contractor </w:t>
      </w:r>
      <w:r w:rsidRPr="00443710">
        <w:rPr>
          <w:rFonts w:ascii="Arial" w:hAnsi="Arial" w:cs="Arial"/>
          <w:sz w:val="24"/>
          <w:szCs w:val="24"/>
        </w:rPr>
        <w:t>without written permission from the Contracting Officer. All materials supplied to the Government shall be the sole property of the Government and may not be used for any other purpose. This right does not abrogate any other Government rights.</w:t>
      </w:r>
    </w:p>
    <w:p w14:paraId="108C3DC8" w14:textId="77777777" w:rsidR="00B241F6" w:rsidRPr="00443710" w:rsidRDefault="00B241F6" w:rsidP="0015134A">
      <w:pPr>
        <w:suppressAutoHyphens/>
        <w:rPr>
          <w:rFonts w:ascii="Arial" w:hAnsi="Arial" w:cs="Arial"/>
          <w:sz w:val="24"/>
          <w:szCs w:val="24"/>
        </w:rPr>
      </w:pPr>
    </w:p>
    <w:p w14:paraId="6F2AE131" w14:textId="6073DF54" w:rsidR="00793D91" w:rsidRPr="00443710" w:rsidRDefault="00793D91" w:rsidP="00F03FC8">
      <w:pPr>
        <w:widowControl w:val="0"/>
        <w:autoSpaceDE w:val="0"/>
        <w:autoSpaceDN w:val="0"/>
        <w:adjustRightInd w:val="0"/>
        <w:rPr>
          <w:rFonts w:ascii="Arial" w:hAnsi="Arial" w:cs="Arial"/>
          <w:sz w:val="24"/>
          <w:szCs w:val="24"/>
        </w:rPr>
      </w:pPr>
      <w:r w:rsidRPr="00443710">
        <w:rPr>
          <w:rFonts w:ascii="Arial" w:hAnsi="Arial" w:cs="Arial"/>
          <w:b/>
          <w:sz w:val="24"/>
          <w:szCs w:val="24"/>
        </w:rPr>
        <w:lastRenderedPageBreak/>
        <w:t>1.1</w:t>
      </w:r>
      <w:r w:rsidR="009735D9" w:rsidRPr="00443710">
        <w:rPr>
          <w:rFonts w:ascii="Arial" w:hAnsi="Arial" w:cs="Arial"/>
          <w:b/>
          <w:sz w:val="24"/>
          <w:szCs w:val="24"/>
        </w:rPr>
        <w:t>6</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Pr="00443710">
        <w:rPr>
          <w:rFonts w:ascii="Arial" w:hAnsi="Arial" w:cs="Arial"/>
          <w:sz w:val="24"/>
          <w:szCs w:val="24"/>
        </w:rPr>
        <w:t xml:space="preserve">Performance under this contract may require the Contractor to access </w:t>
      </w:r>
      <w:r w:rsidR="00804E53">
        <w:rPr>
          <w:rFonts w:ascii="Arial" w:hAnsi="Arial" w:cs="Arial"/>
          <w:sz w:val="24"/>
          <w:szCs w:val="24"/>
        </w:rPr>
        <w:t xml:space="preserve">classified and controlled unclassified </w:t>
      </w:r>
      <w:r w:rsidRPr="00443710">
        <w:rPr>
          <w:rFonts w:ascii="Arial" w:hAnsi="Arial" w:cs="Arial"/>
          <w:sz w:val="24"/>
          <w:szCs w:val="24"/>
        </w:rPr>
        <w:t xml:space="preserve">data and information proprietary to a Government agency, another Government Contractor, or of such nature that its dissemination or use other than as specified in this work statement would be adverse to the interests of the Government or others. </w:t>
      </w:r>
      <w:r w:rsidR="0063117F" w:rsidRPr="00443710">
        <w:rPr>
          <w:rFonts w:ascii="Arial" w:hAnsi="Arial" w:cs="Arial"/>
          <w:sz w:val="24"/>
          <w:szCs w:val="24"/>
        </w:rPr>
        <w:t>T</w:t>
      </w:r>
      <w:r w:rsidRPr="00443710">
        <w:rPr>
          <w:rFonts w:ascii="Arial" w:hAnsi="Arial" w:cs="Arial"/>
          <w:sz w:val="24"/>
          <w:szCs w:val="24"/>
        </w:rPr>
        <w:t>he Contractor</w:t>
      </w:r>
      <w:r w:rsidR="0063117F" w:rsidRPr="00443710">
        <w:rPr>
          <w:rFonts w:ascii="Arial" w:hAnsi="Arial" w:cs="Arial"/>
          <w:sz w:val="24"/>
          <w:szCs w:val="24"/>
        </w:rPr>
        <w:t xml:space="preserve"> and </w:t>
      </w:r>
      <w:r w:rsidRPr="00443710">
        <w:rPr>
          <w:rFonts w:ascii="Arial" w:hAnsi="Arial" w:cs="Arial"/>
          <w:sz w:val="24"/>
          <w:szCs w:val="24"/>
        </w:rPr>
        <w:t xml:space="preserve">Contractor personnel, shall </w:t>
      </w:r>
      <w:r w:rsidR="0063117F" w:rsidRPr="00443710">
        <w:rPr>
          <w:rFonts w:ascii="Arial" w:hAnsi="Arial" w:cs="Arial"/>
          <w:sz w:val="24"/>
          <w:szCs w:val="24"/>
        </w:rPr>
        <w:t xml:space="preserve">not </w:t>
      </w:r>
      <w:r w:rsidRPr="00443710">
        <w:rPr>
          <w:rFonts w:ascii="Arial" w:hAnsi="Arial" w:cs="Arial"/>
          <w:sz w:val="24"/>
          <w:szCs w:val="24"/>
        </w:rPr>
        <w:t>divulge</w:t>
      </w:r>
      <w:r w:rsidR="0063117F" w:rsidRPr="00443710">
        <w:rPr>
          <w:rFonts w:ascii="Arial" w:hAnsi="Arial" w:cs="Arial"/>
          <w:sz w:val="24"/>
          <w:szCs w:val="24"/>
        </w:rPr>
        <w:t xml:space="preserve"> </w:t>
      </w:r>
      <w:r w:rsidRPr="00443710">
        <w:rPr>
          <w:rFonts w:ascii="Arial" w:hAnsi="Arial" w:cs="Arial"/>
          <w:sz w:val="24"/>
          <w:szCs w:val="24"/>
        </w:rPr>
        <w:t xml:space="preserve">or release </w:t>
      </w:r>
      <w:r w:rsidR="00582E49">
        <w:rPr>
          <w:rFonts w:ascii="Arial" w:hAnsi="Arial" w:cs="Arial"/>
          <w:sz w:val="24"/>
          <w:szCs w:val="24"/>
        </w:rPr>
        <w:t xml:space="preserve">any </w:t>
      </w:r>
      <w:r w:rsidRPr="00443710">
        <w:rPr>
          <w:rFonts w:ascii="Arial" w:hAnsi="Arial" w:cs="Arial"/>
          <w:sz w:val="24"/>
          <w:szCs w:val="24"/>
        </w:rPr>
        <w:t xml:space="preserve">data or information developed, or obtained under performance of this </w:t>
      </w:r>
      <w:r w:rsidR="0063117F" w:rsidRPr="00443710">
        <w:rPr>
          <w:rFonts w:ascii="Arial" w:hAnsi="Arial" w:cs="Arial"/>
          <w:sz w:val="24"/>
          <w:szCs w:val="24"/>
        </w:rPr>
        <w:t>PWS</w:t>
      </w:r>
      <w:r w:rsidRPr="00443710">
        <w:rPr>
          <w:rFonts w:ascii="Arial" w:hAnsi="Arial" w:cs="Arial"/>
          <w:sz w:val="24"/>
          <w:szCs w:val="24"/>
        </w:rPr>
        <w:t>, except to authorize</w:t>
      </w:r>
      <w:r w:rsidR="0052654F" w:rsidRPr="00443710">
        <w:rPr>
          <w:rFonts w:ascii="Arial" w:hAnsi="Arial" w:cs="Arial"/>
          <w:sz w:val="24"/>
          <w:szCs w:val="24"/>
        </w:rPr>
        <w:t>d</w:t>
      </w:r>
      <w:r w:rsidRPr="00443710">
        <w:rPr>
          <w:rFonts w:ascii="Arial" w:hAnsi="Arial" w:cs="Arial"/>
          <w:sz w:val="24"/>
          <w:szCs w:val="24"/>
        </w:rPr>
        <w:t xml:space="preserve"> Government personnel or upon written approval of the </w:t>
      </w:r>
      <w:r w:rsidR="00CB455E" w:rsidRPr="00443710">
        <w:rPr>
          <w:rFonts w:ascii="Arial" w:hAnsi="Arial" w:cs="Arial"/>
          <w:sz w:val="24"/>
          <w:szCs w:val="24"/>
        </w:rPr>
        <w:t>Contracting Officer</w:t>
      </w:r>
      <w:r w:rsidRPr="00443710">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704296AF"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1" w:history="1">
        <w:r w:rsidR="0055552B" w:rsidRPr="005048AC">
          <w:rPr>
            <w:rStyle w:val="Hyperlink"/>
            <w:rFonts w:ascii="Arial" w:hAnsi="Arial" w:cs="Arial"/>
            <w:sz w:val="24"/>
            <w:szCs w:val="24"/>
          </w:rPr>
          <w:t>www.dimoc.mil/resources/limitations/</w:t>
        </w:r>
      </w:hyperlink>
      <w:r w:rsidR="0055552B" w:rsidRPr="00DE4903">
        <w:rPr>
          <w:rStyle w:val="Hyperlink"/>
          <w:rFonts w:ascii="Arial" w:hAnsi="Arial" w:cs="Arial"/>
          <w:color w:val="auto"/>
          <w:sz w:val="24"/>
          <w:szCs w:val="24"/>
          <w:u w:val="none"/>
        </w:rPr>
        <w:t>,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383589E0" w:rsidR="00773000" w:rsidRPr="0044371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0D207E"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Statements</w:t>
      </w:r>
      <w:r w:rsidR="00773000" w:rsidRPr="00443710">
        <w:rPr>
          <w:rFonts w:ascii="Arial" w:hAnsi="Arial" w:cs="Arial"/>
          <w:b/>
          <w:sz w:val="24"/>
          <w:szCs w:val="24"/>
          <w:u w:val="single"/>
        </w:rPr>
        <w:t>:</w:t>
      </w:r>
      <w:r w:rsidR="00773000" w:rsidRPr="00443710">
        <w:rPr>
          <w:rFonts w:ascii="Arial" w:hAnsi="Arial" w:cs="Arial"/>
          <w:sz w:val="24"/>
          <w:szCs w:val="24"/>
        </w:rPr>
        <w:t xml:space="preserve">  </w:t>
      </w:r>
      <w:r w:rsidR="008C2412" w:rsidRPr="00443710">
        <w:rPr>
          <w:rFonts w:ascii="Arial" w:hAnsi="Arial" w:cs="Arial"/>
          <w:sz w:val="24"/>
          <w:szCs w:val="24"/>
        </w:rPr>
        <w:t>The</w:t>
      </w:r>
      <w:r w:rsidR="00773000" w:rsidRPr="00443710">
        <w:rPr>
          <w:rFonts w:ascii="Arial" w:hAnsi="Arial" w:cs="Arial"/>
          <w:sz w:val="24"/>
          <w:szCs w:val="24"/>
        </w:rPr>
        <w:t xml:space="preserve"> Contractor shall provide signed non-disclosure agreements to the Government no later </w:t>
      </w:r>
      <w:r w:rsidR="00773000" w:rsidRPr="00DE4903">
        <w:rPr>
          <w:rFonts w:ascii="Arial" w:hAnsi="Arial" w:cs="Arial"/>
          <w:sz w:val="24"/>
          <w:szCs w:val="24"/>
        </w:rPr>
        <w:t xml:space="preserve">than </w:t>
      </w:r>
      <w:r w:rsidR="00DE4903" w:rsidRPr="00DE4903">
        <w:rPr>
          <w:rFonts w:ascii="Arial" w:hAnsi="Arial" w:cs="Arial"/>
          <w:sz w:val="24"/>
          <w:szCs w:val="24"/>
        </w:rPr>
        <w:t>30 days after</w:t>
      </w:r>
      <w:r w:rsidR="00773000" w:rsidRPr="00DE4903">
        <w:rPr>
          <w:rFonts w:ascii="Arial" w:hAnsi="Arial" w:cs="Arial"/>
          <w:sz w:val="24"/>
          <w:szCs w:val="24"/>
        </w:rPr>
        <w:t xml:space="preserve"> to commencement </w:t>
      </w:r>
      <w:r w:rsidR="00773000" w:rsidRPr="00443710">
        <w:rPr>
          <w:rFonts w:ascii="Arial" w:hAnsi="Arial" w:cs="Arial"/>
          <w:sz w:val="24"/>
          <w:szCs w:val="24"/>
        </w:rPr>
        <w:t xml:space="preserve">of work under the contract. Disclosure of information by Contractor personnel may result in </w:t>
      </w:r>
      <w:r w:rsidR="0055552B">
        <w:rPr>
          <w:rFonts w:ascii="Arial" w:hAnsi="Arial" w:cs="Arial"/>
          <w:sz w:val="24"/>
          <w:szCs w:val="24"/>
        </w:rPr>
        <w:t xml:space="preserve">removal of </w:t>
      </w:r>
      <w:r w:rsidR="00773000" w:rsidRPr="00443710">
        <w:rPr>
          <w:rFonts w:ascii="Arial" w:hAnsi="Arial" w:cs="Arial"/>
          <w:sz w:val="24"/>
          <w:szCs w:val="24"/>
        </w:rPr>
        <w:t xml:space="preserve">Contractor personnel from performance under this contract. </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1C67DA33" w:rsidR="00773000" w:rsidRDefault="00773000" w:rsidP="00F03FC8">
      <w:pPr>
        <w:rPr>
          <w:rFonts w:ascii="Arial" w:hAnsi="Arial" w:cs="Arial"/>
          <w:sz w:val="24"/>
          <w:szCs w:val="24"/>
        </w:rPr>
      </w:pPr>
      <w:r w:rsidRPr="00443710">
        <w:rPr>
          <w:rFonts w:ascii="Arial" w:hAnsi="Arial" w:cs="Arial"/>
          <w:b/>
          <w:sz w:val="24"/>
          <w:szCs w:val="24"/>
        </w:rPr>
        <w:t>1.1</w:t>
      </w:r>
      <w:r w:rsidR="000D207E" w:rsidRPr="00443710">
        <w:rPr>
          <w:rFonts w:ascii="Arial" w:hAnsi="Arial" w:cs="Arial"/>
          <w:b/>
          <w:sz w:val="24"/>
          <w:szCs w:val="24"/>
        </w:rPr>
        <w:t>9</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00222209">
        <w:rPr>
          <w:rFonts w:ascii="Arial" w:hAnsi="Arial" w:cs="Arial"/>
          <w:b/>
          <w:sz w:val="24"/>
          <w:szCs w:val="24"/>
          <w:u w:val="single"/>
        </w:rPr>
        <w:t xml:space="preserve"> and Broad Scope Exclusion</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2865C4">
        <w:rPr>
          <w:rFonts w:ascii="Arial" w:hAnsi="Arial" w:cs="Arial"/>
          <w:sz w:val="24"/>
          <w:szCs w:val="24"/>
        </w:rPr>
        <w:t xml:space="preserve">.  </w:t>
      </w:r>
      <w:r w:rsidRPr="00443710">
        <w:rPr>
          <w:rFonts w:ascii="Arial" w:hAnsi="Arial" w:cs="Arial"/>
          <w:sz w:val="24"/>
          <w:szCs w:val="24"/>
        </w:rPr>
        <w:t xml:space="preserve">The Contractor’s OCI Mitigation Plan will be determined to be acceptable solely at the discretion of the Contracting </w:t>
      </w:r>
      <w:r w:rsidR="0052654F" w:rsidRPr="00443710">
        <w:rPr>
          <w:rFonts w:ascii="Arial" w:hAnsi="Arial" w:cs="Arial"/>
          <w:sz w:val="24"/>
          <w:szCs w:val="24"/>
        </w:rPr>
        <w:t>Officer. I</w:t>
      </w:r>
      <w:r w:rsidRPr="00443710">
        <w:rPr>
          <w:rFonts w:ascii="Arial" w:hAnsi="Arial" w:cs="Arial"/>
          <w:sz w:val="24"/>
          <w:szCs w:val="24"/>
        </w:rPr>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723C71DB" w14:textId="77777777" w:rsidR="00222209" w:rsidRDefault="00222209" w:rsidP="00F03FC8">
      <w:pPr>
        <w:rPr>
          <w:rFonts w:ascii="Arial" w:hAnsi="Arial" w:cs="Arial"/>
          <w:sz w:val="24"/>
          <w:szCs w:val="24"/>
        </w:rPr>
      </w:pPr>
    </w:p>
    <w:p w14:paraId="6A4C045D" w14:textId="77777777" w:rsidR="000661D6" w:rsidRPr="00C27A9C" w:rsidRDefault="000661D6" w:rsidP="002865C4">
      <w:pPr>
        <w:pStyle w:val="ListParagraph"/>
        <w:numPr>
          <w:ilvl w:val="1"/>
          <w:numId w:val="13"/>
        </w:numPr>
        <w:spacing w:after="120"/>
        <w:rPr>
          <w:rFonts w:ascii="Arial" w:hAnsi="Arial" w:cs="Arial"/>
          <w:sz w:val="24"/>
          <w:szCs w:val="24"/>
        </w:rPr>
      </w:pPr>
      <w:r w:rsidRPr="00C27A9C">
        <w:rPr>
          <w:rFonts w:ascii="Arial" w:hAnsi="Arial" w:cs="Arial"/>
          <w:b/>
          <w:bCs/>
          <w:sz w:val="24"/>
          <w:szCs w:val="24"/>
        </w:rPr>
        <w:t xml:space="preserve">Proximity to Inherently Governmental Functions &amp; Sensitive Information:  </w:t>
      </w:r>
      <w:r w:rsidRPr="00C27A9C">
        <w:rPr>
          <w:rFonts w:ascii="Arial" w:hAnsi="Arial" w:cs="Arial"/>
          <w:sz w:val="24"/>
          <w:szCs w:val="24"/>
        </w:rPr>
        <w:t xml:space="preserve">Contractor personnel will provide independent advisory and analytical support to Government decision-makers. While they will support activities adjacent to inherently governmental functions (such as providing market research for requirements packages, conducting technical analysis of alternatives, and consolidating data for acquisition planning), the Government retains sole authority for finalizing requirements, establishing technical direction, and approving all acquisition plans. Contractor personnel shall not perform inherently governmental functions, nor provide labor categories or staffing constructs that </w:t>
      </w:r>
      <w:r w:rsidRPr="00C27A9C">
        <w:rPr>
          <w:rFonts w:ascii="Arial" w:hAnsi="Arial" w:cs="Arial"/>
          <w:sz w:val="24"/>
          <w:szCs w:val="24"/>
        </w:rPr>
        <w:lastRenderedPageBreak/>
        <w:t>imply Government authority. The Government remains the final decision-making authority on all acquisition, technical, and programmatic matters.</w:t>
      </w:r>
    </w:p>
    <w:p w14:paraId="01504EB6" w14:textId="46B73B32" w:rsidR="000661D6" w:rsidRPr="00CA3216" w:rsidRDefault="000661D6" w:rsidP="00C27A9C">
      <w:pPr>
        <w:pStyle w:val="ListParagraph"/>
        <w:spacing w:after="120"/>
        <w:ind w:left="1440" w:firstLine="60"/>
        <w:rPr>
          <w:rFonts w:ascii="Arial" w:hAnsi="Arial" w:cs="Arial"/>
        </w:rPr>
      </w:pPr>
    </w:p>
    <w:p w14:paraId="00E85751" w14:textId="77777777" w:rsidR="000661D6" w:rsidRPr="00C27A9C" w:rsidRDefault="000661D6" w:rsidP="002865C4">
      <w:pPr>
        <w:pStyle w:val="ListParagraph"/>
        <w:numPr>
          <w:ilvl w:val="1"/>
          <w:numId w:val="13"/>
        </w:numPr>
        <w:spacing w:after="120"/>
        <w:rPr>
          <w:rFonts w:ascii="Arial" w:hAnsi="Arial" w:cs="Arial"/>
          <w:sz w:val="24"/>
          <w:szCs w:val="24"/>
        </w:rPr>
      </w:pPr>
      <w:r w:rsidRPr="00C27A9C">
        <w:rPr>
          <w:rFonts w:ascii="Arial" w:hAnsi="Arial" w:cs="Arial"/>
          <w:b/>
          <w:bCs/>
          <w:sz w:val="24"/>
          <w:szCs w:val="24"/>
        </w:rPr>
        <w:t>Organizational Conflict of Interest (OCI) and Competitive Exclusion:</w:t>
      </w:r>
      <w:r w:rsidRPr="00C27A9C">
        <w:rPr>
          <w:rFonts w:ascii="Arial" w:hAnsi="Arial" w:cs="Arial"/>
          <w:sz w:val="24"/>
          <w:szCs w:val="24"/>
        </w:rPr>
        <w:t xml:space="preserve"> Pursuant to FAR 9.507-1, the Government recognizes that this advisory role creates potential Organizational Conflicts of Interest (OCI) related to biased ground rules and impaired objectivity. As a baseline to neutralize these risks, the Contractor (including its prime entity, subcontractors, joint venture partners, and all corporate affiliates) shall be excluded from participating as a prime contractor or subcontractor on any current and future CPE ST3 competitive product development, hardware manufacturing, software integration, testing, fielding, and support opportunities. This baseline exclusion shall remain in effect for the life of this task order, inclusive of any option periods, extensions, or transition-out phases, plus one (1) year from the final date of contract performance.</w:t>
      </w:r>
    </w:p>
    <w:p w14:paraId="6C6A5E92" w14:textId="7E66C474" w:rsidR="000661D6" w:rsidRPr="00C27A9C" w:rsidRDefault="000661D6" w:rsidP="00C27A9C">
      <w:pPr>
        <w:pStyle w:val="ListParagraph"/>
        <w:spacing w:after="120"/>
        <w:ind w:left="1440" w:firstLine="60"/>
        <w:rPr>
          <w:rFonts w:ascii="Arial" w:hAnsi="Arial" w:cs="Arial"/>
          <w:sz w:val="24"/>
          <w:szCs w:val="24"/>
        </w:rPr>
      </w:pPr>
    </w:p>
    <w:p w14:paraId="47BAE974" w14:textId="77777777" w:rsidR="000661D6" w:rsidRPr="00C27A9C" w:rsidRDefault="000661D6" w:rsidP="00603AEE">
      <w:pPr>
        <w:pStyle w:val="ListParagraph"/>
        <w:numPr>
          <w:ilvl w:val="1"/>
          <w:numId w:val="13"/>
        </w:numPr>
        <w:spacing w:after="120"/>
        <w:contextualSpacing w:val="0"/>
        <w:rPr>
          <w:rFonts w:ascii="Arial" w:hAnsi="Arial" w:cs="Arial"/>
          <w:sz w:val="24"/>
          <w:szCs w:val="24"/>
        </w:rPr>
      </w:pPr>
      <w:r w:rsidRPr="00C27A9C">
        <w:rPr>
          <w:rFonts w:ascii="Arial" w:hAnsi="Arial" w:cs="Arial"/>
          <w:b/>
          <w:bCs/>
          <w:sz w:val="24"/>
          <w:szCs w:val="24"/>
        </w:rPr>
        <w:t>OCI Mitigation and Firewall Exemption:</w:t>
      </w:r>
      <w:r w:rsidRPr="00C27A9C">
        <w:rPr>
          <w:rFonts w:ascii="Arial" w:hAnsi="Arial" w:cs="Arial"/>
          <w:sz w:val="24"/>
          <w:szCs w:val="24"/>
        </w:rPr>
        <w:t xml:space="preserve"> While the baseline exclusion applies corporately, the Contracting Officer, at their sole discretion, is willing to review and approve formal, written OCI Mitigation Plans that request an exemption for specific subcontractors or distinct corporate business units. The burden of proof rests solely and entirely on the Contractor to demonstrate that an impenetrable firewall exists. To be considered satisfactory to the Contracting Officer, the Contractor’s Mitigation Plan must definitively demonstrate total organizational, physical, and digital separation to guarantee that no proprietary data, source selection information, or strategic acquisition insights can cross the firewall. This must include, at a minimum: separate corporate governance, independent business development pipelines, isolated digital networks (including email, document repositories, and chat platforms), and physical security protocols. The Government reserves the right to reject any Mitigation Plan that fails to reasonably and satisfactorily resolve the potential OCI to the satisfaction of the Contracting Officer and will not make an award that results in an unmitigated OCI.</w:t>
      </w:r>
    </w:p>
    <w:p w14:paraId="689AF3B6" w14:textId="77777777" w:rsidR="000661D6" w:rsidRPr="00C27A9C" w:rsidRDefault="000661D6" w:rsidP="00603AEE">
      <w:pPr>
        <w:pStyle w:val="ListParagraph"/>
        <w:numPr>
          <w:ilvl w:val="1"/>
          <w:numId w:val="13"/>
        </w:numPr>
        <w:spacing w:after="120"/>
        <w:contextualSpacing w:val="0"/>
        <w:rPr>
          <w:rFonts w:ascii="Arial" w:hAnsi="Arial" w:cs="Arial"/>
          <w:sz w:val="24"/>
          <w:szCs w:val="24"/>
        </w:rPr>
      </w:pPr>
      <w:r w:rsidRPr="00C27A9C">
        <w:rPr>
          <w:rFonts w:ascii="Arial" w:hAnsi="Arial" w:cs="Arial"/>
          <w:b/>
          <w:bCs/>
          <w:sz w:val="24"/>
          <w:szCs w:val="24"/>
        </w:rPr>
        <w:t>Access to Planning, Programming, Budgeting, Proprietary and/or Source Selection Information:</w:t>
      </w:r>
      <w:r w:rsidRPr="00C27A9C">
        <w:rPr>
          <w:rFonts w:ascii="Arial" w:hAnsi="Arial" w:cs="Arial"/>
          <w:sz w:val="24"/>
          <w:szCs w:val="24"/>
        </w:rPr>
        <w:t xml:space="preserve"> Contractor and subcontractor personnel performing work under this contract will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and Consultant Conflicts of Interest (OCI) as defined in FAR Subpart 9.5 and DFARS 209.5. This access creates a severe potential for an unfair competitive advantage.</w:t>
      </w:r>
    </w:p>
    <w:p w14:paraId="45DA599A" w14:textId="6E88649B" w:rsidR="00B9730A" w:rsidRPr="00443710" w:rsidRDefault="00B9730A" w:rsidP="00F03FC8">
      <w:pPr>
        <w:rPr>
          <w:rFonts w:ascii="Arial" w:hAnsi="Arial" w:cs="Arial"/>
          <w:sz w:val="24"/>
          <w:szCs w:val="24"/>
        </w:rPr>
      </w:pPr>
    </w:p>
    <w:p w14:paraId="307B2AB9" w14:textId="77777777" w:rsidR="00322321" w:rsidRPr="00443710" w:rsidRDefault="00322321" w:rsidP="0015134A">
      <w:pPr>
        <w:suppressAutoHyphens/>
        <w:rPr>
          <w:rFonts w:ascii="Arial" w:hAnsi="Arial" w:cs="Arial"/>
          <w:sz w:val="24"/>
          <w:szCs w:val="24"/>
        </w:rPr>
      </w:pPr>
    </w:p>
    <w:p w14:paraId="42E2D35B" w14:textId="402FB1C6" w:rsidR="009712C1" w:rsidRPr="00443710" w:rsidRDefault="00D23F6F" w:rsidP="00F03FC8">
      <w:pPr>
        <w:suppressAutoHyphens/>
        <w:rPr>
          <w:rFonts w:ascii="Arial" w:hAnsi="Arial" w:cs="Arial"/>
          <w:sz w:val="24"/>
          <w:szCs w:val="24"/>
        </w:rPr>
      </w:pPr>
      <w:r w:rsidRPr="00443710">
        <w:rPr>
          <w:rFonts w:ascii="Arial" w:hAnsi="Arial" w:cs="Arial"/>
          <w:b/>
          <w:sz w:val="24"/>
          <w:szCs w:val="24"/>
        </w:rPr>
        <w:t>1.</w:t>
      </w:r>
      <w:r w:rsidR="000D207E" w:rsidRPr="00443710">
        <w:rPr>
          <w:rFonts w:ascii="Arial" w:hAnsi="Arial" w:cs="Arial"/>
          <w:b/>
          <w:sz w:val="24"/>
          <w:szCs w:val="24"/>
        </w:rPr>
        <w:t>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00773000" w:rsidRPr="00443710">
        <w:rPr>
          <w:rFonts w:ascii="Arial" w:hAnsi="Arial" w:cs="Arial"/>
          <w:sz w:val="24"/>
          <w:szCs w:val="24"/>
        </w:rPr>
        <w:t xml:space="preserve">  To minimize decreases in productivity and to prevent possible negative impacts on additional services, the Contractor shall have personnel on board, during the </w:t>
      </w:r>
      <w:r w:rsidR="00773000" w:rsidRPr="00440F02">
        <w:rPr>
          <w:rFonts w:ascii="Arial" w:hAnsi="Arial" w:cs="Arial"/>
          <w:i/>
          <w:color w:val="FF0000"/>
          <w:sz w:val="24"/>
          <w:szCs w:val="24"/>
        </w:rPr>
        <w:t>{Insert the time period, i.e., sixty (60) day, thirty (30) day, etc.}</w:t>
      </w:r>
      <w:r w:rsidR="00773000" w:rsidRPr="00443710">
        <w:rPr>
          <w:rFonts w:ascii="Arial" w:hAnsi="Arial" w:cs="Arial"/>
          <w:sz w:val="24"/>
          <w:szCs w:val="24"/>
        </w:rPr>
        <w:t xml:space="preserve"> phase in/ phase out periods. During the phase in period, the Contractor shall become familiar with </w:t>
      </w:r>
      <w:r w:rsidR="00773000" w:rsidRPr="00443710">
        <w:rPr>
          <w:rFonts w:ascii="Arial" w:hAnsi="Arial" w:cs="Arial"/>
          <w:sz w:val="24"/>
          <w:szCs w:val="24"/>
        </w:rPr>
        <w:lastRenderedPageBreak/>
        <w:t>performance requirements in order to commence full performance of services on the contract start date.</w:t>
      </w:r>
    </w:p>
    <w:p w14:paraId="50D5DBBE" w14:textId="77777777" w:rsidR="00773000" w:rsidRPr="00A733D2" w:rsidRDefault="00773000" w:rsidP="0015134A">
      <w:pPr>
        <w:suppressAutoHyphens/>
        <w:rPr>
          <w:rFonts w:ascii="Arial" w:hAnsi="Arial" w:cs="Arial"/>
          <w:iCs/>
          <w:color w:val="FF0000"/>
          <w:sz w:val="24"/>
          <w:szCs w:val="24"/>
        </w:rPr>
      </w:pPr>
    </w:p>
    <w:p w14:paraId="375BDB92" w14:textId="40FEC61E" w:rsidR="00EE0963" w:rsidRPr="00A733D2" w:rsidRDefault="00B530DE" w:rsidP="006F50BF">
      <w:pPr>
        <w:rPr>
          <w:rFonts w:ascii="Arial" w:hAnsi="Arial" w:cs="Arial"/>
          <w:color w:val="FF0000"/>
          <w:sz w:val="24"/>
          <w:szCs w:val="24"/>
        </w:rPr>
      </w:pPr>
      <w:r w:rsidRPr="00A733D2">
        <w:rPr>
          <w:rFonts w:ascii="Arial" w:hAnsi="Arial" w:cs="Arial"/>
          <w:b/>
          <w:color w:val="FF0000"/>
          <w:sz w:val="24"/>
          <w:szCs w:val="24"/>
        </w:rPr>
        <w:t>1.</w:t>
      </w:r>
      <w:r w:rsidR="00713B1A" w:rsidRPr="00A733D2">
        <w:rPr>
          <w:rFonts w:ascii="Arial" w:hAnsi="Arial" w:cs="Arial"/>
          <w:b/>
          <w:color w:val="FF0000"/>
          <w:sz w:val="24"/>
          <w:szCs w:val="24"/>
        </w:rPr>
        <w:t>2</w:t>
      </w:r>
      <w:r w:rsidR="000D207E" w:rsidRPr="00A733D2">
        <w:rPr>
          <w:rFonts w:ascii="Arial" w:hAnsi="Arial" w:cs="Arial"/>
          <w:b/>
          <w:color w:val="FF0000"/>
          <w:sz w:val="24"/>
          <w:szCs w:val="24"/>
        </w:rPr>
        <w:t>1</w:t>
      </w:r>
      <w:r w:rsidR="00AD18DD" w:rsidRPr="00A733D2">
        <w:rPr>
          <w:rFonts w:ascii="Arial" w:hAnsi="Arial" w:cs="Arial"/>
          <w:b/>
          <w:color w:val="FF0000"/>
          <w:sz w:val="24"/>
          <w:szCs w:val="24"/>
        </w:rPr>
        <w:t xml:space="preserve">  </w:t>
      </w:r>
      <w:r w:rsidRPr="00A733D2">
        <w:rPr>
          <w:rFonts w:ascii="Arial" w:hAnsi="Arial" w:cs="Arial"/>
          <w:b/>
          <w:color w:val="FF0000"/>
          <w:sz w:val="24"/>
          <w:szCs w:val="24"/>
          <w:u w:val="single"/>
        </w:rPr>
        <w:t>Safety:</w:t>
      </w:r>
      <w:r w:rsidRPr="00A733D2">
        <w:rPr>
          <w:rFonts w:ascii="Arial" w:hAnsi="Arial" w:cs="Arial"/>
          <w:color w:val="FF0000"/>
          <w:sz w:val="24"/>
          <w:szCs w:val="24"/>
        </w:rPr>
        <w:t xml:space="preserve">  </w:t>
      </w:r>
    </w:p>
    <w:p w14:paraId="33F3F2E2" w14:textId="79F09106" w:rsidR="001F4117" w:rsidRPr="0099753A" w:rsidRDefault="001F4117" w:rsidP="00F03FC8">
      <w:pPr>
        <w:rPr>
          <w:rFonts w:ascii="Arial" w:hAnsi="Arial" w:cs="Arial"/>
          <w:i/>
          <w:color w:val="538135" w:themeColor="accent6" w:themeShade="BF"/>
          <w:sz w:val="24"/>
          <w:szCs w:val="24"/>
        </w:rPr>
      </w:pPr>
    </w:p>
    <w:p w14:paraId="591C9389" w14:textId="72F2D512" w:rsidR="00FD7C41" w:rsidRPr="00443710" w:rsidRDefault="00FD7C41" w:rsidP="00F03FC8">
      <w:pPr>
        <w:rPr>
          <w:rFonts w:ascii="Arial" w:hAnsi="Arial" w:cs="Arial"/>
          <w:sz w:val="24"/>
          <w:szCs w:val="24"/>
        </w:rPr>
      </w:pPr>
      <w:r w:rsidRPr="00A733D2">
        <w:rPr>
          <w:rFonts w:ascii="Arial" w:hAnsi="Arial" w:cs="Arial"/>
          <w:b/>
          <w:color w:val="FF0000"/>
          <w:sz w:val="24"/>
          <w:szCs w:val="24"/>
        </w:rPr>
        <w:t>1.2</w:t>
      </w:r>
      <w:r w:rsidR="000D207E" w:rsidRPr="00A733D2">
        <w:rPr>
          <w:rFonts w:ascii="Arial" w:hAnsi="Arial" w:cs="Arial"/>
          <w:b/>
          <w:color w:val="FF0000"/>
          <w:sz w:val="24"/>
          <w:szCs w:val="24"/>
        </w:rPr>
        <w:t>2</w:t>
      </w:r>
      <w:r w:rsidRPr="00A733D2">
        <w:rPr>
          <w:rFonts w:ascii="Arial" w:hAnsi="Arial" w:cs="Arial"/>
          <w:b/>
          <w:color w:val="FF0000"/>
          <w:sz w:val="24"/>
          <w:szCs w:val="24"/>
        </w:rPr>
        <w:t xml:space="preserve">  </w:t>
      </w:r>
      <w:r w:rsidRPr="00A733D2">
        <w:rPr>
          <w:rFonts w:ascii="Arial" w:hAnsi="Arial" w:cs="Arial"/>
          <w:b/>
          <w:color w:val="FF0000"/>
          <w:sz w:val="24"/>
          <w:szCs w:val="24"/>
          <w:u w:val="single"/>
        </w:rPr>
        <w:t>Environmental Compliance:</w:t>
      </w:r>
      <w:r w:rsidRPr="00A733D2">
        <w:rPr>
          <w:rFonts w:ascii="Arial" w:hAnsi="Arial" w:cs="Arial"/>
          <w:color w:val="FF0000"/>
          <w:sz w:val="24"/>
          <w:szCs w:val="24"/>
        </w:rPr>
        <w:t xml:space="preserve">  </w:t>
      </w:r>
    </w:p>
    <w:p w14:paraId="3854E156" w14:textId="77777777" w:rsidR="00FD7C41" w:rsidRPr="00443710" w:rsidRDefault="00FD7C41" w:rsidP="0015134A">
      <w:pPr>
        <w:rPr>
          <w:rFonts w:ascii="Arial" w:hAnsi="Arial" w:cs="Arial"/>
          <w:sz w:val="24"/>
          <w:szCs w:val="24"/>
        </w:rPr>
      </w:pPr>
    </w:p>
    <w:p w14:paraId="066BA08F" w14:textId="6F3AE20C" w:rsidR="007C05FD" w:rsidRPr="008742DF" w:rsidRDefault="00FD7C41" w:rsidP="008742DF">
      <w:pPr>
        <w:rPr>
          <w:rFonts w:ascii="Arial" w:hAnsi="Arial" w:cs="Arial"/>
          <w:i/>
          <w:color w:val="FF0000"/>
          <w:sz w:val="24"/>
          <w:szCs w:val="24"/>
        </w:rPr>
      </w:pPr>
      <w:r w:rsidRPr="008742DF">
        <w:rPr>
          <w:rFonts w:ascii="Arial" w:hAnsi="Arial" w:cs="Arial"/>
          <w:b/>
          <w:color w:val="FF0000"/>
          <w:sz w:val="24"/>
          <w:szCs w:val="24"/>
        </w:rPr>
        <w:t>1.2</w:t>
      </w:r>
      <w:r w:rsidR="000D207E" w:rsidRPr="008742DF">
        <w:rPr>
          <w:rFonts w:ascii="Arial" w:hAnsi="Arial" w:cs="Arial"/>
          <w:b/>
          <w:color w:val="FF0000"/>
          <w:sz w:val="24"/>
          <w:szCs w:val="24"/>
        </w:rPr>
        <w:t>2</w:t>
      </w:r>
      <w:r w:rsidRPr="008742DF">
        <w:rPr>
          <w:rFonts w:ascii="Arial" w:hAnsi="Arial" w:cs="Arial"/>
          <w:b/>
          <w:color w:val="FF0000"/>
          <w:sz w:val="24"/>
          <w:szCs w:val="24"/>
        </w:rPr>
        <w:t xml:space="preserve">.1  </w:t>
      </w:r>
      <w:r w:rsidRPr="008742DF">
        <w:rPr>
          <w:rFonts w:ascii="Arial" w:hAnsi="Arial" w:cs="Arial"/>
          <w:b/>
          <w:color w:val="FF0000"/>
          <w:sz w:val="24"/>
          <w:szCs w:val="24"/>
          <w:u w:val="single"/>
        </w:rPr>
        <w:t>Environmental Compliance Plan and Program:</w:t>
      </w:r>
    </w:p>
    <w:p w14:paraId="69FB39EE" w14:textId="77777777" w:rsidR="007C05FD" w:rsidRPr="00443710" w:rsidRDefault="007C05FD" w:rsidP="00F03FC8">
      <w:pPr>
        <w:rPr>
          <w:rFonts w:ascii="Arial" w:hAnsi="Arial" w:cs="Arial"/>
          <w:i/>
          <w:color w:val="006600"/>
          <w:sz w:val="24"/>
          <w:szCs w:val="24"/>
        </w:rPr>
      </w:pPr>
    </w:p>
    <w:p w14:paraId="21C99A83" w14:textId="55B89ADF" w:rsidR="00A62BED"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15580A" w:rsidRPr="00443710">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723A5673" w14:textId="7556BD9A" w:rsidR="00FD7C41" w:rsidRPr="00443710" w:rsidRDefault="00FD7C41"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Anti-Terrorism (AT) Level I Training</w:t>
      </w:r>
      <w:r w:rsidRPr="00F03FC8">
        <w:rPr>
          <w:rFonts w:ascii="Arial" w:hAnsi="Arial" w:cs="Arial"/>
          <w:b/>
          <w:sz w:val="24"/>
          <w:szCs w:val="24"/>
          <w:u w:val="single"/>
        </w:rPr>
        <w:t>:</w:t>
      </w:r>
      <w:r w:rsidRPr="00EC5477">
        <w:rPr>
          <w:rFonts w:ascii="Arial" w:hAnsi="Arial" w:cs="Arial"/>
          <w:color w:val="FF0000"/>
          <w:sz w:val="24"/>
          <w:szCs w:val="24"/>
        </w:rPr>
        <w:t xml:space="preserve">  </w:t>
      </w:r>
      <w:r w:rsidR="5FF1812B" w:rsidRPr="00583946">
        <w:rPr>
          <w:rFonts w:ascii="Arial" w:hAnsi="Arial" w:cs="Arial"/>
          <w:color w:val="000000" w:themeColor="text1"/>
          <w:sz w:val="24"/>
          <w:szCs w:val="24"/>
        </w:rPr>
        <w:t xml:space="preserve">All contractor </w:t>
      </w:r>
      <w:r w:rsidR="0015580A" w:rsidRPr="00583946">
        <w:rPr>
          <w:rFonts w:ascii="Arial" w:hAnsi="Arial" w:cs="Arial"/>
          <w:color w:val="000000" w:themeColor="text1"/>
          <w:sz w:val="24"/>
          <w:szCs w:val="24"/>
        </w:rPr>
        <w:t>employees, including subcontractor employees</w:t>
      </w:r>
      <w:r w:rsidR="00C11D8C" w:rsidRPr="00583946">
        <w:rPr>
          <w:rFonts w:ascii="Arial" w:hAnsi="Arial" w:cs="Arial"/>
          <w:color w:val="000000" w:themeColor="text1"/>
          <w:sz w:val="24"/>
          <w:szCs w:val="24"/>
        </w:rPr>
        <w:t>,</w:t>
      </w:r>
      <w:r w:rsidR="0015580A" w:rsidRPr="00583946">
        <w:rPr>
          <w:rFonts w:ascii="Arial" w:hAnsi="Arial" w:cs="Arial"/>
          <w:color w:val="000000" w:themeColor="text1"/>
          <w:sz w:val="24"/>
          <w:szCs w:val="24"/>
        </w:rPr>
        <w:t xml:space="preserve"> </w:t>
      </w:r>
      <w:r w:rsidR="5FF1812B" w:rsidRPr="00583946">
        <w:rPr>
          <w:rFonts w:ascii="Arial" w:hAnsi="Arial" w:cs="Arial"/>
          <w:color w:val="000000" w:themeColor="text1"/>
          <w:sz w:val="24"/>
          <w:szCs w:val="24"/>
        </w:rPr>
        <w:t xml:space="preserve">requiring access to Army installations, facilities and controlled access areas </w:t>
      </w:r>
      <w:r w:rsidRPr="00583946">
        <w:rPr>
          <w:rFonts w:ascii="Arial" w:hAnsi="Arial" w:cs="Arial"/>
          <w:color w:val="000000" w:themeColor="text1"/>
          <w:sz w:val="24"/>
          <w:szCs w:val="24"/>
        </w:rPr>
        <w:t xml:space="preserve">shall complete AT </w:t>
      </w:r>
      <w:r w:rsidR="5FF1812B" w:rsidRPr="00583946">
        <w:rPr>
          <w:rFonts w:ascii="Arial" w:hAnsi="Arial" w:cs="Arial"/>
          <w:color w:val="000000" w:themeColor="text1"/>
          <w:sz w:val="24"/>
          <w:szCs w:val="24"/>
        </w:rPr>
        <w:t>Level</w:t>
      </w:r>
      <w:r w:rsidR="4D62D7C9" w:rsidRPr="00583946">
        <w:rPr>
          <w:rFonts w:ascii="Arial" w:hAnsi="Arial" w:cs="Arial"/>
          <w:color w:val="000000" w:themeColor="text1"/>
          <w:sz w:val="24"/>
          <w:szCs w:val="24"/>
        </w:rPr>
        <w:t xml:space="preserve"> </w:t>
      </w:r>
      <w:r w:rsidR="5FF1812B" w:rsidRPr="00583946">
        <w:rPr>
          <w:rFonts w:ascii="Arial" w:hAnsi="Arial" w:cs="Arial"/>
          <w:color w:val="000000" w:themeColor="text1"/>
          <w:sz w:val="24"/>
          <w:szCs w:val="24"/>
        </w:rPr>
        <w:t>I Awareness training</w:t>
      </w:r>
      <w:r w:rsidRPr="00583946">
        <w:rPr>
          <w:rFonts w:ascii="Arial" w:hAnsi="Arial" w:cs="Arial"/>
          <w:color w:val="000000" w:themeColor="text1"/>
          <w:sz w:val="24"/>
          <w:szCs w:val="24"/>
        </w:rPr>
        <w:t xml:space="preserve"> within</w:t>
      </w:r>
      <w:r w:rsidR="003A3925" w:rsidRPr="00583946">
        <w:rPr>
          <w:rFonts w:ascii="Arial" w:hAnsi="Arial" w:cs="Arial"/>
          <w:color w:val="000000" w:themeColor="text1"/>
          <w:sz w:val="24"/>
          <w:szCs w:val="24"/>
        </w:rPr>
        <w:t xml:space="preserve"> </w:t>
      </w:r>
      <w:r w:rsidR="00583946" w:rsidRPr="00583946">
        <w:rPr>
          <w:rFonts w:ascii="Arial" w:hAnsi="Arial" w:cs="Arial"/>
          <w:color w:val="000000" w:themeColor="text1"/>
          <w:sz w:val="24"/>
          <w:szCs w:val="24"/>
        </w:rPr>
        <w:t xml:space="preserve">30 </w:t>
      </w:r>
      <w:r w:rsidR="5FF1812B" w:rsidRPr="00583946">
        <w:rPr>
          <w:rFonts w:ascii="Arial" w:hAnsi="Arial" w:cs="Arial"/>
          <w:color w:val="000000" w:themeColor="text1"/>
          <w:sz w:val="24"/>
          <w:szCs w:val="24"/>
        </w:rPr>
        <w:t>calendar</w:t>
      </w:r>
      <w:r w:rsidR="003A3925" w:rsidRPr="00583946">
        <w:rPr>
          <w:rFonts w:ascii="Arial" w:hAnsi="Arial" w:cs="Arial"/>
          <w:color w:val="000000" w:themeColor="text1"/>
          <w:sz w:val="24"/>
          <w:szCs w:val="24"/>
        </w:rPr>
        <w:t xml:space="preserve"> days</w:t>
      </w:r>
      <w:r w:rsidRPr="00583946">
        <w:rPr>
          <w:rFonts w:ascii="Arial" w:hAnsi="Arial" w:cs="Arial"/>
          <w:color w:val="000000" w:themeColor="text1"/>
          <w:sz w:val="24"/>
          <w:szCs w:val="24"/>
        </w:rPr>
        <w:t xml:space="preserve"> after contract start date</w:t>
      </w:r>
      <w:r w:rsidR="5FF1812B" w:rsidRPr="00583946">
        <w:rPr>
          <w:rFonts w:ascii="Arial" w:hAnsi="Arial" w:cs="Arial"/>
          <w:color w:val="000000" w:themeColor="text1"/>
          <w:sz w:val="24"/>
          <w:szCs w:val="24"/>
        </w:rPr>
        <w:t>.</w:t>
      </w:r>
      <w:r w:rsidR="0015580A" w:rsidRPr="00583946">
        <w:rPr>
          <w:rFonts w:ascii="Arial" w:hAnsi="Arial" w:cs="Arial"/>
          <w:color w:val="000000" w:themeColor="text1"/>
          <w:sz w:val="24"/>
          <w:szCs w:val="24"/>
        </w:rPr>
        <w:t xml:space="preserve"> </w:t>
      </w:r>
      <w:r w:rsidRPr="00583946">
        <w:rPr>
          <w:rFonts w:ascii="Arial" w:hAnsi="Arial" w:cs="Arial"/>
          <w:color w:val="000000" w:themeColor="text1"/>
          <w:sz w:val="24"/>
          <w:szCs w:val="24"/>
        </w:rPr>
        <w:t xml:space="preserve">Contractor personnel travelling </w:t>
      </w:r>
      <w:r w:rsidRPr="00443710">
        <w:rPr>
          <w:rFonts w:ascii="Arial" w:hAnsi="Arial" w:cs="Arial"/>
          <w:sz w:val="24"/>
          <w:szCs w:val="24"/>
        </w:rPr>
        <w:t xml:space="preserve">overseas shall complete area of responsibility (AOR) specific AT awareness training for U.S. based Contractor employees and associated subcontractor employees. </w:t>
      </w:r>
      <w:r w:rsidR="76FE8C72" w:rsidRPr="3FA7CD1A">
        <w:rPr>
          <w:rFonts w:ascii="Arial" w:hAnsi="Arial" w:cs="Arial"/>
          <w:sz w:val="24"/>
          <w:szCs w:val="24"/>
        </w:rPr>
        <w:t xml:space="preserve">The contractor </w:t>
      </w:r>
      <w:r w:rsidRPr="00443710">
        <w:rPr>
          <w:rFonts w:ascii="Arial" w:hAnsi="Arial" w:cs="Arial"/>
          <w:sz w:val="24"/>
          <w:szCs w:val="24"/>
        </w:rPr>
        <w:t xml:space="preserve">shall submit certificates of completion for each affected </w:t>
      </w:r>
      <w:r w:rsidR="76FE8C72" w:rsidRPr="3FA7CD1A">
        <w:rPr>
          <w:rFonts w:ascii="Arial" w:hAnsi="Arial" w:cs="Arial"/>
          <w:sz w:val="24"/>
          <w:szCs w:val="24"/>
        </w:rPr>
        <w:t>contractor</w:t>
      </w:r>
      <w:r w:rsidRPr="00443710">
        <w:rPr>
          <w:rFonts w:ascii="Arial" w:hAnsi="Arial" w:cs="Arial"/>
          <w:sz w:val="24"/>
          <w:szCs w:val="24"/>
        </w:rPr>
        <w:t xml:space="preserve"> employee and subcontractor employee</w:t>
      </w:r>
      <w:r w:rsidR="76FE8C72" w:rsidRPr="3FA7CD1A">
        <w:rPr>
          <w:rFonts w:ascii="Arial" w:hAnsi="Arial" w:cs="Arial"/>
          <w:sz w:val="24"/>
          <w:szCs w:val="24"/>
        </w:rPr>
        <w:t>,</w:t>
      </w:r>
      <w:r w:rsidRPr="00443710">
        <w:rPr>
          <w:rFonts w:ascii="Arial" w:hAnsi="Arial" w:cs="Arial"/>
          <w:sz w:val="24"/>
          <w:szCs w:val="24"/>
        </w:rPr>
        <w:t xml:space="preserve"> to the COR or to the </w:t>
      </w:r>
      <w:r w:rsidR="76FE8C72" w:rsidRPr="3FA7CD1A">
        <w:rPr>
          <w:rFonts w:ascii="Arial" w:hAnsi="Arial" w:cs="Arial"/>
          <w:sz w:val="24"/>
          <w:szCs w:val="24"/>
        </w:rPr>
        <w:t>contracting officer</w:t>
      </w:r>
      <w:r w:rsidRPr="00443710">
        <w:rPr>
          <w:rFonts w:ascii="Arial" w:hAnsi="Arial" w:cs="Arial"/>
          <w:sz w:val="24"/>
          <w:szCs w:val="24"/>
        </w:rPr>
        <w:t xml:space="preserve">, if </w:t>
      </w:r>
      <w:r w:rsidR="76FE8C72" w:rsidRPr="464A6C05">
        <w:rPr>
          <w:rFonts w:ascii="Arial" w:hAnsi="Arial" w:cs="Arial"/>
          <w:sz w:val="24"/>
          <w:szCs w:val="24"/>
        </w:rPr>
        <w:t>a COR</w:t>
      </w:r>
      <w:r w:rsidRPr="00443710">
        <w:rPr>
          <w:rFonts w:ascii="Arial" w:hAnsi="Arial" w:cs="Arial"/>
          <w:sz w:val="24"/>
          <w:szCs w:val="24"/>
        </w:rPr>
        <w:t xml:space="preserve"> is not assigned</w:t>
      </w:r>
      <w:r w:rsidR="76FE8C72" w:rsidRPr="3FA7CD1A">
        <w:rPr>
          <w:rFonts w:ascii="Arial" w:hAnsi="Arial" w:cs="Arial"/>
          <w:sz w:val="24"/>
          <w:szCs w:val="24"/>
        </w:rPr>
        <w:t>,</w:t>
      </w:r>
      <w:r w:rsidRPr="00443710">
        <w:rPr>
          <w:rFonts w:ascii="Arial" w:hAnsi="Arial" w:cs="Arial"/>
          <w:sz w:val="24"/>
          <w:szCs w:val="24"/>
        </w:rPr>
        <w:t xml:space="preserve"> within</w:t>
      </w:r>
      <w:r w:rsidR="00740FF4">
        <w:rPr>
          <w:rFonts w:ascii="Arial" w:hAnsi="Arial" w:cs="Arial"/>
          <w:sz w:val="24"/>
          <w:szCs w:val="24"/>
        </w:rPr>
        <w:t xml:space="preserve"> </w:t>
      </w:r>
      <w:r w:rsidR="0C00B5C8" w:rsidRPr="48234FAF">
        <w:rPr>
          <w:rFonts w:ascii="Arial" w:hAnsi="Arial" w:cs="Arial"/>
          <w:sz w:val="24"/>
          <w:szCs w:val="24"/>
        </w:rPr>
        <w:t>30</w:t>
      </w:r>
      <w:r w:rsidR="76FE8C72" w:rsidRPr="2CA4F85C">
        <w:rPr>
          <w:rFonts w:ascii="Arial" w:hAnsi="Arial" w:cs="Arial"/>
          <w:sz w:val="24"/>
          <w:szCs w:val="24"/>
        </w:rPr>
        <w:t xml:space="preserve"> calendar</w:t>
      </w:r>
      <w:r w:rsidR="00740FF4">
        <w:rPr>
          <w:rFonts w:ascii="Arial" w:hAnsi="Arial" w:cs="Arial"/>
          <w:sz w:val="24"/>
          <w:szCs w:val="24"/>
        </w:rPr>
        <w:t xml:space="preserve"> days</w:t>
      </w:r>
      <w:r w:rsidRPr="00443710">
        <w:rPr>
          <w:rFonts w:ascii="Arial" w:hAnsi="Arial" w:cs="Arial"/>
          <w:sz w:val="24"/>
          <w:szCs w:val="24"/>
        </w:rPr>
        <w:t xml:space="preserve"> after completion of training by all employees and subcontractor personnel.  AT Level I awareness training is available at </w:t>
      </w:r>
      <w:hyperlink r:id="rId12">
        <w:r w:rsidR="006105F5" w:rsidRPr="3380862E">
          <w:rPr>
            <w:rStyle w:val="Hyperlink"/>
            <w:rFonts w:ascii="Arial" w:hAnsi="Arial" w:cs="Arial"/>
            <w:sz w:val="24"/>
            <w:szCs w:val="24"/>
          </w:rPr>
          <w:t>https://jkodirect.jten.mil</w:t>
        </w:r>
      </w:hyperlink>
      <w:r w:rsidR="00E32B29" w:rsidRPr="3380862E">
        <w:rPr>
          <w:rStyle w:val="Hyperlink"/>
          <w:rFonts w:ascii="Arial" w:hAnsi="Arial" w:cs="Arial"/>
          <w:sz w:val="24"/>
          <w:szCs w:val="24"/>
        </w:rPr>
        <w:t>.</w:t>
      </w:r>
      <w:r w:rsidRPr="00443710">
        <w:rPr>
          <w:rFonts w:ascii="Arial" w:hAnsi="Arial" w:cs="Arial"/>
          <w:sz w:val="24"/>
          <w:szCs w:val="24"/>
        </w:rPr>
        <w:t xml:space="preserve"> Contractor personnel </w:t>
      </w:r>
      <w:r w:rsidR="0015580A" w:rsidRPr="00443710">
        <w:rPr>
          <w:rFonts w:ascii="Arial" w:hAnsi="Arial" w:cs="Arial"/>
          <w:sz w:val="24"/>
          <w:szCs w:val="24"/>
        </w:rPr>
        <w:t xml:space="preserve">shall </w:t>
      </w:r>
      <w:r w:rsidRPr="00443710">
        <w:rPr>
          <w:rFonts w:ascii="Arial" w:hAnsi="Arial" w:cs="Arial"/>
          <w:sz w:val="24"/>
          <w:szCs w:val="24"/>
        </w:rPr>
        <w:t>complete refresher training every twelve (12) months except AOR specific AT Level I training which shall be completed as required by local AT policies</w:t>
      </w:r>
      <w:r w:rsidR="00643515">
        <w:rPr>
          <w:rFonts w:ascii="Arial" w:hAnsi="Arial" w:cs="Arial"/>
          <w:sz w:val="24"/>
          <w:szCs w:val="24"/>
        </w:rPr>
        <w:t>.</w:t>
      </w:r>
      <w:r w:rsidR="00D43D8F">
        <w:rPr>
          <w:rFonts w:ascii="Arial" w:hAnsi="Arial" w:cs="Arial"/>
          <w:sz w:val="24"/>
          <w:szCs w:val="24"/>
        </w:rPr>
        <w:t xml:space="preserve"> </w:t>
      </w:r>
    </w:p>
    <w:p w14:paraId="431372C9" w14:textId="77777777" w:rsidR="00FD7C41" w:rsidRPr="00443710" w:rsidRDefault="00FD7C41" w:rsidP="0015134A">
      <w:pPr>
        <w:rPr>
          <w:rFonts w:ascii="Arial" w:hAnsi="Arial" w:cs="Arial"/>
          <w:sz w:val="24"/>
          <w:szCs w:val="24"/>
        </w:rPr>
      </w:pPr>
    </w:p>
    <w:p w14:paraId="5C277058" w14:textId="05DF1082" w:rsidR="00FD7C41" w:rsidRPr="00443710" w:rsidRDefault="00FD7C41" w:rsidP="00F03FC8">
      <w:pPr>
        <w:rPr>
          <w:rFonts w:ascii="Arial" w:hAnsi="Arial" w:cs="Arial"/>
          <w:sz w:val="24"/>
          <w:szCs w:val="24"/>
        </w:rPr>
      </w:pPr>
      <w:r w:rsidRPr="00443710">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t>
      </w:r>
      <w:r w:rsidRPr="00643515">
        <w:rPr>
          <w:rFonts w:ascii="Arial" w:hAnsi="Arial" w:cs="Arial"/>
          <w:sz w:val="24"/>
          <w:szCs w:val="24"/>
        </w:rPr>
        <w:t xml:space="preserve">within </w:t>
      </w:r>
      <w:r w:rsidR="227BDAA7" w:rsidRPr="43136F80">
        <w:rPr>
          <w:rFonts w:ascii="Arial" w:hAnsi="Arial" w:cs="Arial"/>
          <w:sz w:val="24"/>
          <w:szCs w:val="24"/>
        </w:rPr>
        <w:t>30</w:t>
      </w:r>
      <w:r w:rsidR="00643515">
        <w:rPr>
          <w:rFonts w:ascii="Arial" w:hAnsi="Arial" w:cs="Arial"/>
          <w:sz w:val="24"/>
          <w:szCs w:val="24"/>
        </w:rPr>
        <w:t xml:space="preserve"> days</w:t>
      </w:r>
      <w:r w:rsidRPr="00643515">
        <w:rPr>
          <w:rFonts w:ascii="Arial" w:hAnsi="Arial" w:cs="Arial"/>
          <w:sz w:val="24"/>
          <w:szCs w:val="24"/>
        </w:rPr>
        <w:t xml:space="preserve"> after </w:t>
      </w:r>
      <w:r w:rsidRPr="00443710">
        <w:rPr>
          <w:rFonts w:ascii="Arial" w:hAnsi="Arial" w:cs="Arial"/>
          <w:sz w:val="24"/>
          <w:szCs w:val="24"/>
        </w:rPr>
        <w:t xml:space="preserve">completion of the training </w:t>
      </w:r>
      <w:r w:rsidR="009049CA">
        <w:rPr>
          <w:rFonts w:ascii="Arial" w:hAnsi="Arial" w:cs="Arial"/>
          <w:sz w:val="24"/>
          <w:szCs w:val="24"/>
        </w:rPr>
        <w:t>with certificates uploaded to the</w:t>
      </w:r>
      <w:r w:rsidR="009049CA" w:rsidRPr="009049CA">
        <w:rPr>
          <w:rFonts w:ascii="Arial" w:hAnsi="Arial" w:cs="Arial"/>
          <w:color w:val="FF0000"/>
          <w:sz w:val="24"/>
          <w:szCs w:val="24"/>
        </w:rPr>
        <w:t xml:space="preserve"> Knowledge Management Portal.</w:t>
      </w:r>
    </w:p>
    <w:p w14:paraId="700DCC50" w14:textId="77777777" w:rsidR="00FD7C41" w:rsidRPr="00443710" w:rsidRDefault="00FD7C41" w:rsidP="0015134A">
      <w:pPr>
        <w:rPr>
          <w:rFonts w:ascii="Arial" w:hAnsi="Arial" w:cs="Arial"/>
          <w:sz w:val="24"/>
          <w:szCs w:val="24"/>
        </w:rPr>
      </w:pPr>
    </w:p>
    <w:p w14:paraId="5C640BED" w14:textId="3CF9AF45" w:rsidR="00FD7C41" w:rsidRPr="00443710" w:rsidRDefault="00FD7C41" w:rsidP="587396FB">
      <w:pPr>
        <w:spacing w:line="259" w:lineRule="auto"/>
        <w:rPr>
          <w:rFonts w:ascii="Arial" w:hAnsi="Arial" w:cs="Arial"/>
          <w:sz w:val="24"/>
          <w:szCs w:val="24"/>
        </w:rPr>
      </w:pPr>
      <w:r w:rsidRPr="7A2127B4">
        <w:rPr>
          <w:rFonts w:ascii="Arial" w:hAnsi="Arial" w:cs="Arial"/>
          <w:b/>
          <w:bCs/>
          <w:color w:val="FF0000"/>
          <w:sz w:val="24"/>
          <w:szCs w:val="24"/>
        </w:rPr>
        <w:t>1.2</w:t>
      </w:r>
      <w:r w:rsidR="000D207E" w:rsidRPr="7A2127B4">
        <w:rPr>
          <w:rFonts w:ascii="Arial" w:hAnsi="Arial" w:cs="Arial"/>
          <w:b/>
          <w:bCs/>
          <w:color w:val="FF0000"/>
          <w:sz w:val="24"/>
          <w:szCs w:val="24"/>
        </w:rPr>
        <w:t>3</w:t>
      </w:r>
      <w:r w:rsidRPr="7A2127B4">
        <w:rPr>
          <w:rFonts w:ascii="Arial" w:hAnsi="Arial" w:cs="Arial"/>
          <w:b/>
          <w:bCs/>
          <w:color w:val="FF0000"/>
          <w:sz w:val="24"/>
          <w:szCs w:val="24"/>
        </w:rPr>
        <w:t xml:space="preserve">.2  </w:t>
      </w:r>
      <w:r w:rsidRPr="7A2127B4">
        <w:rPr>
          <w:rFonts w:ascii="Arial" w:hAnsi="Arial" w:cs="Arial"/>
          <w:b/>
          <w:bCs/>
          <w:color w:val="FF0000"/>
          <w:sz w:val="24"/>
          <w:szCs w:val="24"/>
          <w:u w:val="single"/>
        </w:rPr>
        <w:t>OPSEC Training</w:t>
      </w:r>
      <w:r w:rsidRPr="7A2127B4">
        <w:rPr>
          <w:rFonts w:ascii="Arial" w:hAnsi="Arial" w:cs="Arial"/>
          <w:b/>
          <w:bCs/>
          <w:color w:val="FF0000"/>
          <w:sz w:val="24"/>
          <w:szCs w:val="24"/>
        </w:rPr>
        <w:t>:</w:t>
      </w:r>
      <w:r w:rsidRPr="7A2127B4">
        <w:rPr>
          <w:rFonts w:ascii="Arial" w:hAnsi="Arial" w:cs="Arial"/>
          <w:color w:val="FF0000"/>
          <w:sz w:val="24"/>
          <w:szCs w:val="24"/>
        </w:rPr>
        <w:t xml:space="preserve"> </w:t>
      </w:r>
      <w:r w:rsidRPr="7A2127B4">
        <w:rPr>
          <w:rFonts w:ascii="Arial" w:hAnsi="Arial" w:cs="Arial"/>
          <w:sz w:val="24"/>
          <w:szCs w:val="24"/>
        </w:rPr>
        <w:t xml:space="preserve"> </w:t>
      </w:r>
      <w:r w:rsidR="1F49DBAC" w:rsidRPr="7A2127B4">
        <w:rPr>
          <w:rFonts w:ascii="Arial" w:hAnsi="Arial" w:cs="Arial"/>
          <w:sz w:val="24"/>
          <w:szCs w:val="24"/>
        </w:rPr>
        <w:t xml:space="preserve">Per AR 530‐1, Operations Security, the contractor </w:t>
      </w:r>
      <w:r w:rsidRPr="7A2127B4">
        <w:rPr>
          <w:rFonts w:ascii="Arial" w:hAnsi="Arial" w:cs="Arial"/>
          <w:sz w:val="24"/>
          <w:szCs w:val="24"/>
        </w:rPr>
        <w:t>employees</w:t>
      </w:r>
      <w:r w:rsidR="1F49DBAC" w:rsidRPr="7A2127B4">
        <w:rPr>
          <w:rFonts w:ascii="Arial" w:hAnsi="Arial" w:cs="Arial"/>
          <w:sz w:val="24"/>
          <w:szCs w:val="24"/>
        </w:rPr>
        <w:t xml:space="preserve"> </w:t>
      </w:r>
      <w:r w:rsidR="46DF0194" w:rsidRPr="7A2127B4">
        <w:rPr>
          <w:rFonts w:ascii="Arial" w:hAnsi="Arial" w:cs="Arial"/>
          <w:sz w:val="24"/>
          <w:szCs w:val="24"/>
        </w:rPr>
        <w:t xml:space="preserve">shall </w:t>
      </w:r>
      <w:r w:rsidRPr="7A2127B4">
        <w:rPr>
          <w:rFonts w:ascii="Arial" w:hAnsi="Arial" w:cs="Arial"/>
          <w:sz w:val="24"/>
          <w:szCs w:val="24"/>
        </w:rPr>
        <w:t xml:space="preserve">complete Level I OPSEC </w:t>
      </w:r>
      <w:r w:rsidR="1F49DBAC" w:rsidRPr="7A2127B4">
        <w:rPr>
          <w:rFonts w:ascii="Arial" w:hAnsi="Arial" w:cs="Arial"/>
          <w:sz w:val="24"/>
          <w:szCs w:val="24"/>
        </w:rPr>
        <w:t xml:space="preserve">Awareness </w:t>
      </w:r>
      <w:r w:rsidRPr="7A2127B4">
        <w:rPr>
          <w:rFonts w:ascii="Arial" w:hAnsi="Arial" w:cs="Arial"/>
          <w:sz w:val="24"/>
          <w:szCs w:val="24"/>
        </w:rPr>
        <w:t>training</w:t>
      </w:r>
      <w:r w:rsidR="1F49DBAC" w:rsidRPr="7A2127B4">
        <w:rPr>
          <w:rFonts w:ascii="Arial" w:hAnsi="Arial" w:cs="Arial"/>
          <w:sz w:val="24"/>
          <w:szCs w:val="24"/>
        </w:rPr>
        <w:t xml:space="preserve">. New employees </w:t>
      </w:r>
      <w:r w:rsidR="5E6189C1" w:rsidRPr="7A2127B4">
        <w:rPr>
          <w:rFonts w:ascii="Arial" w:hAnsi="Arial" w:cs="Arial"/>
          <w:sz w:val="24"/>
          <w:szCs w:val="24"/>
        </w:rPr>
        <w:t xml:space="preserve">shall </w:t>
      </w:r>
      <w:r w:rsidR="1F49DBAC" w:rsidRPr="7A2127B4">
        <w:rPr>
          <w:rFonts w:ascii="Arial" w:hAnsi="Arial" w:cs="Arial"/>
          <w:sz w:val="24"/>
          <w:szCs w:val="24"/>
        </w:rPr>
        <w:t>be trained</w:t>
      </w:r>
      <w:r w:rsidRPr="7A2127B4">
        <w:rPr>
          <w:rFonts w:ascii="Arial" w:hAnsi="Arial" w:cs="Arial"/>
          <w:sz w:val="24"/>
          <w:szCs w:val="24"/>
        </w:rPr>
        <w:t xml:space="preserve"> within</w:t>
      </w:r>
      <w:r w:rsidR="009049CA" w:rsidRPr="7A2127B4">
        <w:rPr>
          <w:rFonts w:ascii="Arial" w:hAnsi="Arial" w:cs="Arial"/>
          <w:sz w:val="24"/>
          <w:szCs w:val="24"/>
        </w:rPr>
        <w:t xml:space="preserve"> 30 </w:t>
      </w:r>
      <w:r w:rsidR="1F49DBAC" w:rsidRPr="7A2127B4">
        <w:rPr>
          <w:rFonts w:ascii="Arial" w:hAnsi="Arial" w:cs="Arial"/>
          <w:sz w:val="24"/>
          <w:szCs w:val="24"/>
        </w:rPr>
        <w:t xml:space="preserve">calendar </w:t>
      </w:r>
      <w:r w:rsidR="009049CA" w:rsidRPr="7A2127B4">
        <w:rPr>
          <w:rFonts w:ascii="Arial" w:hAnsi="Arial" w:cs="Arial"/>
          <w:sz w:val="24"/>
          <w:szCs w:val="24"/>
        </w:rPr>
        <w:t>days</w:t>
      </w:r>
      <w:r w:rsidRPr="7A2127B4">
        <w:rPr>
          <w:rFonts w:ascii="Arial" w:hAnsi="Arial" w:cs="Arial"/>
          <w:sz w:val="24"/>
          <w:szCs w:val="24"/>
        </w:rPr>
        <w:t xml:space="preserve"> of </w:t>
      </w:r>
      <w:r w:rsidR="1F49DBAC" w:rsidRPr="7A2127B4">
        <w:rPr>
          <w:rFonts w:ascii="Arial" w:hAnsi="Arial" w:cs="Arial"/>
          <w:sz w:val="24"/>
          <w:szCs w:val="24"/>
        </w:rPr>
        <w:t>their reporting for duty and annually thereafter</w:t>
      </w:r>
      <w:r w:rsidR="00270B91" w:rsidRPr="7A2127B4">
        <w:rPr>
          <w:rFonts w:ascii="Arial" w:hAnsi="Arial" w:cs="Arial"/>
          <w:sz w:val="24"/>
          <w:szCs w:val="24"/>
        </w:rPr>
        <w:t xml:space="preserve">.  </w:t>
      </w:r>
      <w:r w:rsidR="00C11D8C" w:rsidRPr="7A2127B4">
        <w:rPr>
          <w:rFonts w:ascii="Arial" w:hAnsi="Arial" w:cs="Arial"/>
          <w:sz w:val="24"/>
          <w:szCs w:val="24"/>
        </w:rPr>
        <w:t>Verification of the training shall be provided to the COR within</w:t>
      </w:r>
      <w:r w:rsidR="00270B91" w:rsidRPr="7A2127B4">
        <w:rPr>
          <w:rFonts w:ascii="Arial" w:hAnsi="Arial" w:cs="Arial"/>
          <w:sz w:val="24"/>
          <w:szCs w:val="24"/>
        </w:rPr>
        <w:t xml:space="preserve"> </w:t>
      </w:r>
      <w:r w:rsidR="73118128" w:rsidRPr="7A2127B4">
        <w:rPr>
          <w:rFonts w:ascii="Arial" w:hAnsi="Arial" w:cs="Arial"/>
          <w:sz w:val="24"/>
          <w:szCs w:val="24"/>
        </w:rPr>
        <w:t>30</w:t>
      </w:r>
      <w:r w:rsidR="00270B91" w:rsidRPr="7A2127B4">
        <w:rPr>
          <w:rFonts w:ascii="Arial" w:hAnsi="Arial" w:cs="Arial"/>
          <w:sz w:val="24"/>
          <w:szCs w:val="24"/>
        </w:rPr>
        <w:t xml:space="preserve"> days</w:t>
      </w:r>
      <w:r w:rsidR="00C11D8C" w:rsidRPr="7A2127B4">
        <w:rPr>
          <w:rFonts w:ascii="Arial" w:hAnsi="Arial" w:cs="Arial"/>
          <w:b/>
          <w:bCs/>
          <w:i/>
          <w:iCs/>
          <w:color w:val="FF0000"/>
          <w:sz w:val="24"/>
          <w:szCs w:val="24"/>
        </w:rPr>
        <w:t xml:space="preserve"> </w:t>
      </w:r>
      <w:r w:rsidR="00C11D8C" w:rsidRPr="7A2127B4">
        <w:rPr>
          <w:rFonts w:ascii="Arial" w:hAnsi="Arial" w:cs="Arial"/>
          <w:sz w:val="24"/>
          <w:szCs w:val="24"/>
        </w:rPr>
        <w:t>after completion of the training</w:t>
      </w:r>
      <w:r w:rsidR="00270B91" w:rsidRPr="7A2127B4">
        <w:rPr>
          <w:rFonts w:ascii="Arial" w:hAnsi="Arial" w:cs="Arial"/>
          <w:sz w:val="24"/>
          <w:szCs w:val="24"/>
        </w:rPr>
        <w:t xml:space="preserve"> with certificates uploaded to the</w:t>
      </w:r>
      <w:r w:rsidR="00270B91" w:rsidRPr="7A2127B4">
        <w:rPr>
          <w:rFonts w:ascii="Arial" w:hAnsi="Arial" w:cs="Arial"/>
          <w:color w:val="FF0000"/>
          <w:sz w:val="24"/>
          <w:szCs w:val="24"/>
        </w:rPr>
        <w:t xml:space="preserve"> Knowledge Management Portal.</w:t>
      </w:r>
      <w:r w:rsidR="00270B91" w:rsidRPr="7A2127B4">
        <w:rPr>
          <w:rFonts w:ascii="Arial" w:hAnsi="Arial" w:cs="Arial"/>
          <w:sz w:val="24"/>
          <w:szCs w:val="24"/>
        </w:rPr>
        <w:t xml:space="preserve"> </w:t>
      </w:r>
      <w:r w:rsidRPr="7A2127B4">
        <w:rPr>
          <w:rFonts w:ascii="Arial" w:hAnsi="Arial" w:cs="Arial"/>
          <w:sz w:val="24"/>
          <w:szCs w:val="24"/>
        </w:rPr>
        <w:t>OPSEC Level I training</w:t>
      </w:r>
      <w:r w:rsidR="0E0711DA" w:rsidRPr="7A2127B4">
        <w:rPr>
          <w:rFonts w:ascii="Arial" w:hAnsi="Arial" w:cs="Arial"/>
          <w:sz w:val="24"/>
          <w:szCs w:val="24"/>
        </w:rPr>
        <w:t xml:space="preserve"> (</w:t>
      </w:r>
      <w:r w:rsidR="0E0711DA" w:rsidRPr="7A2127B4">
        <w:rPr>
          <w:rFonts w:ascii="Arial" w:eastAsia="Arial" w:hAnsi="Arial" w:cs="Arial"/>
          <w:sz w:val="24"/>
          <w:szCs w:val="24"/>
        </w:rPr>
        <w:t>OPSEC Awareness for Military Members, DOD Employees and Contractors GS130.16)</w:t>
      </w:r>
      <w:r w:rsidRPr="7A2127B4">
        <w:rPr>
          <w:rFonts w:ascii="Arial" w:eastAsia="Arial" w:hAnsi="Arial" w:cs="Arial"/>
          <w:sz w:val="24"/>
          <w:szCs w:val="24"/>
        </w:rPr>
        <w:t xml:space="preserve"> </w:t>
      </w:r>
      <w:r w:rsidRPr="7A2127B4">
        <w:rPr>
          <w:rFonts w:ascii="Arial" w:hAnsi="Arial" w:cs="Arial"/>
          <w:sz w:val="24"/>
          <w:szCs w:val="24"/>
        </w:rPr>
        <w:t xml:space="preserve">is available at </w:t>
      </w:r>
      <w:hyperlink r:id="rId13">
        <w:r w:rsidR="28F35C72" w:rsidRPr="7A2127B4">
          <w:rPr>
            <w:rStyle w:val="Hyperlink"/>
            <w:rFonts w:ascii="Arial" w:hAnsi="Arial" w:cs="Arial"/>
            <w:sz w:val="24"/>
            <w:szCs w:val="24"/>
          </w:rPr>
          <w:t>https://www.cdse.edu/Training/eLearning/GS130/</w:t>
        </w:r>
      </w:hyperlink>
      <w:r w:rsidR="28F35C72" w:rsidRPr="7A2127B4">
        <w:rPr>
          <w:rFonts w:ascii="Arial" w:hAnsi="Arial" w:cs="Arial"/>
          <w:sz w:val="24"/>
          <w:szCs w:val="24"/>
        </w:rPr>
        <w:t>.</w:t>
      </w:r>
      <w:r w:rsidRPr="7A2127B4">
        <w:rPr>
          <w:rFonts w:ascii="Arial" w:hAnsi="Arial" w:cs="Arial"/>
          <w:sz w:val="24"/>
          <w:szCs w:val="24"/>
        </w:rPr>
        <w:t xml:space="preserve"> Contractor personnel </w:t>
      </w:r>
      <w:r w:rsidR="06262486" w:rsidRPr="7A2127B4">
        <w:rPr>
          <w:rFonts w:ascii="Arial" w:hAnsi="Arial" w:cs="Arial"/>
          <w:sz w:val="24"/>
          <w:szCs w:val="24"/>
        </w:rPr>
        <w:t xml:space="preserve">shall </w:t>
      </w:r>
      <w:r w:rsidRPr="7A2127B4">
        <w:rPr>
          <w:rFonts w:ascii="Arial" w:hAnsi="Arial" w:cs="Arial"/>
          <w:sz w:val="24"/>
          <w:szCs w:val="24"/>
        </w:rPr>
        <w:t>complete refresher training every 12 months</w:t>
      </w:r>
      <w:r w:rsidR="0055725D" w:rsidRPr="7A2127B4">
        <w:rPr>
          <w:rFonts w:ascii="Arial" w:hAnsi="Arial" w:cs="Arial"/>
          <w:sz w:val="24"/>
          <w:szCs w:val="24"/>
        </w:rPr>
        <w:t xml:space="preserve">. </w:t>
      </w:r>
      <w:r w:rsidR="00C11D8C" w:rsidRPr="7A2127B4">
        <w:rPr>
          <w:rFonts w:ascii="Arial" w:hAnsi="Arial" w:cs="Arial"/>
          <w:sz w:val="24"/>
          <w:szCs w:val="24"/>
        </w:rPr>
        <w:t>Verification of the training shall be provided to the COR within</w:t>
      </w:r>
      <w:r w:rsidR="0055725D" w:rsidRPr="7A2127B4">
        <w:rPr>
          <w:rFonts w:ascii="Arial" w:hAnsi="Arial" w:cs="Arial"/>
          <w:sz w:val="24"/>
          <w:szCs w:val="24"/>
        </w:rPr>
        <w:t xml:space="preserve"> </w:t>
      </w:r>
      <w:r w:rsidR="14199CA7" w:rsidRPr="7A2127B4">
        <w:rPr>
          <w:rFonts w:ascii="Arial" w:hAnsi="Arial" w:cs="Arial"/>
          <w:sz w:val="24"/>
          <w:szCs w:val="24"/>
        </w:rPr>
        <w:t>30</w:t>
      </w:r>
      <w:r w:rsidR="0055725D" w:rsidRPr="7A2127B4">
        <w:rPr>
          <w:rFonts w:ascii="Arial" w:hAnsi="Arial" w:cs="Arial"/>
          <w:sz w:val="24"/>
          <w:szCs w:val="24"/>
        </w:rPr>
        <w:t xml:space="preserve"> days</w:t>
      </w:r>
      <w:r w:rsidR="00C11D8C" w:rsidRPr="7A2127B4">
        <w:rPr>
          <w:rFonts w:ascii="Arial" w:hAnsi="Arial" w:cs="Arial"/>
          <w:sz w:val="24"/>
          <w:szCs w:val="24"/>
        </w:rPr>
        <w:t xml:space="preserve"> after completion of the training </w:t>
      </w:r>
      <w:r w:rsidR="0055725D" w:rsidRPr="7A2127B4">
        <w:rPr>
          <w:rFonts w:ascii="Arial" w:hAnsi="Arial" w:cs="Arial"/>
          <w:sz w:val="24"/>
          <w:szCs w:val="24"/>
        </w:rPr>
        <w:t>with certificates uploaded to the</w:t>
      </w:r>
      <w:r w:rsidR="0055725D" w:rsidRPr="7A2127B4">
        <w:rPr>
          <w:rFonts w:ascii="Arial" w:hAnsi="Arial" w:cs="Arial"/>
          <w:color w:val="FF0000"/>
          <w:sz w:val="24"/>
          <w:szCs w:val="24"/>
        </w:rPr>
        <w:t xml:space="preserve"> Knowledge Management Portal.</w:t>
      </w:r>
    </w:p>
    <w:p w14:paraId="052A6E79" w14:textId="77777777" w:rsidR="00FD7C41" w:rsidRPr="00443710" w:rsidRDefault="00FD7C41" w:rsidP="00620A40">
      <w:pPr>
        <w:rPr>
          <w:rFonts w:ascii="Arial" w:hAnsi="Arial" w:cs="Arial"/>
          <w:sz w:val="24"/>
          <w:szCs w:val="24"/>
        </w:rPr>
      </w:pPr>
    </w:p>
    <w:p w14:paraId="47DCD699" w14:textId="4E75DEC5" w:rsidR="00FD7C41" w:rsidRPr="00443710" w:rsidRDefault="00FD7C41" w:rsidP="00F03FC8">
      <w:pPr>
        <w:rPr>
          <w:rFonts w:ascii="Arial" w:hAnsi="Arial" w:cs="Arial"/>
          <w:sz w:val="24"/>
          <w:szCs w:val="24"/>
        </w:rPr>
      </w:pPr>
      <w:r w:rsidRPr="00443710">
        <w:rPr>
          <w:rFonts w:ascii="Arial" w:hAnsi="Arial" w:cs="Arial"/>
          <w:sz w:val="24"/>
          <w:szCs w:val="24"/>
        </w:rPr>
        <w:t>If training cannot be conducted on the website, the Contractor shall coordinate with the COR</w:t>
      </w:r>
      <w:r w:rsidR="0015580A" w:rsidRPr="00443710">
        <w:rPr>
          <w:rFonts w:ascii="Arial" w:hAnsi="Arial" w:cs="Arial"/>
          <w:sz w:val="24"/>
          <w:szCs w:val="24"/>
        </w:rPr>
        <w:t>,</w:t>
      </w:r>
      <w:r w:rsidRPr="00443710">
        <w:rPr>
          <w:rFonts w:ascii="Arial" w:hAnsi="Arial" w:cs="Arial"/>
          <w:sz w:val="24"/>
          <w:szCs w:val="24"/>
        </w:rPr>
        <w:t xml:space="preserve"> who will contact the local OPSEC Officer at their assigned location for classroom training. Contractor personnel completing training in the classroom will receive a certificate or the training attendance roster signed by the OPSEC Officer. Verification of the training shall be </w:t>
      </w:r>
      <w:r w:rsidRPr="00443710">
        <w:rPr>
          <w:rFonts w:ascii="Arial" w:hAnsi="Arial" w:cs="Arial"/>
          <w:sz w:val="24"/>
          <w:szCs w:val="24"/>
        </w:rPr>
        <w:lastRenderedPageBreak/>
        <w:t>provided to the COR within</w:t>
      </w:r>
      <w:r w:rsidR="0055725D">
        <w:rPr>
          <w:rFonts w:ascii="Arial" w:hAnsi="Arial" w:cs="Arial"/>
          <w:sz w:val="24"/>
          <w:szCs w:val="24"/>
        </w:rPr>
        <w:t xml:space="preserve"> 5 days</w:t>
      </w:r>
      <w:r w:rsidRPr="00443710">
        <w:rPr>
          <w:rFonts w:ascii="Arial" w:hAnsi="Arial" w:cs="Arial"/>
          <w:b/>
          <w:i/>
          <w:color w:val="FF0000"/>
          <w:sz w:val="24"/>
          <w:szCs w:val="24"/>
        </w:rPr>
        <w:t xml:space="preserve"> </w:t>
      </w:r>
      <w:r w:rsidRPr="00443710">
        <w:rPr>
          <w:rFonts w:ascii="Arial" w:hAnsi="Arial" w:cs="Arial"/>
          <w:sz w:val="24"/>
          <w:szCs w:val="24"/>
        </w:rPr>
        <w:t xml:space="preserve">after completion of the training </w:t>
      </w:r>
      <w:r w:rsidR="0055725D">
        <w:rPr>
          <w:rFonts w:ascii="Arial" w:hAnsi="Arial" w:cs="Arial"/>
          <w:sz w:val="24"/>
          <w:szCs w:val="24"/>
        </w:rPr>
        <w:t>with certificates uploaded to the</w:t>
      </w:r>
      <w:r w:rsidR="0055725D" w:rsidRPr="009049CA">
        <w:rPr>
          <w:rFonts w:ascii="Arial" w:hAnsi="Arial" w:cs="Arial"/>
          <w:color w:val="FF0000"/>
          <w:sz w:val="24"/>
          <w:szCs w:val="24"/>
        </w:rPr>
        <w:t xml:space="preserve"> Knowledge Management Portal</w:t>
      </w:r>
      <w:r w:rsidRPr="5221FEBB">
        <w:rPr>
          <w:rFonts w:ascii="Arial" w:hAnsi="Arial" w:cs="Arial"/>
          <w:sz w:val="24"/>
          <w:szCs w:val="24"/>
        </w:rPr>
        <w:t>.</w:t>
      </w:r>
    </w:p>
    <w:p w14:paraId="7E217FB9" w14:textId="77777777" w:rsidR="00FD7C41" w:rsidRPr="00443710" w:rsidRDefault="00FD7C41" w:rsidP="0015134A">
      <w:pPr>
        <w:rPr>
          <w:rFonts w:ascii="Arial" w:hAnsi="Arial" w:cs="Arial"/>
          <w:sz w:val="24"/>
          <w:szCs w:val="24"/>
        </w:rPr>
      </w:pPr>
    </w:p>
    <w:p w14:paraId="662DDBBC" w14:textId="1155E6D0" w:rsidR="00FD7C41" w:rsidRPr="00443710" w:rsidRDefault="00FD7C41" w:rsidP="006F50BF">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.3</w:t>
      </w:r>
      <w:r w:rsidRPr="00443710">
        <w:rPr>
          <w:rFonts w:ascii="Arial" w:hAnsi="Arial" w:cs="Arial"/>
          <w:b/>
          <w:bCs/>
          <w:iCs/>
          <w:sz w:val="24"/>
          <w:szCs w:val="24"/>
        </w:rPr>
        <w:t xml:space="preserve">  </w:t>
      </w:r>
      <w:r w:rsidRPr="00443710">
        <w:rPr>
          <w:rFonts w:ascii="Arial" w:hAnsi="Arial" w:cs="Arial"/>
          <w:b/>
          <w:bCs/>
          <w:iCs/>
          <w:sz w:val="24"/>
          <w:szCs w:val="24"/>
          <w:u w:val="single"/>
        </w:rPr>
        <w:t>iWATCH Training</w:t>
      </w:r>
      <w:r w:rsidRPr="00443710">
        <w:rPr>
          <w:rFonts w:ascii="Arial" w:hAnsi="Arial" w:cs="Arial"/>
          <w:b/>
          <w:color w:val="000000" w:themeColor="text1"/>
          <w:sz w:val="24"/>
          <w:szCs w:val="24"/>
          <w:u w:val="single"/>
        </w:rPr>
        <w:t>:</w:t>
      </w:r>
      <w:r w:rsidRPr="00443710">
        <w:rPr>
          <w:rFonts w:ascii="Arial" w:hAnsi="Arial" w:cs="Arial"/>
          <w:bCs/>
          <w:iCs/>
          <w:color w:val="0000FF"/>
          <w:sz w:val="24"/>
          <w:szCs w:val="24"/>
        </w:rPr>
        <w:t xml:space="preserve">  </w:t>
      </w:r>
      <w:r w:rsidR="008C2412" w:rsidRPr="000B3D53">
        <w:rPr>
          <w:rFonts w:ascii="Arial" w:hAnsi="Arial" w:cs="Arial"/>
          <w:color w:val="000000" w:themeColor="text1"/>
          <w:sz w:val="24"/>
          <w:szCs w:val="24"/>
        </w:rPr>
        <w:t>The</w:t>
      </w:r>
      <w:r w:rsidRPr="000B3D53">
        <w:rPr>
          <w:rFonts w:ascii="Arial" w:hAnsi="Arial" w:cs="Arial"/>
          <w:color w:val="000000" w:themeColor="text1"/>
          <w:sz w:val="24"/>
          <w:szCs w:val="24"/>
        </w:rPr>
        <w:t xml:space="preserve"> </w:t>
      </w:r>
      <w:r w:rsidR="2270709E" w:rsidRPr="000B3D53">
        <w:rPr>
          <w:rFonts w:ascii="Arial" w:hAnsi="Arial" w:cs="Arial"/>
          <w:color w:val="000000" w:themeColor="text1"/>
          <w:sz w:val="24"/>
          <w:szCs w:val="24"/>
        </w:rPr>
        <w:t>contractor</w:t>
      </w:r>
      <w:r w:rsidRPr="000B3D53">
        <w:rPr>
          <w:rFonts w:ascii="Arial" w:hAnsi="Arial" w:cs="Arial"/>
          <w:color w:val="000000" w:themeColor="text1"/>
          <w:sz w:val="24"/>
          <w:szCs w:val="24"/>
        </w:rPr>
        <w:t xml:space="preserve"> and all associated </w:t>
      </w:r>
      <w:r w:rsidR="2270709E" w:rsidRPr="000B3D53">
        <w:rPr>
          <w:rFonts w:ascii="Arial" w:hAnsi="Arial" w:cs="Arial"/>
          <w:color w:val="000000" w:themeColor="text1"/>
          <w:sz w:val="24"/>
          <w:szCs w:val="24"/>
        </w:rPr>
        <w:t>sub‐contractors</w:t>
      </w:r>
      <w:r w:rsidRPr="000B3D53">
        <w:rPr>
          <w:rFonts w:ascii="Arial" w:hAnsi="Arial" w:cs="Arial"/>
          <w:color w:val="000000" w:themeColor="text1"/>
          <w:sz w:val="24"/>
          <w:szCs w:val="24"/>
        </w:rPr>
        <w:t xml:space="preserve"> </w:t>
      </w:r>
      <w:r w:rsidR="00B94C8D" w:rsidRPr="000B3D53">
        <w:rPr>
          <w:rFonts w:ascii="Arial" w:hAnsi="Arial" w:cs="Arial"/>
          <w:color w:val="000000" w:themeColor="text1"/>
          <w:sz w:val="24"/>
          <w:szCs w:val="24"/>
        </w:rPr>
        <w:t xml:space="preserve">shall </w:t>
      </w:r>
      <w:r w:rsidRPr="000B3D53">
        <w:rPr>
          <w:rFonts w:ascii="Arial" w:hAnsi="Arial" w:cs="Arial"/>
          <w:color w:val="000000" w:themeColor="text1"/>
          <w:sz w:val="24"/>
          <w:szCs w:val="24"/>
        </w:rPr>
        <w:t xml:space="preserve">brief all employees on the local iWATCH </w:t>
      </w:r>
      <w:r w:rsidR="2270709E" w:rsidRPr="000B3D53">
        <w:rPr>
          <w:rFonts w:ascii="Arial" w:hAnsi="Arial" w:cs="Arial"/>
          <w:color w:val="000000" w:themeColor="text1"/>
          <w:sz w:val="24"/>
          <w:szCs w:val="24"/>
        </w:rPr>
        <w:t xml:space="preserve">Army </w:t>
      </w:r>
      <w:r w:rsidRPr="000B3D53">
        <w:rPr>
          <w:rFonts w:ascii="Arial" w:hAnsi="Arial" w:cs="Arial"/>
          <w:color w:val="000000" w:themeColor="text1"/>
          <w:sz w:val="24"/>
          <w:szCs w:val="24"/>
        </w:rPr>
        <w:t xml:space="preserve">program (training standards provided by the </w:t>
      </w:r>
      <w:r w:rsidR="00511E93">
        <w:rPr>
          <w:rFonts w:ascii="Arial" w:hAnsi="Arial" w:cs="Arial"/>
          <w:color w:val="000000" w:themeColor="text1"/>
          <w:sz w:val="24"/>
          <w:szCs w:val="24"/>
        </w:rPr>
        <w:t xml:space="preserve">CPE ST3 </w:t>
      </w:r>
      <w:r w:rsidR="000B3D53" w:rsidRPr="000B3D53">
        <w:rPr>
          <w:rFonts w:ascii="Arial" w:hAnsi="Arial" w:cs="Arial"/>
          <w:color w:val="000000" w:themeColor="text1"/>
          <w:sz w:val="24"/>
          <w:szCs w:val="24"/>
        </w:rPr>
        <w:t>AT Officer</w:t>
      </w:r>
      <w:r w:rsidR="2270709E" w:rsidRPr="000B3D53">
        <w:rPr>
          <w:rFonts w:ascii="Arial" w:hAnsi="Arial" w:cs="Arial"/>
          <w:color w:val="000000" w:themeColor="text1"/>
          <w:sz w:val="24"/>
          <w:szCs w:val="24"/>
        </w:rPr>
        <w:t>).</w:t>
      </w:r>
      <w:r w:rsidRPr="000B3D53">
        <w:rPr>
          <w:rFonts w:ascii="Arial" w:hAnsi="Arial" w:cs="Arial"/>
          <w:color w:val="000000" w:themeColor="text1"/>
          <w:sz w:val="24"/>
          <w:szCs w:val="24"/>
        </w:rPr>
        <w:t xml:space="preserve"> This </w:t>
      </w:r>
      <w:r w:rsidR="2270709E" w:rsidRPr="000B3D53">
        <w:rPr>
          <w:rFonts w:ascii="Arial" w:hAnsi="Arial" w:cs="Arial"/>
          <w:color w:val="000000" w:themeColor="text1"/>
          <w:sz w:val="24"/>
          <w:szCs w:val="24"/>
        </w:rPr>
        <w:t>local</w:t>
      </w:r>
      <w:r w:rsidRPr="000B3D53">
        <w:rPr>
          <w:rFonts w:ascii="Arial" w:hAnsi="Arial" w:cs="Arial"/>
          <w:color w:val="000000" w:themeColor="text1"/>
          <w:sz w:val="24"/>
          <w:szCs w:val="24"/>
        </w:rPr>
        <w:t xml:space="preserve"> developed training will be used to inform employees of the types of behavior to watch for and instruct employees to report suspicious activity to </w:t>
      </w:r>
      <w:r w:rsidR="2270709E" w:rsidRPr="000B3D53">
        <w:rPr>
          <w:rFonts w:ascii="Arial" w:hAnsi="Arial" w:cs="Arial"/>
          <w:color w:val="000000" w:themeColor="text1"/>
          <w:sz w:val="24"/>
          <w:szCs w:val="24"/>
        </w:rPr>
        <w:t>the COR.</w:t>
      </w:r>
      <w:r w:rsidRPr="000B3D53">
        <w:rPr>
          <w:rFonts w:ascii="Arial" w:hAnsi="Arial" w:cs="Arial"/>
          <w:color w:val="000000" w:themeColor="text1"/>
          <w:sz w:val="24"/>
          <w:szCs w:val="24"/>
        </w:rPr>
        <w:t xml:space="preserve"> This training </w:t>
      </w:r>
      <w:r w:rsidR="0015580A" w:rsidRPr="000B3D53">
        <w:rPr>
          <w:rFonts w:ascii="Arial" w:hAnsi="Arial" w:cs="Arial"/>
          <w:color w:val="000000" w:themeColor="text1"/>
          <w:sz w:val="24"/>
          <w:szCs w:val="24"/>
        </w:rPr>
        <w:t xml:space="preserve">shall </w:t>
      </w:r>
      <w:r w:rsidRPr="000B3D53">
        <w:rPr>
          <w:rFonts w:ascii="Arial" w:hAnsi="Arial" w:cs="Arial"/>
          <w:color w:val="000000" w:themeColor="text1"/>
          <w:sz w:val="24"/>
          <w:szCs w:val="24"/>
        </w:rPr>
        <w:t>be completed within</w:t>
      </w:r>
      <w:r w:rsidR="0055725D" w:rsidRPr="000B3D53">
        <w:rPr>
          <w:rFonts w:ascii="Arial" w:hAnsi="Arial" w:cs="Arial"/>
          <w:color w:val="000000" w:themeColor="text1"/>
          <w:sz w:val="24"/>
          <w:szCs w:val="24"/>
        </w:rPr>
        <w:t xml:space="preserve"> </w:t>
      </w:r>
      <w:r w:rsidR="2270709E" w:rsidRPr="000B3D53">
        <w:rPr>
          <w:rFonts w:ascii="Arial" w:hAnsi="Arial" w:cs="Arial"/>
          <w:color w:val="000000" w:themeColor="text1"/>
          <w:sz w:val="24"/>
          <w:szCs w:val="24"/>
        </w:rPr>
        <w:t>30 calendar</w:t>
      </w:r>
      <w:r w:rsidR="0055725D" w:rsidRPr="000B3D53">
        <w:rPr>
          <w:rFonts w:ascii="Arial" w:hAnsi="Arial" w:cs="Arial"/>
          <w:color w:val="000000" w:themeColor="text1"/>
          <w:sz w:val="24"/>
          <w:szCs w:val="24"/>
        </w:rPr>
        <w:t xml:space="preserve"> days</w:t>
      </w:r>
      <w:r w:rsidRPr="000B3D53">
        <w:rPr>
          <w:rFonts w:ascii="Arial" w:hAnsi="Arial" w:cs="Arial"/>
          <w:color w:val="000000" w:themeColor="text1"/>
          <w:sz w:val="24"/>
          <w:szCs w:val="24"/>
        </w:rPr>
        <w:t xml:space="preserve"> </w:t>
      </w:r>
      <w:r w:rsidR="2270709E" w:rsidRPr="000B3D53">
        <w:rPr>
          <w:rFonts w:ascii="Arial" w:hAnsi="Arial" w:cs="Arial"/>
          <w:color w:val="000000" w:themeColor="text1"/>
          <w:sz w:val="24"/>
          <w:szCs w:val="24"/>
        </w:rPr>
        <w:t>of</w:t>
      </w:r>
      <w:r w:rsidRPr="000B3D53">
        <w:rPr>
          <w:rFonts w:ascii="Arial" w:hAnsi="Arial" w:cs="Arial"/>
          <w:color w:val="000000" w:themeColor="text1"/>
          <w:sz w:val="24"/>
          <w:szCs w:val="24"/>
        </w:rPr>
        <w:t xml:space="preserve"> contract </w:t>
      </w:r>
      <w:r w:rsidR="2270709E" w:rsidRPr="000B3D53">
        <w:rPr>
          <w:rFonts w:ascii="Arial" w:hAnsi="Arial" w:cs="Arial"/>
          <w:color w:val="000000" w:themeColor="text1"/>
          <w:sz w:val="24"/>
          <w:szCs w:val="24"/>
        </w:rPr>
        <w:t>award</w:t>
      </w:r>
      <w:r w:rsidRPr="000B3D53">
        <w:rPr>
          <w:rFonts w:ascii="Arial" w:hAnsi="Arial" w:cs="Arial"/>
          <w:color w:val="000000" w:themeColor="text1"/>
          <w:sz w:val="24"/>
          <w:szCs w:val="24"/>
        </w:rPr>
        <w:t xml:space="preserve"> and within</w:t>
      </w:r>
      <w:r w:rsidR="0055725D" w:rsidRPr="000B3D53">
        <w:rPr>
          <w:rFonts w:ascii="Arial" w:hAnsi="Arial" w:cs="Arial"/>
          <w:color w:val="000000" w:themeColor="text1"/>
          <w:sz w:val="24"/>
          <w:szCs w:val="24"/>
        </w:rPr>
        <w:t xml:space="preserve"> </w:t>
      </w:r>
      <w:r w:rsidR="2270709E" w:rsidRPr="000B3D53">
        <w:rPr>
          <w:rFonts w:ascii="Arial" w:hAnsi="Arial" w:cs="Arial"/>
          <w:color w:val="000000" w:themeColor="text1"/>
          <w:sz w:val="24"/>
          <w:szCs w:val="24"/>
        </w:rPr>
        <w:t>30 calendar</w:t>
      </w:r>
      <w:r w:rsidR="0055725D" w:rsidRPr="000B3D53">
        <w:rPr>
          <w:rFonts w:ascii="Arial" w:hAnsi="Arial" w:cs="Arial"/>
          <w:color w:val="000000" w:themeColor="text1"/>
          <w:sz w:val="24"/>
          <w:szCs w:val="24"/>
        </w:rPr>
        <w:t xml:space="preserve"> days </w:t>
      </w:r>
      <w:r w:rsidR="2270709E" w:rsidRPr="000B3D53">
        <w:rPr>
          <w:rFonts w:ascii="Arial" w:hAnsi="Arial" w:cs="Arial"/>
          <w:color w:val="000000" w:themeColor="text1"/>
          <w:sz w:val="24"/>
          <w:szCs w:val="24"/>
        </w:rPr>
        <w:t>of</w:t>
      </w:r>
      <w:r w:rsidRPr="000B3D53">
        <w:rPr>
          <w:rFonts w:ascii="Arial" w:hAnsi="Arial" w:cs="Arial"/>
          <w:color w:val="000000" w:themeColor="text1"/>
          <w:sz w:val="24"/>
          <w:szCs w:val="24"/>
        </w:rPr>
        <w:t xml:space="preserve"> new employees </w:t>
      </w:r>
      <w:r w:rsidR="2270709E" w:rsidRPr="000B3D53">
        <w:rPr>
          <w:rFonts w:ascii="Arial" w:hAnsi="Arial" w:cs="Arial"/>
          <w:color w:val="000000" w:themeColor="text1"/>
          <w:sz w:val="24"/>
          <w:szCs w:val="24"/>
        </w:rPr>
        <w:t xml:space="preserve">commencing performance with </w:t>
      </w:r>
      <w:r w:rsidRPr="000B3D53">
        <w:rPr>
          <w:rFonts w:ascii="Arial" w:hAnsi="Arial" w:cs="Arial"/>
          <w:color w:val="000000" w:themeColor="text1"/>
          <w:sz w:val="24"/>
          <w:szCs w:val="24"/>
        </w:rPr>
        <w:t xml:space="preserve">the results reported to the COR </w:t>
      </w:r>
      <w:r w:rsidR="2270709E" w:rsidRPr="000B3D53">
        <w:rPr>
          <w:rFonts w:ascii="Arial" w:hAnsi="Arial" w:cs="Arial"/>
          <w:color w:val="000000" w:themeColor="text1"/>
          <w:sz w:val="24"/>
          <w:szCs w:val="24"/>
        </w:rPr>
        <w:t>NLT 30 calendar days after contract award</w:t>
      </w:r>
      <w:r w:rsidR="005767B0" w:rsidRPr="000B3D53">
        <w:rPr>
          <w:rFonts w:ascii="Arial" w:hAnsi="Arial" w:cs="Arial"/>
          <w:color w:val="000000" w:themeColor="text1"/>
          <w:sz w:val="24"/>
          <w:szCs w:val="24"/>
        </w:rPr>
        <w:t xml:space="preserve">.  </w:t>
      </w:r>
      <w:r w:rsidR="00C11D8C" w:rsidRPr="00443710">
        <w:rPr>
          <w:rFonts w:ascii="Arial" w:hAnsi="Arial" w:cs="Arial"/>
          <w:sz w:val="24"/>
          <w:szCs w:val="24"/>
        </w:rPr>
        <w:t>Verification of the training shall be provided to the COR within</w:t>
      </w:r>
      <w:r w:rsidR="005767B0">
        <w:rPr>
          <w:rFonts w:ascii="Arial" w:hAnsi="Arial" w:cs="Arial"/>
          <w:sz w:val="24"/>
          <w:szCs w:val="24"/>
        </w:rPr>
        <w:t xml:space="preserve"> 5 days af</w:t>
      </w:r>
      <w:r w:rsidR="00C11D8C" w:rsidRPr="00443710">
        <w:rPr>
          <w:rFonts w:ascii="Arial" w:hAnsi="Arial" w:cs="Arial"/>
          <w:sz w:val="24"/>
          <w:szCs w:val="24"/>
        </w:rPr>
        <w:t>ter completion of the training</w:t>
      </w:r>
      <w:r w:rsidR="005767B0">
        <w:rPr>
          <w:rFonts w:ascii="Arial" w:hAnsi="Arial" w:cs="Arial"/>
          <w:sz w:val="24"/>
          <w:szCs w:val="24"/>
        </w:rPr>
        <w:t xml:space="preserve"> with certificates uploaded to the</w:t>
      </w:r>
      <w:r w:rsidR="005767B0" w:rsidRPr="009049CA">
        <w:rPr>
          <w:rFonts w:ascii="Arial" w:hAnsi="Arial" w:cs="Arial"/>
          <w:color w:val="FF0000"/>
          <w:sz w:val="24"/>
          <w:szCs w:val="24"/>
        </w:rPr>
        <w:t xml:space="preserve"> Knowledge Management Portal.</w:t>
      </w:r>
      <w:r w:rsidR="005767B0">
        <w:rPr>
          <w:rFonts w:ascii="Arial" w:hAnsi="Arial" w:cs="Arial"/>
          <w:sz w:val="24"/>
          <w:szCs w:val="24"/>
        </w:rPr>
        <w:t xml:space="preserve"> </w:t>
      </w:r>
      <w:r w:rsidR="00C11D8C" w:rsidRPr="00443710">
        <w:rPr>
          <w:rFonts w:ascii="Arial" w:hAnsi="Arial" w:cs="Arial"/>
          <w:sz w:val="24"/>
          <w:szCs w:val="24"/>
        </w:rPr>
        <w:t xml:space="preserve"> </w:t>
      </w:r>
      <w:r w:rsidRPr="00443710">
        <w:rPr>
          <w:rFonts w:ascii="Arial" w:hAnsi="Arial" w:cs="Arial"/>
          <w:sz w:val="24"/>
          <w:szCs w:val="24"/>
        </w:rPr>
        <w:t xml:space="preserve">Training slides can be found on the Army OneSource we site: </w:t>
      </w:r>
      <w:hyperlink r:id="rId14">
        <w:r w:rsidR="006F2A83" w:rsidRPr="61AD76F5">
          <w:rPr>
            <w:rStyle w:val="Hyperlink"/>
            <w:rFonts w:ascii="Arial" w:hAnsi="Arial" w:cs="Arial"/>
            <w:sz w:val="24"/>
            <w:szCs w:val="24"/>
          </w:rPr>
          <w:t>http://www.myarmyonesource.com/familyprogramsandservices/iwatchprogram/default.aspx</w:t>
        </w:r>
      </w:hyperlink>
      <w:r w:rsidR="006F2A83" w:rsidRPr="61AD76F5">
        <w:rPr>
          <w:rFonts w:ascii="Arial" w:hAnsi="Arial" w:cs="Arial"/>
          <w:sz w:val="24"/>
          <w:szCs w:val="24"/>
        </w:rPr>
        <w:t xml:space="preserve"> </w:t>
      </w:r>
    </w:p>
    <w:p w14:paraId="08539B22" w14:textId="77777777" w:rsidR="00FD7C41" w:rsidRPr="00443710" w:rsidRDefault="00FD7C41" w:rsidP="00620A40">
      <w:pPr>
        <w:rPr>
          <w:rFonts w:ascii="Arial" w:hAnsi="Arial" w:cs="Arial"/>
          <w:sz w:val="24"/>
          <w:szCs w:val="24"/>
        </w:rPr>
      </w:pPr>
    </w:p>
    <w:p w14:paraId="0A73270B" w14:textId="09C1CF4E" w:rsidR="00C11D8C" w:rsidRPr="00443710" w:rsidRDefault="00FD7C41" w:rsidP="061FE4B5">
      <w:pPr>
        <w:rPr>
          <w:rFonts w:ascii="Arial" w:hAnsi="Arial" w:cs="Arial"/>
          <w:b/>
          <w:bCs/>
          <w:i/>
          <w:iCs/>
          <w:color w:val="0000FF"/>
          <w:sz w:val="24"/>
          <w:szCs w:val="24"/>
        </w:rPr>
      </w:pPr>
      <w:r w:rsidRPr="7A2127B4">
        <w:rPr>
          <w:rFonts w:ascii="Arial" w:hAnsi="Arial" w:cs="Arial"/>
          <w:b/>
          <w:bCs/>
          <w:sz w:val="24"/>
          <w:szCs w:val="24"/>
        </w:rPr>
        <w:t>1.2</w:t>
      </w:r>
      <w:r w:rsidR="000D207E" w:rsidRPr="7A2127B4">
        <w:rPr>
          <w:rFonts w:ascii="Arial" w:hAnsi="Arial" w:cs="Arial"/>
          <w:b/>
          <w:bCs/>
          <w:sz w:val="24"/>
          <w:szCs w:val="24"/>
        </w:rPr>
        <w:t>3</w:t>
      </w:r>
      <w:r w:rsidRPr="7A2127B4">
        <w:rPr>
          <w:rFonts w:ascii="Arial" w:hAnsi="Arial" w:cs="Arial"/>
          <w:b/>
          <w:bCs/>
          <w:sz w:val="24"/>
          <w:szCs w:val="24"/>
        </w:rPr>
        <w:t xml:space="preserve">.4 </w:t>
      </w:r>
      <w:r w:rsidRPr="7A2127B4">
        <w:rPr>
          <w:rFonts w:ascii="Arial" w:hAnsi="Arial" w:cs="Arial"/>
          <w:b/>
          <w:bCs/>
          <w:sz w:val="24"/>
          <w:szCs w:val="24"/>
          <w:u w:val="single"/>
        </w:rPr>
        <w:t>Information Assurance (IA</w:t>
      </w:r>
      <w:r w:rsidR="228592E1" w:rsidRPr="7A2127B4">
        <w:rPr>
          <w:rFonts w:ascii="Arial" w:hAnsi="Arial" w:cs="Arial"/>
          <w:b/>
          <w:bCs/>
          <w:sz w:val="24"/>
          <w:szCs w:val="24"/>
          <w:u w:val="single"/>
        </w:rPr>
        <w:t>)/Cyber Security Awareness</w:t>
      </w:r>
      <w:r w:rsidRPr="7A2127B4">
        <w:rPr>
          <w:rFonts w:ascii="Arial" w:hAnsi="Arial" w:cs="Arial"/>
          <w:b/>
          <w:bCs/>
          <w:sz w:val="24"/>
          <w:szCs w:val="24"/>
          <w:u w:val="single"/>
        </w:rPr>
        <w:t xml:space="preserve"> </w:t>
      </w:r>
      <w:r w:rsidR="008C2412" w:rsidRPr="7A2127B4">
        <w:rPr>
          <w:rFonts w:ascii="Arial" w:hAnsi="Arial" w:cs="Arial"/>
          <w:b/>
          <w:bCs/>
          <w:sz w:val="24"/>
          <w:szCs w:val="24"/>
          <w:u w:val="single"/>
        </w:rPr>
        <w:t>Training</w:t>
      </w:r>
      <w:r w:rsidR="008C2412" w:rsidRPr="7A2127B4">
        <w:rPr>
          <w:rFonts w:ascii="Arial" w:hAnsi="Arial" w:cs="Arial"/>
          <w:sz w:val="24"/>
          <w:szCs w:val="24"/>
        </w:rPr>
        <w:t xml:space="preserve"> </w:t>
      </w:r>
    </w:p>
    <w:p w14:paraId="7EAD939B" w14:textId="77777777" w:rsidR="00C11D8C" w:rsidRPr="00583946" w:rsidRDefault="00C11D8C" w:rsidP="0015134A">
      <w:pPr>
        <w:rPr>
          <w:rFonts w:ascii="Arial" w:hAnsi="Arial" w:cs="Arial"/>
          <w:b/>
          <w:i/>
          <w:color w:val="000000" w:themeColor="text1"/>
          <w:sz w:val="24"/>
          <w:szCs w:val="24"/>
        </w:rPr>
      </w:pPr>
    </w:p>
    <w:p w14:paraId="64048D81" w14:textId="0825C54D" w:rsidR="00C11D8C" w:rsidRPr="00583946" w:rsidRDefault="00C11D8C" w:rsidP="00F03FC8">
      <w:pPr>
        <w:rPr>
          <w:rFonts w:ascii="Arial" w:hAnsi="Arial" w:cs="Arial"/>
          <w:color w:val="000000" w:themeColor="text1"/>
          <w:sz w:val="24"/>
          <w:szCs w:val="24"/>
        </w:rPr>
      </w:pPr>
      <w:r w:rsidRPr="7A2127B4">
        <w:rPr>
          <w:rFonts w:ascii="Arial" w:hAnsi="Arial" w:cs="Arial"/>
          <w:b/>
          <w:bCs/>
          <w:color w:val="000000" w:themeColor="text1"/>
          <w:sz w:val="24"/>
          <w:szCs w:val="24"/>
        </w:rPr>
        <w:t>1.2</w:t>
      </w:r>
      <w:r w:rsidR="000D207E" w:rsidRPr="7A2127B4">
        <w:rPr>
          <w:rFonts w:ascii="Arial" w:hAnsi="Arial" w:cs="Arial"/>
          <w:b/>
          <w:bCs/>
          <w:color w:val="000000" w:themeColor="text1"/>
          <w:sz w:val="24"/>
          <w:szCs w:val="24"/>
        </w:rPr>
        <w:t>3</w:t>
      </w:r>
      <w:r w:rsidRPr="7A2127B4">
        <w:rPr>
          <w:rFonts w:ascii="Arial" w:hAnsi="Arial" w:cs="Arial"/>
          <w:b/>
          <w:bCs/>
          <w:color w:val="000000" w:themeColor="text1"/>
          <w:sz w:val="24"/>
          <w:szCs w:val="24"/>
        </w:rPr>
        <w:t>.4.1</w:t>
      </w:r>
      <w:r w:rsidR="00DD0B80" w:rsidRPr="7A2127B4">
        <w:rPr>
          <w:rFonts w:ascii="Arial" w:hAnsi="Arial" w:cs="Arial"/>
          <w:b/>
          <w:bCs/>
          <w:color w:val="000000" w:themeColor="text1"/>
          <w:sz w:val="24"/>
          <w:szCs w:val="24"/>
        </w:rPr>
        <w:t xml:space="preserve"> </w:t>
      </w:r>
      <w:r w:rsidRPr="7A2127B4">
        <w:rPr>
          <w:rFonts w:ascii="Arial" w:hAnsi="Arial" w:cs="Arial"/>
          <w:color w:val="000000" w:themeColor="text1"/>
          <w:sz w:val="24"/>
          <w:szCs w:val="24"/>
        </w:rPr>
        <w:t xml:space="preserve">All </w:t>
      </w:r>
      <w:r w:rsidR="7FE07545" w:rsidRPr="7A2127B4">
        <w:rPr>
          <w:rFonts w:ascii="Arial" w:hAnsi="Arial" w:cs="Arial"/>
          <w:color w:val="000000" w:themeColor="text1"/>
          <w:sz w:val="24"/>
          <w:szCs w:val="24"/>
        </w:rPr>
        <w:t>contractor</w:t>
      </w:r>
      <w:r w:rsidR="00FD7C41" w:rsidRPr="7A2127B4">
        <w:rPr>
          <w:rFonts w:ascii="Arial" w:hAnsi="Arial" w:cs="Arial"/>
          <w:color w:val="000000" w:themeColor="text1"/>
          <w:sz w:val="24"/>
          <w:szCs w:val="24"/>
        </w:rPr>
        <w:t xml:space="preserve"> employees</w:t>
      </w:r>
      <w:r w:rsidR="7FE07545" w:rsidRPr="7A2127B4">
        <w:rPr>
          <w:rFonts w:ascii="Arial" w:hAnsi="Arial" w:cs="Arial"/>
          <w:color w:val="000000" w:themeColor="text1"/>
          <w:sz w:val="24"/>
          <w:szCs w:val="24"/>
        </w:rPr>
        <w:t xml:space="preserve"> and associated subcontractor employees </w:t>
      </w:r>
      <w:r w:rsidR="043845DD" w:rsidRPr="7A2127B4">
        <w:rPr>
          <w:rFonts w:ascii="Arial" w:hAnsi="Arial" w:cs="Arial"/>
          <w:color w:val="000000" w:themeColor="text1"/>
          <w:sz w:val="24"/>
          <w:szCs w:val="24"/>
        </w:rPr>
        <w:t xml:space="preserve">shall </w:t>
      </w:r>
      <w:r w:rsidR="00FD7C41" w:rsidRPr="7A2127B4">
        <w:rPr>
          <w:rFonts w:ascii="Arial" w:hAnsi="Arial" w:cs="Arial"/>
          <w:color w:val="000000" w:themeColor="text1"/>
          <w:sz w:val="24"/>
          <w:szCs w:val="24"/>
        </w:rPr>
        <w:t xml:space="preserve">complete the </w:t>
      </w:r>
      <w:r w:rsidR="7FE07545" w:rsidRPr="7A2127B4">
        <w:rPr>
          <w:rFonts w:ascii="Arial" w:hAnsi="Arial" w:cs="Arial"/>
          <w:color w:val="000000" w:themeColor="text1"/>
          <w:sz w:val="24"/>
          <w:szCs w:val="24"/>
        </w:rPr>
        <w:t>DOD</w:t>
      </w:r>
      <w:r w:rsidR="00FD7C41" w:rsidRPr="7A2127B4">
        <w:rPr>
          <w:rFonts w:ascii="Arial" w:hAnsi="Arial" w:cs="Arial"/>
          <w:color w:val="000000" w:themeColor="text1"/>
          <w:sz w:val="24"/>
          <w:szCs w:val="24"/>
        </w:rPr>
        <w:t xml:space="preserve"> Cyber Awareness </w:t>
      </w:r>
      <w:r w:rsidR="7FE07545" w:rsidRPr="7A2127B4">
        <w:rPr>
          <w:rFonts w:ascii="Arial" w:hAnsi="Arial" w:cs="Arial"/>
          <w:color w:val="000000" w:themeColor="text1"/>
          <w:sz w:val="24"/>
          <w:szCs w:val="24"/>
        </w:rPr>
        <w:t xml:space="preserve">Challenge </w:t>
      </w:r>
      <w:r w:rsidR="00FD7C41" w:rsidRPr="7A2127B4">
        <w:rPr>
          <w:rFonts w:ascii="Arial" w:hAnsi="Arial" w:cs="Arial"/>
          <w:color w:val="000000" w:themeColor="text1"/>
          <w:sz w:val="24"/>
          <w:szCs w:val="24"/>
        </w:rPr>
        <w:t xml:space="preserve">Training </w:t>
      </w:r>
      <w:r w:rsidR="7FE07545" w:rsidRPr="7A2127B4">
        <w:rPr>
          <w:rFonts w:ascii="Arial" w:hAnsi="Arial" w:cs="Arial"/>
          <w:color w:val="000000" w:themeColor="text1"/>
          <w:sz w:val="24"/>
          <w:szCs w:val="24"/>
        </w:rPr>
        <w:t xml:space="preserve">before issuance of network access and annually thereafter. All contractor employees working Cyber/IT functions </w:t>
      </w:r>
      <w:r w:rsidR="04734D93" w:rsidRPr="7A2127B4">
        <w:rPr>
          <w:rFonts w:ascii="Arial" w:hAnsi="Arial" w:cs="Arial"/>
          <w:color w:val="000000" w:themeColor="text1"/>
          <w:sz w:val="24"/>
          <w:szCs w:val="24"/>
        </w:rPr>
        <w:t>shall</w:t>
      </w:r>
      <w:r w:rsidR="7FE07545" w:rsidRPr="7A2127B4">
        <w:rPr>
          <w:rFonts w:ascii="Arial" w:hAnsi="Arial" w:cs="Arial"/>
          <w:color w:val="000000" w:themeColor="text1"/>
          <w:sz w:val="24"/>
          <w:szCs w:val="24"/>
        </w:rPr>
        <w:t xml:space="preserve"> comply with DoD and Army training requirements in DoDM 8140.03 and AR 25‐2 </w:t>
      </w:r>
      <w:r w:rsidR="00FD7C41" w:rsidRPr="7A2127B4">
        <w:rPr>
          <w:rFonts w:ascii="Arial" w:hAnsi="Arial" w:cs="Arial"/>
          <w:color w:val="000000" w:themeColor="text1"/>
          <w:sz w:val="24"/>
          <w:szCs w:val="24"/>
        </w:rPr>
        <w:t>within</w:t>
      </w:r>
      <w:r w:rsidR="005767B0" w:rsidRPr="7A2127B4">
        <w:rPr>
          <w:rFonts w:ascii="Arial" w:hAnsi="Arial" w:cs="Arial"/>
          <w:color w:val="000000" w:themeColor="text1"/>
          <w:sz w:val="24"/>
          <w:szCs w:val="24"/>
        </w:rPr>
        <w:t xml:space="preserve"> </w:t>
      </w:r>
      <w:r w:rsidR="7FE07545" w:rsidRPr="7A2127B4">
        <w:rPr>
          <w:rFonts w:ascii="Arial" w:hAnsi="Arial" w:cs="Arial"/>
          <w:color w:val="000000" w:themeColor="text1"/>
          <w:sz w:val="24"/>
          <w:szCs w:val="24"/>
        </w:rPr>
        <w:t>six months</w:t>
      </w:r>
      <w:r w:rsidR="00FD7C41" w:rsidRPr="7A2127B4">
        <w:rPr>
          <w:rFonts w:ascii="Arial" w:hAnsi="Arial" w:cs="Arial"/>
          <w:color w:val="000000" w:themeColor="text1"/>
          <w:sz w:val="24"/>
          <w:szCs w:val="24"/>
        </w:rPr>
        <w:t xml:space="preserve"> of </w:t>
      </w:r>
      <w:r w:rsidR="7FE07545" w:rsidRPr="7A2127B4">
        <w:rPr>
          <w:rFonts w:ascii="Arial" w:hAnsi="Arial" w:cs="Arial"/>
          <w:color w:val="000000" w:themeColor="text1"/>
          <w:sz w:val="24"/>
          <w:szCs w:val="24"/>
        </w:rPr>
        <w:t>appointment to Cyber/IT functions.</w:t>
      </w:r>
      <w:r w:rsidR="3EC79AF9" w:rsidRPr="7A2127B4">
        <w:rPr>
          <w:rFonts w:ascii="Arial" w:hAnsi="Arial" w:cs="Arial"/>
          <w:color w:val="000000" w:themeColor="text1"/>
          <w:sz w:val="24"/>
          <w:szCs w:val="24"/>
        </w:rPr>
        <w:t xml:space="preserve"> </w:t>
      </w:r>
    </w:p>
    <w:p w14:paraId="1DB572CB" w14:textId="77777777" w:rsidR="00C11D8C" w:rsidRPr="00583946" w:rsidRDefault="00C11D8C" w:rsidP="0015134A">
      <w:pPr>
        <w:rPr>
          <w:rFonts w:ascii="Arial" w:hAnsi="Arial" w:cs="Arial"/>
          <w:color w:val="000000" w:themeColor="text1"/>
          <w:sz w:val="24"/>
          <w:szCs w:val="24"/>
        </w:rPr>
      </w:pPr>
    </w:p>
    <w:p w14:paraId="0F720734" w14:textId="5C88A820" w:rsidR="00C11D8C" w:rsidRPr="00443710" w:rsidRDefault="00C11D8C" w:rsidP="7B44D04F">
      <w:pPr>
        <w:rPr>
          <w:rFonts w:ascii="Arial" w:hAnsi="Arial" w:cs="Arial"/>
          <w:sz w:val="24"/>
          <w:szCs w:val="24"/>
        </w:rPr>
      </w:pPr>
      <w:r w:rsidRPr="00583946">
        <w:rPr>
          <w:rFonts w:ascii="Arial" w:hAnsi="Arial" w:cs="Arial"/>
          <w:b/>
          <w:bCs/>
          <w:color w:val="000000" w:themeColor="text1"/>
          <w:sz w:val="24"/>
          <w:szCs w:val="24"/>
        </w:rPr>
        <w:t>1.2</w:t>
      </w:r>
      <w:r w:rsidR="000D207E" w:rsidRPr="00583946">
        <w:rPr>
          <w:rFonts w:ascii="Arial" w:hAnsi="Arial" w:cs="Arial"/>
          <w:b/>
          <w:bCs/>
          <w:color w:val="000000" w:themeColor="text1"/>
          <w:sz w:val="24"/>
          <w:szCs w:val="24"/>
        </w:rPr>
        <w:t>3</w:t>
      </w:r>
      <w:r w:rsidRPr="00583946">
        <w:rPr>
          <w:rFonts w:ascii="Arial" w:hAnsi="Arial" w:cs="Arial"/>
          <w:b/>
          <w:bCs/>
          <w:color w:val="000000" w:themeColor="text1"/>
          <w:sz w:val="24"/>
          <w:szCs w:val="24"/>
        </w:rPr>
        <w:t>.4.2</w:t>
      </w:r>
      <w:r w:rsidR="00DD0B80" w:rsidRPr="00583946">
        <w:rPr>
          <w:rFonts w:ascii="Arial" w:hAnsi="Arial" w:cs="Arial"/>
          <w:color w:val="000000" w:themeColor="text1"/>
          <w:sz w:val="24"/>
          <w:szCs w:val="24"/>
        </w:rPr>
        <w:t xml:space="preserve"> </w:t>
      </w:r>
      <w:r w:rsidR="3E058087" w:rsidRPr="00583946">
        <w:rPr>
          <w:rFonts w:ascii="Arial" w:hAnsi="Arial" w:cs="Arial"/>
          <w:color w:val="000000" w:themeColor="text1"/>
          <w:sz w:val="24"/>
          <w:szCs w:val="24"/>
        </w:rPr>
        <w:t>Per DoDM 8140.03, DFARS 252.239.7001 and AR 25‐2, the contractor employees supporting Cyber/IT functions shall be appropriately certified upon contract award. The baseline certification as stipulated in DoDM 8140.03 must be completed upon contract award</w:t>
      </w:r>
      <w:r w:rsidR="00FD7C41" w:rsidRPr="00583946">
        <w:rPr>
          <w:rFonts w:ascii="Arial" w:hAnsi="Arial" w:cs="Arial"/>
          <w:color w:val="000000" w:themeColor="text1"/>
          <w:sz w:val="24"/>
          <w:szCs w:val="24"/>
        </w:rPr>
        <w:t xml:space="preserve">. </w:t>
      </w:r>
      <w:r w:rsidR="00FD7C41" w:rsidRPr="1AB2482A">
        <w:rPr>
          <w:rFonts w:ascii="Arial" w:hAnsi="Arial" w:cs="Arial"/>
          <w:sz w:val="24"/>
          <w:szCs w:val="24"/>
        </w:rPr>
        <w:t xml:space="preserve">Training is available at </w:t>
      </w:r>
      <w:hyperlink r:id="rId15">
        <w:r w:rsidR="006F2A83" w:rsidRPr="1AB2482A">
          <w:rPr>
            <w:rStyle w:val="Hyperlink"/>
            <w:rFonts w:ascii="Arial" w:hAnsi="Arial" w:cs="Arial"/>
            <w:sz w:val="24"/>
            <w:szCs w:val="24"/>
          </w:rPr>
          <w:t>https://ia.signal.army.mil/DoDIAA/default.asp</w:t>
        </w:r>
      </w:hyperlink>
      <w:r w:rsidR="00FD7C41" w:rsidRPr="582570DF">
        <w:rPr>
          <w:rFonts w:ascii="Arial" w:hAnsi="Arial" w:cs="Arial"/>
          <w:sz w:val="24"/>
          <w:szCs w:val="24"/>
        </w:rPr>
        <w:t>.</w:t>
      </w:r>
      <w:r w:rsidR="00FD7C41" w:rsidRPr="1AB2482A">
        <w:rPr>
          <w:rFonts w:ascii="Arial" w:hAnsi="Arial" w:cs="Arial"/>
          <w:sz w:val="24"/>
          <w:szCs w:val="24"/>
        </w:rPr>
        <w:t xml:space="preserve">  </w:t>
      </w:r>
      <w:r w:rsidR="1EC5BD23" w:rsidRPr="7B44D04F">
        <w:rPr>
          <w:rFonts w:ascii="Arial" w:hAnsi="Arial" w:cs="Arial"/>
          <w:sz w:val="24"/>
          <w:szCs w:val="24"/>
        </w:rPr>
        <w:t>Verification of the training shall be provided to the COR within 5 days</w:t>
      </w:r>
      <w:r w:rsidR="1EC5BD23" w:rsidRPr="7B44D04F">
        <w:rPr>
          <w:rFonts w:ascii="Arial" w:hAnsi="Arial" w:cs="Arial"/>
          <w:b/>
          <w:bCs/>
          <w:i/>
          <w:iCs/>
          <w:color w:val="FF0000"/>
          <w:sz w:val="24"/>
          <w:szCs w:val="24"/>
        </w:rPr>
        <w:t xml:space="preserve"> </w:t>
      </w:r>
      <w:r w:rsidR="1EC5BD23" w:rsidRPr="7B44D04F">
        <w:rPr>
          <w:rFonts w:ascii="Arial" w:hAnsi="Arial" w:cs="Arial"/>
          <w:sz w:val="24"/>
          <w:szCs w:val="24"/>
        </w:rPr>
        <w:t>after completion of the training with certificates uploaded to the</w:t>
      </w:r>
      <w:r w:rsidR="1EC5BD23" w:rsidRPr="7B44D04F">
        <w:rPr>
          <w:rFonts w:ascii="Arial" w:hAnsi="Arial" w:cs="Arial"/>
          <w:color w:val="FF0000"/>
          <w:sz w:val="24"/>
          <w:szCs w:val="24"/>
        </w:rPr>
        <w:t xml:space="preserve"> Knowledge Management Portal.</w:t>
      </w:r>
    </w:p>
    <w:p w14:paraId="3AD41505" w14:textId="77777777" w:rsidR="00C11D8C" w:rsidRPr="00443710" w:rsidRDefault="00C11D8C" w:rsidP="0015134A">
      <w:pPr>
        <w:rPr>
          <w:rFonts w:ascii="Arial" w:hAnsi="Arial" w:cs="Arial"/>
          <w:sz w:val="24"/>
          <w:szCs w:val="24"/>
        </w:rPr>
      </w:pPr>
    </w:p>
    <w:p w14:paraId="48E4F3C6" w14:textId="12185387" w:rsidR="00FD7C41" w:rsidRPr="00583946" w:rsidRDefault="00C11D8C" w:rsidP="34A93D53">
      <w:pPr>
        <w:rPr>
          <w:rFonts w:ascii="Arial" w:hAnsi="Arial" w:cs="Arial"/>
          <w:color w:val="000000" w:themeColor="text1"/>
          <w:sz w:val="24"/>
          <w:szCs w:val="24"/>
        </w:rPr>
      </w:pPr>
      <w:r w:rsidRPr="7A2127B4">
        <w:rPr>
          <w:rFonts w:ascii="Arial" w:hAnsi="Arial" w:cs="Arial"/>
          <w:b/>
          <w:bCs/>
          <w:color w:val="000000" w:themeColor="text1"/>
          <w:sz w:val="24"/>
          <w:szCs w:val="24"/>
        </w:rPr>
        <w:t>1.2</w:t>
      </w:r>
      <w:r w:rsidR="000D207E" w:rsidRPr="7A2127B4">
        <w:rPr>
          <w:rFonts w:ascii="Arial" w:hAnsi="Arial" w:cs="Arial"/>
          <w:b/>
          <w:bCs/>
          <w:color w:val="000000" w:themeColor="text1"/>
          <w:sz w:val="24"/>
          <w:szCs w:val="24"/>
        </w:rPr>
        <w:t>3</w:t>
      </w:r>
      <w:r w:rsidRPr="7A2127B4">
        <w:rPr>
          <w:rFonts w:ascii="Arial" w:hAnsi="Arial" w:cs="Arial"/>
          <w:b/>
          <w:bCs/>
          <w:color w:val="000000" w:themeColor="text1"/>
          <w:sz w:val="24"/>
          <w:szCs w:val="24"/>
        </w:rPr>
        <w:t>.4.3</w:t>
      </w:r>
      <w:r w:rsidR="00DD0B80" w:rsidRPr="7A2127B4">
        <w:rPr>
          <w:rFonts w:ascii="Arial" w:hAnsi="Arial" w:cs="Arial"/>
          <w:b/>
          <w:bCs/>
          <w:color w:val="000000" w:themeColor="text1"/>
          <w:sz w:val="24"/>
          <w:szCs w:val="24"/>
        </w:rPr>
        <w:t xml:space="preserve"> </w:t>
      </w:r>
      <w:r w:rsidR="338BE4A2" w:rsidRPr="7A2127B4">
        <w:rPr>
          <w:rFonts w:ascii="Arial" w:hAnsi="Arial" w:cs="Arial"/>
          <w:b/>
          <w:bCs/>
          <w:color w:val="000000" w:themeColor="text1"/>
          <w:sz w:val="24"/>
          <w:szCs w:val="24"/>
        </w:rPr>
        <w:t xml:space="preserve">Access and general protection/security policy and procedures: </w:t>
      </w:r>
      <w:r w:rsidR="6468B9BF" w:rsidRPr="7A2127B4">
        <w:rPr>
          <w:rFonts w:ascii="Arial" w:hAnsi="Arial" w:cs="Arial"/>
          <w:color w:val="000000" w:themeColor="text1"/>
          <w:sz w:val="24"/>
          <w:szCs w:val="24"/>
        </w:rPr>
        <w:t xml:space="preserve">The </w:t>
      </w:r>
      <w:r w:rsidR="338BE4A2" w:rsidRPr="7A2127B4">
        <w:rPr>
          <w:rFonts w:ascii="Arial" w:hAnsi="Arial" w:cs="Arial"/>
          <w:color w:val="000000" w:themeColor="text1"/>
          <w:sz w:val="24"/>
          <w:szCs w:val="24"/>
        </w:rPr>
        <w:t xml:space="preserve">Contractor and all associated subcontractor employees shall provide all information required for background checks to meet installation access requirements to be accomplished by installation Provost Marshal Office, Director of Emergency Services or Security Office. </w:t>
      </w:r>
      <w:r w:rsidR="115D4764" w:rsidRPr="7A2127B4">
        <w:rPr>
          <w:rFonts w:ascii="Arial" w:hAnsi="Arial" w:cs="Arial"/>
          <w:color w:val="000000" w:themeColor="text1"/>
          <w:sz w:val="24"/>
          <w:szCs w:val="24"/>
        </w:rPr>
        <w:t xml:space="preserve">The </w:t>
      </w:r>
      <w:r w:rsidR="338BE4A2" w:rsidRPr="7A2127B4">
        <w:rPr>
          <w:rFonts w:ascii="Arial" w:hAnsi="Arial" w:cs="Arial"/>
          <w:color w:val="000000" w:themeColor="text1"/>
          <w:sz w:val="24"/>
          <w:szCs w:val="24"/>
        </w:rPr>
        <w:t xml:space="preserve">Contractor workforce </w:t>
      </w:r>
      <w:r w:rsidR="2A2D89D4" w:rsidRPr="7A2127B4">
        <w:rPr>
          <w:rFonts w:ascii="Arial" w:hAnsi="Arial" w:cs="Arial"/>
          <w:color w:val="000000" w:themeColor="text1"/>
          <w:sz w:val="24"/>
          <w:szCs w:val="24"/>
        </w:rPr>
        <w:t xml:space="preserve">shall </w:t>
      </w:r>
      <w:r w:rsidR="338BE4A2" w:rsidRPr="7A2127B4">
        <w:rPr>
          <w:rFonts w:ascii="Arial" w:hAnsi="Arial" w:cs="Arial"/>
          <w:color w:val="000000" w:themeColor="text1"/>
          <w:sz w:val="24"/>
          <w:szCs w:val="24"/>
        </w:rPr>
        <w:t>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r w:rsidR="00DD0B80" w:rsidRPr="7A2127B4">
        <w:rPr>
          <w:rFonts w:ascii="Arial" w:hAnsi="Arial" w:cs="Arial"/>
          <w:color w:val="000000" w:themeColor="text1"/>
          <w:sz w:val="24"/>
          <w:szCs w:val="24"/>
        </w:rPr>
        <w:t xml:space="preserve"> </w:t>
      </w:r>
      <w:r w:rsidR="02CA4790" w:rsidRPr="7A2127B4">
        <w:rPr>
          <w:rFonts w:ascii="Arial" w:hAnsi="Arial" w:cs="Arial"/>
          <w:color w:val="000000" w:themeColor="text1"/>
          <w:sz w:val="24"/>
          <w:szCs w:val="24"/>
        </w:rPr>
        <w:t xml:space="preserve">Before CAC issuance, the contractor employee </w:t>
      </w:r>
      <w:r w:rsidR="401F2889" w:rsidRPr="7A2127B4">
        <w:rPr>
          <w:rFonts w:ascii="Arial" w:hAnsi="Arial" w:cs="Arial"/>
          <w:color w:val="000000" w:themeColor="text1"/>
          <w:sz w:val="24"/>
          <w:szCs w:val="24"/>
        </w:rPr>
        <w:t xml:space="preserve">shall </w:t>
      </w:r>
      <w:r w:rsidR="02CA4790" w:rsidRPr="7A2127B4">
        <w:rPr>
          <w:rFonts w:ascii="Arial" w:hAnsi="Arial" w:cs="Arial"/>
          <w:color w:val="000000" w:themeColor="text1"/>
          <w:sz w:val="24"/>
          <w:szCs w:val="24"/>
        </w:rPr>
        <w:t xml:space="preserve">require, at a minimum, a favorably adjudicated Tier 1 background investigation,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w:t>
      </w:r>
      <w:r w:rsidR="02CA4790" w:rsidRPr="7A2127B4">
        <w:rPr>
          <w:rFonts w:ascii="Arial" w:hAnsi="Arial" w:cs="Arial"/>
          <w:color w:val="000000" w:themeColor="text1"/>
          <w:sz w:val="24"/>
          <w:szCs w:val="24"/>
        </w:rPr>
        <w:lastRenderedPageBreak/>
        <w:t>CAC may be issued based on a favorable review of the FBI fingerprint check and a successfully scheduled Tier 1 at the Office of Personnel Management.</w:t>
      </w:r>
    </w:p>
    <w:p w14:paraId="63A3E743" w14:textId="77777777" w:rsidR="00FD7C41" w:rsidRPr="00443710" w:rsidRDefault="00A84088" w:rsidP="00620A40">
      <w:pPr>
        <w:tabs>
          <w:tab w:val="left" w:pos="4145"/>
        </w:tabs>
        <w:rPr>
          <w:rFonts w:ascii="Arial" w:hAnsi="Arial" w:cs="Arial"/>
          <w:sz w:val="24"/>
          <w:szCs w:val="24"/>
        </w:rPr>
      </w:pPr>
      <w:r w:rsidRPr="00443710">
        <w:rPr>
          <w:rFonts w:ascii="Arial" w:hAnsi="Arial" w:cs="Arial"/>
          <w:sz w:val="24"/>
          <w:szCs w:val="24"/>
        </w:rPr>
        <w:tab/>
      </w:r>
    </w:p>
    <w:p w14:paraId="27BF14AF" w14:textId="77777777" w:rsidR="000B3D53" w:rsidRPr="00443710" w:rsidRDefault="00ED7EC6" w:rsidP="000B3D53">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3</w:t>
      </w:r>
      <w:r w:rsidRPr="00443710">
        <w:rPr>
          <w:rFonts w:ascii="Arial" w:hAnsi="Arial" w:cs="Arial"/>
          <w:b/>
          <w:sz w:val="24"/>
          <w:szCs w:val="24"/>
        </w:rPr>
        <w:t>.5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sidR="008C2412" w:rsidRPr="00443710">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00C14323" w:rsidRPr="00443710">
        <w:rPr>
          <w:rFonts w:ascii="Arial" w:hAnsi="Arial" w:cs="Arial"/>
          <w:color w:val="000000" w:themeColor="text1"/>
          <w:sz w:val="24"/>
          <w:szCs w:val="24"/>
        </w:rPr>
        <w:t xml:space="preserve">PII and </w:t>
      </w:r>
      <w:r w:rsidRPr="00443710">
        <w:rPr>
          <w:rFonts w:ascii="Arial" w:hAnsi="Arial" w:cs="Arial"/>
          <w:color w:val="000000" w:themeColor="text1"/>
          <w:sz w:val="24"/>
          <w:szCs w:val="24"/>
        </w:rPr>
        <w:t>Government information shall complete “Identifying and Safeguarding PII” within 30 calendar days of employment. Contractor personnel shall complete refresher training every twelve (12) months from initial completion. The Contractor shall provide the COR a copy of the training certificates for its employees no later than five (5) days after completion</w:t>
      </w:r>
      <w:r w:rsidR="000B3D53">
        <w:rPr>
          <w:rFonts w:ascii="Arial" w:hAnsi="Arial" w:cs="Arial"/>
          <w:color w:val="000000" w:themeColor="text1"/>
          <w:sz w:val="24"/>
          <w:szCs w:val="24"/>
        </w:rPr>
        <w:t>.</w:t>
      </w:r>
      <w:r w:rsidRPr="00443710">
        <w:rPr>
          <w:rFonts w:ascii="Arial" w:hAnsi="Arial" w:cs="Arial"/>
          <w:color w:val="000000" w:themeColor="text1"/>
          <w:sz w:val="24"/>
          <w:szCs w:val="24"/>
        </w:rPr>
        <w:t xml:space="preserve"> Training is available at </w:t>
      </w:r>
      <w:hyperlink r:id="rId16">
        <w:r w:rsidR="00B1490E" w:rsidRPr="3A7BFB72">
          <w:rPr>
            <w:rStyle w:val="Hyperlink"/>
            <w:rFonts w:ascii="Arial" w:hAnsi="Arial" w:cs="Arial"/>
            <w:sz w:val="24"/>
            <w:szCs w:val="24"/>
          </w:rPr>
          <w:t>http://iatraining.disa.mil/eta/piiv2/launchPage.html</w:t>
        </w:r>
      </w:hyperlink>
      <w:r w:rsidR="00B1490E" w:rsidRPr="3A7BFB72">
        <w:rPr>
          <w:rStyle w:val="Hyperlink"/>
          <w:rFonts w:ascii="Arial" w:hAnsi="Arial" w:cs="Arial"/>
          <w:color w:val="auto"/>
          <w:sz w:val="24"/>
          <w:szCs w:val="24"/>
        </w:rPr>
        <w:t xml:space="preserve"> </w:t>
      </w:r>
      <w:r w:rsidRPr="3A7BFB72">
        <w:rPr>
          <w:rFonts w:ascii="Arial" w:hAnsi="Arial" w:cs="Arial"/>
          <w:color w:val="000000" w:themeColor="text1"/>
          <w:sz w:val="24"/>
          <w:szCs w:val="24"/>
        </w:rPr>
        <w:t xml:space="preserve"> </w:t>
      </w:r>
      <w:r w:rsidR="000B3D53" w:rsidRPr="7B44D04F">
        <w:rPr>
          <w:rFonts w:ascii="Arial" w:hAnsi="Arial" w:cs="Arial"/>
          <w:sz w:val="24"/>
          <w:szCs w:val="24"/>
        </w:rPr>
        <w:t>Verification of the training shall be provided to the COR within 5 days</w:t>
      </w:r>
      <w:r w:rsidR="000B3D53" w:rsidRPr="7B44D04F">
        <w:rPr>
          <w:rFonts w:ascii="Arial" w:hAnsi="Arial" w:cs="Arial"/>
          <w:b/>
          <w:bCs/>
          <w:i/>
          <w:iCs/>
          <w:color w:val="FF0000"/>
          <w:sz w:val="24"/>
          <w:szCs w:val="24"/>
        </w:rPr>
        <w:t xml:space="preserve"> </w:t>
      </w:r>
      <w:r w:rsidR="000B3D53" w:rsidRPr="7B44D04F">
        <w:rPr>
          <w:rFonts w:ascii="Arial" w:hAnsi="Arial" w:cs="Arial"/>
          <w:sz w:val="24"/>
          <w:szCs w:val="24"/>
        </w:rPr>
        <w:t>after completion of the training with certificates uploaded to the</w:t>
      </w:r>
      <w:r w:rsidR="000B3D53" w:rsidRPr="7B44D04F">
        <w:rPr>
          <w:rFonts w:ascii="Arial" w:hAnsi="Arial" w:cs="Arial"/>
          <w:color w:val="FF0000"/>
          <w:sz w:val="24"/>
          <w:szCs w:val="24"/>
        </w:rPr>
        <w:t xml:space="preserve"> Knowledge Management Portal.</w:t>
      </w:r>
    </w:p>
    <w:p w14:paraId="3DDA28B4" w14:textId="011F7E6A" w:rsidR="00ED7EC6" w:rsidRPr="00443710" w:rsidRDefault="00ED7EC6" w:rsidP="36F3CCB9">
      <w:pPr>
        <w:rPr>
          <w:rFonts w:ascii="Arial" w:hAnsi="Arial" w:cs="Arial"/>
          <w:color w:val="000000" w:themeColor="text1"/>
          <w:sz w:val="24"/>
          <w:szCs w:val="24"/>
        </w:rPr>
      </w:pPr>
    </w:p>
    <w:p w14:paraId="39FB17F2" w14:textId="19C303C4" w:rsidR="000B3D53" w:rsidRPr="00443710" w:rsidRDefault="3675E0EA" w:rsidP="000B3D53">
      <w:pPr>
        <w:rPr>
          <w:rFonts w:ascii="Arial" w:hAnsi="Arial" w:cs="Arial"/>
          <w:sz w:val="24"/>
          <w:szCs w:val="24"/>
        </w:rPr>
      </w:pPr>
      <w:r w:rsidRPr="7A2127B4">
        <w:rPr>
          <w:rFonts w:ascii="Arial" w:hAnsi="Arial" w:cs="Arial"/>
          <w:b/>
          <w:bCs/>
          <w:color w:val="000000" w:themeColor="text1"/>
          <w:sz w:val="24"/>
          <w:szCs w:val="24"/>
        </w:rPr>
        <w:t>1.23.6</w:t>
      </w:r>
      <w:r w:rsidRPr="7A2127B4">
        <w:rPr>
          <w:rFonts w:ascii="Arial" w:hAnsi="Arial" w:cs="Arial"/>
          <w:color w:val="000000" w:themeColor="text1"/>
          <w:sz w:val="24"/>
          <w:szCs w:val="24"/>
        </w:rPr>
        <w:t xml:space="preserve"> </w:t>
      </w:r>
      <w:r w:rsidRPr="7A2127B4">
        <w:rPr>
          <w:rFonts w:ascii="Arial" w:hAnsi="Arial" w:cs="Arial"/>
          <w:b/>
          <w:bCs/>
          <w:color w:val="000000" w:themeColor="text1"/>
          <w:sz w:val="24"/>
          <w:szCs w:val="24"/>
          <w:u w:val="single"/>
        </w:rPr>
        <w:t>Account Validation System (AVS) registration for contractor employees who require access to government information systems</w:t>
      </w:r>
      <w:r w:rsidR="5542913C" w:rsidRPr="7A2127B4">
        <w:rPr>
          <w:rFonts w:ascii="Arial" w:hAnsi="Arial" w:cs="Arial"/>
          <w:b/>
          <w:bCs/>
          <w:color w:val="000000" w:themeColor="text1"/>
          <w:sz w:val="24"/>
          <w:szCs w:val="24"/>
          <w:u w:val="single"/>
        </w:rPr>
        <w:t>:</w:t>
      </w:r>
      <w:r w:rsidRPr="7A2127B4">
        <w:rPr>
          <w:rFonts w:ascii="Arial" w:hAnsi="Arial" w:cs="Arial"/>
          <w:color w:val="000000" w:themeColor="text1"/>
          <w:sz w:val="24"/>
          <w:szCs w:val="24"/>
        </w:rPr>
        <w:t xml:space="preserve"> All contractor employees that require access to Government info system </w:t>
      </w:r>
      <w:r w:rsidR="3FCD99EE" w:rsidRPr="7A2127B4">
        <w:rPr>
          <w:rFonts w:ascii="Arial" w:hAnsi="Arial" w:cs="Arial"/>
          <w:color w:val="000000" w:themeColor="text1"/>
          <w:sz w:val="24"/>
          <w:szCs w:val="24"/>
        </w:rPr>
        <w:t>shall</w:t>
      </w:r>
      <w:r w:rsidRPr="7A2127B4">
        <w:rPr>
          <w:rFonts w:ascii="Arial" w:hAnsi="Arial" w:cs="Arial"/>
          <w:color w:val="000000" w:themeColor="text1"/>
          <w:sz w:val="24"/>
          <w:szCs w:val="24"/>
        </w:rPr>
        <w:t xml:space="preserve"> complete a DD 2875, System Authorization Access Request (SAAR) at commencement of services, and </w:t>
      </w:r>
      <w:r w:rsidR="660E76A4" w:rsidRPr="7A2127B4">
        <w:rPr>
          <w:rFonts w:ascii="Arial" w:hAnsi="Arial" w:cs="Arial"/>
          <w:color w:val="000000" w:themeColor="text1"/>
          <w:sz w:val="24"/>
          <w:szCs w:val="24"/>
        </w:rPr>
        <w:t xml:space="preserve">shall </w:t>
      </w:r>
      <w:r w:rsidRPr="7A2127B4">
        <w:rPr>
          <w:rFonts w:ascii="Arial" w:hAnsi="Arial" w:cs="Arial"/>
          <w:color w:val="000000" w:themeColor="text1"/>
          <w:sz w:val="24"/>
          <w:szCs w:val="24"/>
        </w:rPr>
        <w:t>successfully complete the DOD Cyber Awareness Challenge Training prior to access to the information system and then annually thereafter.</w:t>
      </w:r>
      <w:r w:rsidR="000B3D53" w:rsidRPr="7A2127B4">
        <w:rPr>
          <w:rFonts w:ascii="Arial" w:hAnsi="Arial" w:cs="Arial"/>
          <w:color w:val="000000" w:themeColor="text1"/>
          <w:sz w:val="24"/>
          <w:szCs w:val="24"/>
        </w:rPr>
        <w:t xml:space="preserve"> </w:t>
      </w:r>
      <w:r w:rsidR="000B3D53" w:rsidRPr="7A2127B4">
        <w:rPr>
          <w:rFonts w:ascii="Arial" w:hAnsi="Arial" w:cs="Arial"/>
          <w:sz w:val="24"/>
          <w:szCs w:val="24"/>
        </w:rPr>
        <w:t>Verification of the training shall be provided to the COR within 5 days</w:t>
      </w:r>
      <w:r w:rsidR="000B3D53" w:rsidRPr="7A2127B4">
        <w:rPr>
          <w:rFonts w:ascii="Arial" w:hAnsi="Arial" w:cs="Arial"/>
          <w:b/>
          <w:bCs/>
          <w:i/>
          <w:iCs/>
          <w:color w:val="FF0000"/>
          <w:sz w:val="24"/>
          <w:szCs w:val="24"/>
        </w:rPr>
        <w:t xml:space="preserve"> </w:t>
      </w:r>
      <w:r w:rsidR="000B3D53" w:rsidRPr="7A2127B4">
        <w:rPr>
          <w:rFonts w:ascii="Arial" w:hAnsi="Arial" w:cs="Arial"/>
          <w:sz w:val="24"/>
          <w:szCs w:val="24"/>
        </w:rPr>
        <w:t>after completion of the training with certificates uploaded to the</w:t>
      </w:r>
      <w:r w:rsidR="000B3D53" w:rsidRPr="7A2127B4">
        <w:rPr>
          <w:rFonts w:ascii="Arial" w:hAnsi="Arial" w:cs="Arial"/>
          <w:color w:val="FF0000"/>
          <w:sz w:val="24"/>
          <w:szCs w:val="24"/>
        </w:rPr>
        <w:t xml:space="preserve"> Knowledge Management Portal.</w:t>
      </w:r>
    </w:p>
    <w:p w14:paraId="48B5DE86" w14:textId="70D27321" w:rsidR="00ED7EC6" w:rsidRPr="00583946" w:rsidRDefault="00ED7EC6" w:rsidP="1F1561B1">
      <w:pPr>
        <w:rPr>
          <w:rFonts w:ascii="Arial" w:hAnsi="Arial" w:cs="Arial"/>
          <w:color w:val="000000" w:themeColor="text1"/>
          <w:sz w:val="24"/>
          <w:szCs w:val="24"/>
        </w:rPr>
      </w:pPr>
    </w:p>
    <w:p w14:paraId="6F525F8D" w14:textId="1DA0D68C" w:rsidR="00ED7EC6" w:rsidRPr="00583946" w:rsidRDefault="00ED7EC6" w:rsidP="0015134A">
      <w:pPr>
        <w:rPr>
          <w:rFonts w:ascii="Arial" w:hAnsi="Arial" w:cs="Arial"/>
          <w:color w:val="000000" w:themeColor="text1"/>
          <w:sz w:val="24"/>
          <w:szCs w:val="24"/>
          <w:u w:val="single"/>
        </w:rPr>
      </w:pPr>
      <w:r w:rsidRPr="00583946">
        <w:rPr>
          <w:rFonts w:ascii="Arial" w:hAnsi="Arial" w:cs="Arial"/>
          <w:color w:val="000000" w:themeColor="text1"/>
          <w:sz w:val="24"/>
          <w:szCs w:val="24"/>
        </w:rPr>
        <w:t xml:space="preserve">  </w:t>
      </w:r>
    </w:p>
    <w:p w14:paraId="46289DAE" w14:textId="43998889" w:rsidR="00B94910" w:rsidRPr="00C959F0" w:rsidRDefault="00AD18DD" w:rsidP="00F03FC8">
      <w:pPr>
        <w:rPr>
          <w:rFonts w:ascii="Arial" w:hAnsi="Arial" w:cs="Arial"/>
          <w:b/>
          <w:i/>
          <w:sz w:val="24"/>
          <w:szCs w:val="24"/>
        </w:rPr>
      </w:pPr>
      <w:r w:rsidRPr="00C959F0">
        <w:rPr>
          <w:rFonts w:ascii="Arial" w:hAnsi="Arial" w:cs="Arial"/>
          <w:b/>
          <w:sz w:val="24"/>
          <w:szCs w:val="24"/>
        </w:rPr>
        <w:t>1.2</w:t>
      </w:r>
      <w:r w:rsidR="000D207E" w:rsidRPr="00C959F0">
        <w:rPr>
          <w:rFonts w:ascii="Arial" w:hAnsi="Arial" w:cs="Arial"/>
          <w:b/>
          <w:sz w:val="24"/>
          <w:szCs w:val="24"/>
        </w:rPr>
        <w:t>4</w:t>
      </w:r>
      <w:r w:rsidRPr="00C959F0">
        <w:rPr>
          <w:rFonts w:ascii="Arial" w:hAnsi="Arial" w:cs="Arial"/>
          <w:b/>
          <w:sz w:val="24"/>
          <w:szCs w:val="24"/>
        </w:rPr>
        <w:t xml:space="preserve">  </w:t>
      </w:r>
      <w:r w:rsidR="00B530DE" w:rsidRPr="00C959F0">
        <w:rPr>
          <w:rFonts w:ascii="Arial" w:hAnsi="Arial" w:cs="Arial"/>
          <w:b/>
          <w:sz w:val="24"/>
          <w:szCs w:val="24"/>
          <w:u w:val="single"/>
        </w:rPr>
        <w:t xml:space="preserve">Authorization to Perform Services in </w:t>
      </w:r>
      <w:r w:rsidR="008C2412" w:rsidRPr="00C959F0">
        <w:rPr>
          <w:rFonts w:ascii="Arial" w:hAnsi="Arial" w:cs="Arial"/>
          <w:b/>
          <w:sz w:val="24"/>
          <w:szCs w:val="24"/>
          <w:u w:val="single"/>
        </w:rPr>
        <w:t>Germany</w:t>
      </w:r>
      <w:r w:rsidR="008C2412" w:rsidRPr="00C959F0">
        <w:rPr>
          <w:rFonts w:ascii="Arial" w:hAnsi="Arial" w:cs="Arial"/>
          <w:sz w:val="24"/>
          <w:szCs w:val="24"/>
        </w:rPr>
        <w:t xml:space="preserve"> </w:t>
      </w:r>
    </w:p>
    <w:p w14:paraId="1F3606FC" w14:textId="77777777" w:rsidR="00B94910" w:rsidRPr="00443710" w:rsidRDefault="00B94910" w:rsidP="0015134A">
      <w:pPr>
        <w:rPr>
          <w:rFonts w:ascii="Arial" w:hAnsi="Arial" w:cs="Arial"/>
          <w:b/>
          <w:i/>
          <w:color w:val="0000CC"/>
          <w:sz w:val="24"/>
          <w:szCs w:val="24"/>
        </w:rPr>
      </w:pPr>
    </w:p>
    <w:p w14:paraId="76B6C52A" w14:textId="4F18BB8D" w:rsidR="00B530DE" w:rsidRPr="00443710" w:rsidRDefault="00B94910" w:rsidP="00F03FC8">
      <w:pPr>
        <w:rPr>
          <w:rFonts w:ascii="Arial" w:hAnsi="Arial" w:cs="Arial"/>
          <w:sz w:val="24"/>
          <w:szCs w:val="24"/>
        </w:rPr>
      </w:pPr>
      <w:r w:rsidRPr="00443710">
        <w:rPr>
          <w:rFonts w:ascii="Arial" w:hAnsi="Arial" w:cs="Arial"/>
          <w:b/>
          <w:color w:val="000000" w:themeColor="text1"/>
          <w:sz w:val="24"/>
          <w:szCs w:val="24"/>
        </w:rPr>
        <w:t>1.2</w:t>
      </w:r>
      <w:r w:rsidR="000D207E" w:rsidRPr="00443710">
        <w:rPr>
          <w:rFonts w:ascii="Arial" w:hAnsi="Arial" w:cs="Arial"/>
          <w:b/>
          <w:color w:val="000000" w:themeColor="text1"/>
          <w:sz w:val="24"/>
          <w:szCs w:val="24"/>
        </w:rPr>
        <w:t>4</w:t>
      </w:r>
      <w:r w:rsidRPr="00443710">
        <w:rPr>
          <w:rFonts w:ascii="Arial" w:hAnsi="Arial" w:cs="Arial"/>
          <w:b/>
          <w:color w:val="000000" w:themeColor="text1"/>
          <w:sz w:val="24"/>
          <w:szCs w:val="24"/>
        </w:rPr>
        <w:t xml:space="preserve">.1 </w:t>
      </w:r>
      <w:r w:rsidR="00DD0B80">
        <w:rPr>
          <w:rFonts w:ascii="Arial" w:hAnsi="Arial" w:cs="Arial"/>
          <w:b/>
          <w:color w:val="000000" w:themeColor="text1"/>
          <w:sz w:val="24"/>
          <w:szCs w:val="24"/>
        </w:rPr>
        <w:t xml:space="preserve"> </w:t>
      </w:r>
      <w:r w:rsidR="00B530DE" w:rsidRPr="00443710">
        <w:rPr>
          <w:rFonts w:ascii="Arial" w:hAnsi="Arial" w:cs="Arial"/>
          <w:sz w:val="24"/>
          <w:szCs w:val="24"/>
        </w:rPr>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14:paraId="5CB6D15F" w14:textId="77777777" w:rsidR="00B530DE" w:rsidRPr="00443710" w:rsidRDefault="00B530DE" w:rsidP="0015134A">
      <w:pPr>
        <w:rPr>
          <w:rFonts w:ascii="Arial" w:hAnsi="Arial" w:cs="Arial"/>
          <w:sz w:val="24"/>
          <w:szCs w:val="24"/>
        </w:rPr>
      </w:pPr>
    </w:p>
    <w:p w14:paraId="6C8AFFC0" w14:textId="4CB0CB58" w:rsidR="00B530DE" w:rsidRPr="00443710" w:rsidRDefault="00B94910" w:rsidP="00F03FC8">
      <w:pPr>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4</w:t>
      </w:r>
      <w:r w:rsidRPr="00443710">
        <w:rPr>
          <w:rFonts w:ascii="Arial" w:hAnsi="Arial" w:cs="Arial"/>
          <w:b/>
          <w:sz w:val="24"/>
          <w:szCs w:val="24"/>
        </w:rPr>
        <w:t xml:space="preserve">.2 </w:t>
      </w:r>
      <w:r w:rsidR="00DD0B80">
        <w:rPr>
          <w:rFonts w:ascii="Arial" w:hAnsi="Arial" w:cs="Arial"/>
          <w:b/>
          <w:sz w:val="24"/>
          <w:szCs w:val="24"/>
        </w:rPr>
        <w:t xml:space="preserve"> </w:t>
      </w:r>
      <w:r w:rsidR="00B530DE" w:rsidRPr="00443710">
        <w:rPr>
          <w:rFonts w:ascii="Arial" w:hAnsi="Arial" w:cs="Arial"/>
          <w:sz w:val="24"/>
          <w:szCs w:val="24"/>
        </w:rPr>
        <w:t>Contractor employees who: (a) are not nationals of Germany or other European Union countries; (b) are not members of the force, the civilian component or their dependents; or c) do not have assimilated status under Articles 71, 72, or 73 of the Supplementary Agreement to the N</w:t>
      </w:r>
      <w:r w:rsidR="008451CE">
        <w:rPr>
          <w:rFonts w:ascii="Arial" w:hAnsi="Arial" w:cs="Arial"/>
          <w:sz w:val="24"/>
          <w:szCs w:val="24"/>
        </w:rPr>
        <w:t xml:space="preserve">orth </w:t>
      </w:r>
      <w:r w:rsidR="00B530DE" w:rsidRPr="00443710">
        <w:rPr>
          <w:rFonts w:ascii="Arial" w:hAnsi="Arial" w:cs="Arial"/>
          <w:sz w:val="24"/>
          <w:szCs w:val="24"/>
        </w:rPr>
        <w:t>A</w:t>
      </w:r>
      <w:r w:rsidR="008451CE">
        <w:rPr>
          <w:rFonts w:ascii="Arial" w:hAnsi="Arial" w:cs="Arial"/>
          <w:sz w:val="24"/>
          <w:szCs w:val="24"/>
        </w:rPr>
        <w:t xml:space="preserve">tlantic </w:t>
      </w:r>
      <w:r w:rsidR="00B530DE" w:rsidRPr="00443710">
        <w:rPr>
          <w:rFonts w:ascii="Arial" w:hAnsi="Arial" w:cs="Arial"/>
          <w:sz w:val="24"/>
          <w:szCs w:val="24"/>
        </w:rPr>
        <w:t>T</w:t>
      </w:r>
      <w:r w:rsidR="008451CE">
        <w:rPr>
          <w:rFonts w:ascii="Arial" w:hAnsi="Arial" w:cs="Arial"/>
          <w:sz w:val="24"/>
          <w:szCs w:val="24"/>
        </w:rPr>
        <w:t xml:space="preserve">reaty </w:t>
      </w:r>
      <w:r w:rsidR="00B530DE" w:rsidRPr="00443710">
        <w:rPr>
          <w:rFonts w:ascii="Arial" w:hAnsi="Arial" w:cs="Arial"/>
          <w:sz w:val="24"/>
          <w:szCs w:val="24"/>
        </w:rPr>
        <w:t>O</w:t>
      </w:r>
      <w:r w:rsidR="00AF7399">
        <w:rPr>
          <w:rFonts w:ascii="Arial" w:hAnsi="Arial" w:cs="Arial"/>
          <w:sz w:val="24"/>
          <w:szCs w:val="24"/>
        </w:rPr>
        <w:t>rganisation</w:t>
      </w:r>
      <w:r w:rsidR="00B530DE" w:rsidRPr="00443710">
        <w:rPr>
          <w:rFonts w:ascii="Arial" w:hAnsi="Arial" w:cs="Arial"/>
          <w:sz w:val="24"/>
          <w:szCs w:val="24"/>
        </w:rPr>
        <w:t xml:space="preserve"> S</w:t>
      </w:r>
      <w:r w:rsidR="00AF7399">
        <w:rPr>
          <w:rFonts w:ascii="Arial" w:hAnsi="Arial" w:cs="Arial"/>
          <w:sz w:val="24"/>
          <w:szCs w:val="24"/>
        </w:rPr>
        <w:t xml:space="preserve">tatus of </w:t>
      </w:r>
      <w:r w:rsidR="00B530DE" w:rsidRPr="00443710">
        <w:rPr>
          <w:rFonts w:ascii="Arial" w:hAnsi="Arial" w:cs="Arial"/>
          <w:sz w:val="24"/>
          <w:szCs w:val="24"/>
        </w:rPr>
        <w:t>F</w:t>
      </w:r>
      <w:r w:rsidR="00AF7399">
        <w:rPr>
          <w:rFonts w:ascii="Arial" w:hAnsi="Arial" w:cs="Arial"/>
          <w:sz w:val="24"/>
          <w:szCs w:val="24"/>
        </w:rPr>
        <w:t xml:space="preserve">orces </w:t>
      </w:r>
      <w:r w:rsidR="00B530DE" w:rsidRPr="00443710">
        <w:rPr>
          <w:rFonts w:ascii="Arial" w:hAnsi="Arial" w:cs="Arial"/>
          <w:sz w:val="24"/>
          <w:szCs w:val="24"/>
        </w:rPr>
        <w:t>A</w:t>
      </w:r>
      <w:r w:rsidR="00AF7399">
        <w:rPr>
          <w:rFonts w:ascii="Arial" w:hAnsi="Arial" w:cs="Arial"/>
          <w:sz w:val="24"/>
          <w:szCs w:val="24"/>
        </w:rPr>
        <w:t>greement</w:t>
      </w:r>
      <w:r w:rsidR="00B530DE" w:rsidRPr="00443710">
        <w:rPr>
          <w:rFonts w:ascii="Arial" w:hAnsi="Arial" w:cs="Arial"/>
          <w:sz w:val="24"/>
          <w:szCs w:val="24"/>
        </w:rPr>
        <w:t xml:space="preserve"> shall possess work and residence permits. </w:t>
      </w:r>
    </w:p>
    <w:p w14:paraId="2B826B94" w14:textId="77777777" w:rsidR="00B530DE" w:rsidRPr="00443710" w:rsidRDefault="00B530DE" w:rsidP="0015134A">
      <w:pPr>
        <w:rPr>
          <w:rFonts w:ascii="Arial" w:hAnsi="Arial" w:cs="Arial"/>
          <w:sz w:val="24"/>
          <w:szCs w:val="24"/>
        </w:rPr>
      </w:pPr>
    </w:p>
    <w:p w14:paraId="4565C5F0" w14:textId="66031860" w:rsidR="00F42CC4" w:rsidRPr="00443710" w:rsidRDefault="00B94910" w:rsidP="00F03FC8">
      <w:pPr>
        <w:pStyle w:val="CommentText"/>
        <w:rPr>
          <w:rFonts w:ascii="Arial" w:hAnsi="Arial" w:cs="Arial"/>
          <w:sz w:val="24"/>
          <w:szCs w:val="24"/>
        </w:rPr>
      </w:pPr>
      <w:r w:rsidRPr="00443710">
        <w:rPr>
          <w:rFonts w:ascii="Arial" w:hAnsi="Arial" w:cs="Arial"/>
          <w:b/>
          <w:sz w:val="24"/>
          <w:szCs w:val="24"/>
        </w:rPr>
        <w:t>1.2</w:t>
      </w:r>
      <w:r w:rsidR="000D207E" w:rsidRPr="00443710">
        <w:rPr>
          <w:rFonts w:ascii="Arial" w:hAnsi="Arial" w:cs="Arial"/>
          <w:b/>
          <w:sz w:val="24"/>
          <w:szCs w:val="24"/>
        </w:rPr>
        <w:t>4</w:t>
      </w:r>
      <w:r w:rsidRPr="00443710">
        <w:rPr>
          <w:rFonts w:ascii="Arial" w:hAnsi="Arial" w:cs="Arial"/>
          <w:b/>
          <w:sz w:val="24"/>
          <w:szCs w:val="24"/>
        </w:rPr>
        <w:t>.3</w:t>
      </w:r>
      <w:r w:rsidR="00DD0B80">
        <w:rPr>
          <w:rFonts w:ascii="Arial" w:hAnsi="Arial" w:cs="Arial"/>
          <w:b/>
          <w:sz w:val="24"/>
          <w:szCs w:val="24"/>
        </w:rPr>
        <w:t xml:space="preserve"> </w:t>
      </w:r>
      <w:r w:rsidRPr="00443710">
        <w:rPr>
          <w:rFonts w:ascii="Arial" w:hAnsi="Arial" w:cs="Arial"/>
          <w:sz w:val="24"/>
          <w:szCs w:val="24"/>
        </w:rPr>
        <w:t xml:space="preserve"> </w:t>
      </w:r>
      <w:r w:rsidR="00B530DE" w:rsidRPr="00443710">
        <w:rPr>
          <w:rFonts w:ascii="Arial" w:hAnsi="Arial" w:cs="Arial"/>
          <w:sz w:val="24"/>
          <w:szCs w:val="24"/>
        </w:rPr>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6C67525D" w14:textId="77777777" w:rsidR="00F42CC4" w:rsidRPr="00443710" w:rsidRDefault="00F42CC4" w:rsidP="0015134A">
      <w:pPr>
        <w:pStyle w:val="CommentText"/>
        <w:rPr>
          <w:rFonts w:ascii="Arial" w:hAnsi="Arial" w:cs="Arial"/>
          <w:sz w:val="24"/>
          <w:szCs w:val="24"/>
        </w:rPr>
      </w:pPr>
    </w:p>
    <w:p w14:paraId="2742033B" w14:textId="5E034A73" w:rsidR="00F42CC4" w:rsidRPr="00B61E66" w:rsidRDefault="00AD18DD" w:rsidP="00F03FC8">
      <w:pPr>
        <w:pStyle w:val="CommentText"/>
        <w:rPr>
          <w:rFonts w:ascii="Arial" w:hAnsi="Arial" w:cs="Arial"/>
          <w:iCs/>
          <w:sz w:val="24"/>
          <w:szCs w:val="24"/>
        </w:rPr>
      </w:pPr>
      <w:r w:rsidRPr="00443710">
        <w:rPr>
          <w:rFonts w:ascii="Arial" w:hAnsi="Arial" w:cs="Arial"/>
          <w:b/>
          <w:sz w:val="24"/>
          <w:szCs w:val="24"/>
        </w:rPr>
        <w:lastRenderedPageBreak/>
        <w:t>1.2</w:t>
      </w:r>
      <w:r w:rsidR="000D207E" w:rsidRPr="00443710">
        <w:rPr>
          <w:rFonts w:ascii="Arial" w:hAnsi="Arial" w:cs="Arial"/>
          <w:b/>
          <w:sz w:val="24"/>
          <w:szCs w:val="24"/>
        </w:rPr>
        <w:t>5</w:t>
      </w:r>
      <w:r w:rsidRPr="00443710">
        <w:rPr>
          <w:rFonts w:ascii="Arial" w:hAnsi="Arial" w:cs="Arial"/>
          <w:b/>
          <w:sz w:val="24"/>
          <w:szCs w:val="24"/>
        </w:rPr>
        <w:t xml:space="preserve">  </w:t>
      </w:r>
      <w:r w:rsidR="00F42CC4" w:rsidRPr="00443710">
        <w:rPr>
          <w:rFonts w:ascii="Arial" w:hAnsi="Arial" w:cs="Arial"/>
          <w:b/>
          <w:sz w:val="24"/>
          <w:szCs w:val="24"/>
          <w:u w:val="single"/>
        </w:rPr>
        <w:t>Notice to Proceed:</w:t>
      </w:r>
      <w:r w:rsidR="00F42CC4" w:rsidRPr="00443710">
        <w:rPr>
          <w:rFonts w:ascii="Arial" w:hAnsi="Arial" w:cs="Arial"/>
          <w:b/>
          <w:sz w:val="24"/>
          <w:szCs w:val="24"/>
        </w:rPr>
        <w:t xml:space="preserve">  </w:t>
      </w:r>
      <w:r w:rsidR="00F42CC4" w:rsidRPr="00B61E66">
        <w:rPr>
          <w:rFonts w:ascii="Arial" w:hAnsi="Arial" w:cs="Arial"/>
          <w:iCs/>
          <w:sz w:val="24"/>
          <w:szCs w:val="24"/>
        </w:rPr>
        <w:t>The effective date of contract will constitute the date of notice to proceed</w:t>
      </w:r>
      <w:r w:rsidR="00B61E66">
        <w:rPr>
          <w:rFonts w:ascii="Arial" w:hAnsi="Arial" w:cs="Arial"/>
          <w:iCs/>
          <w:sz w:val="24"/>
          <w:szCs w:val="24"/>
        </w:rPr>
        <w:t>.</w:t>
      </w:r>
    </w:p>
    <w:p w14:paraId="4DE44204" w14:textId="77777777" w:rsidR="00F42CC4" w:rsidRPr="00443710" w:rsidRDefault="00F42CC4" w:rsidP="0015134A">
      <w:pPr>
        <w:pStyle w:val="CommentText"/>
        <w:rPr>
          <w:rFonts w:ascii="Arial" w:hAnsi="Arial" w:cs="Arial"/>
          <w:sz w:val="24"/>
          <w:szCs w:val="24"/>
        </w:rPr>
      </w:pPr>
    </w:p>
    <w:p w14:paraId="48C57708" w14:textId="76BF9911" w:rsidR="00666315" w:rsidRPr="00443710" w:rsidRDefault="00F42CC4" w:rsidP="006F50BF">
      <w:pPr>
        <w:rPr>
          <w:rFonts w:ascii="Arial" w:hAnsi="Arial" w:cs="Arial"/>
          <w:sz w:val="24"/>
          <w:szCs w:val="24"/>
        </w:rPr>
      </w:pPr>
      <w:r w:rsidRPr="00FD77C3">
        <w:rPr>
          <w:rFonts w:ascii="Arial" w:hAnsi="Arial" w:cs="Arial"/>
          <w:b/>
          <w:color w:val="FF0000"/>
          <w:sz w:val="24"/>
          <w:szCs w:val="24"/>
        </w:rPr>
        <w:t>1.2</w:t>
      </w:r>
      <w:r w:rsidR="000D207E" w:rsidRPr="00FD77C3">
        <w:rPr>
          <w:rFonts w:ascii="Arial" w:hAnsi="Arial" w:cs="Arial"/>
          <w:b/>
          <w:color w:val="FF0000"/>
          <w:sz w:val="24"/>
          <w:szCs w:val="24"/>
        </w:rPr>
        <w:t>6</w:t>
      </w:r>
      <w:r w:rsidRPr="00FD77C3">
        <w:rPr>
          <w:rFonts w:ascii="Arial" w:hAnsi="Arial" w:cs="Arial"/>
          <w:b/>
          <w:color w:val="FF0000"/>
          <w:sz w:val="24"/>
          <w:szCs w:val="24"/>
        </w:rPr>
        <w:t xml:space="preserve"> </w:t>
      </w:r>
      <w:r w:rsidRPr="00FD77C3">
        <w:rPr>
          <w:rFonts w:ascii="Arial" w:hAnsi="Arial" w:cs="Arial"/>
          <w:color w:val="FF0000"/>
          <w:sz w:val="24"/>
          <w:szCs w:val="24"/>
        </w:rPr>
        <w:t xml:space="preserve"> </w:t>
      </w:r>
      <w:r w:rsidRPr="00FD77C3">
        <w:rPr>
          <w:rFonts w:ascii="Arial" w:hAnsi="Arial" w:cs="Arial"/>
          <w:b/>
          <w:color w:val="FF0000"/>
          <w:sz w:val="24"/>
          <w:szCs w:val="24"/>
          <w:u w:val="single"/>
        </w:rPr>
        <w:t>Electromagnetic Compatibility Directive:</w:t>
      </w:r>
      <w:r w:rsidRPr="00FD77C3">
        <w:rPr>
          <w:rFonts w:ascii="Arial" w:hAnsi="Arial" w:cs="Arial"/>
          <w:color w:val="FF0000"/>
          <w:sz w:val="24"/>
          <w:szCs w:val="24"/>
        </w:rPr>
        <w:t xml:space="preserve">  </w:t>
      </w:r>
      <w:r w:rsidR="003A67DB">
        <w:rPr>
          <w:rFonts w:ascii="Arial" w:hAnsi="Arial" w:cs="Arial"/>
          <w:b/>
          <w:i/>
          <w:color w:val="FF0000"/>
          <w:sz w:val="24"/>
          <w:szCs w:val="24"/>
        </w:rPr>
        <w:t>RESERVED.</w:t>
      </w:r>
    </w:p>
    <w:p w14:paraId="5A74571B" w14:textId="77777777" w:rsidR="00666315" w:rsidRPr="00443710" w:rsidRDefault="00666315" w:rsidP="00620A40">
      <w:pPr>
        <w:rPr>
          <w:rFonts w:ascii="Arial" w:hAnsi="Arial" w:cs="Arial"/>
          <w:sz w:val="24"/>
          <w:szCs w:val="24"/>
        </w:rPr>
      </w:pPr>
    </w:p>
    <w:p w14:paraId="3C3E818C" w14:textId="77F64A71" w:rsidR="0083331C" w:rsidRPr="00443710" w:rsidRDefault="00666315" w:rsidP="00F03FC8">
      <w:pPr>
        <w:pStyle w:val="CommentText"/>
        <w:rPr>
          <w:rFonts w:ascii="Arial" w:hAnsi="Arial" w:cs="Arial"/>
          <w:i/>
          <w:color w:val="0000FF"/>
          <w:sz w:val="24"/>
          <w:szCs w:val="24"/>
        </w:rPr>
      </w:pPr>
      <w:r w:rsidRPr="00443710">
        <w:rPr>
          <w:rFonts w:ascii="Arial" w:hAnsi="Arial" w:cs="Arial"/>
          <w:b/>
          <w:sz w:val="24"/>
          <w:szCs w:val="24"/>
        </w:rPr>
        <w:t>1.2</w:t>
      </w:r>
      <w:r w:rsidR="000D207E" w:rsidRPr="00443710">
        <w:rPr>
          <w:rFonts w:ascii="Arial" w:hAnsi="Arial" w:cs="Arial"/>
          <w:b/>
          <w:sz w:val="24"/>
          <w:szCs w:val="24"/>
        </w:rPr>
        <w:t>7</w:t>
      </w:r>
      <w:r w:rsidRPr="00443710">
        <w:rPr>
          <w:rFonts w:ascii="Arial" w:hAnsi="Arial" w:cs="Arial"/>
          <w:b/>
          <w:sz w:val="24"/>
          <w:szCs w:val="24"/>
        </w:rPr>
        <w:t xml:space="preserve">  </w:t>
      </w:r>
      <w:r w:rsidRPr="00443710">
        <w:rPr>
          <w:rFonts w:ascii="Arial" w:hAnsi="Arial" w:cs="Arial"/>
          <w:b/>
          <w:sz w:val="24"/>
          <w:szCs w:val="24"/>
          <w:u w:val="single"/>
        </w:rPr>
        <w:t>Government Property</w:t>
      </w:r>
      <w:r w:rsidR="00553AA5" w:rsidRPr="00443710">
        <w:rPr>
          <w:rFonts w:ascii="Arial" w:hAnsi="Arial" w:cs="Arial"/>
          <w:b/>
          <w:sz w:val="24"/>
          <w:szCs w:val="24"/>
          <w:u w:val="single"/>
        </w:rPr>
        <w:t xml:space="preserve"> and Services</w:t>
      </w:r>
      <w:r w:rsidRPr="00443710">
        <w:rPr>
          <w:rFonts w:ascii="Arial" w:hAnsi="Arial" w:cs="Arial"/>
          <w:b/>
          <w:sz w:val="24"/>
          <w:szCs w:val="24"/>
          <w:u w:val="single"/>
        </w:rPr>
        <w:t>:</w:t>
      </w:r>
      <w:r w:rsidRPr="00443710">
        <w:rPr>
          <w:rFonts w:ascii="Arial" w:hAnsi="Arial" w:cs="Arial"/>
          <w:sz w:val="24"/>
          <w:szCs w:val="24"/>
        </w:rPr>
        <w:t xml:space="preserve">  Refer to Part </w:t>
      </w:r>
      <w:r w:rsidR="003D1FAF" w:rsidRPr="00443710">
        <w:rPr>
          <w:rFonts w:ascii="Arial" w:hAnsi="Arial" w:cs="Arial"/>
          <w:sz w:val="24"/>
          <w:szCs w:val="24"/>
        </w:rPr>
        <w:t>3</w:t>
      </w:r>
      <w:r w:rsidRPr="00443710">
        <w:rPr>
          <w:rFonts w:ascii="Arial" w:hAnsi="Arial" w:cs="Arial"/>
          <w:sz w:val="24"/>
          <w:szCs w:val="24"/>
        </w:rPr>
        <w:t xml:space="preserve"> of this PWS for Government property (GP) for this contract. </w:t>
      </w:r>
      <w:r w:rsidRPr="00080FB3">
        <w:rPr>
          <w:rFonts w:ascii="Arial" w:hAnsi="Arial" w:cs="Arial"/>
          <w:color w:val="FF0000"/>
          <w:sz w:val="24"/>
          <w:szCs w:val="24"/>
        </w:rPr>
        <w:t xml:space="preserve">For all issued GP for this contract, the Contractor shall submit a Property Management Plan to the Contracting Officer and the Property Administrator via the </w:t>
      </w:r>
      <w:r w:rsidR="00430B22" w:rsidRPr="00080FB3">
        <w:rPr>
          <w:rFonts w:ascii="Arial" w:hAnsi="Arial" w:cs="Arial"/>
          <w:color w:val="FF0000"/>
          <w:sz w:val="24"/>
          <w:szCs w:val="24"/>
        </w:rPr>
        <w:t>COR</w:t>
      </w:r>
      <w:r w:rsidRPr="00080FB3">
        <w:rPr>
          <w:rFonts w:ascii="Arial" w:hAnsi="Arial" w:cs="Arial"/>
          <w:color w:val="FF0000"/>
          <w:sz w:val="24"/>
          <w:szCs w:val="24"/>
        </w:rPr>
        <w:t xml:space="preserve"> within </w:t>
      </w:r>
      <w:r w:rsidRPr="00080FB3">
        <w:rPr>
          <w:rFonts w:ascii="Arial" w:hAnsi="Arial" w:cs="Arial"/>
          <w:i/>
          <w:color w:val="FF0000"/>
          <w:sz w:val="24"/>
          <w:szCs w:val="24"/>
        </w:rPr>
        <w:t xml:space="preserve">{Insert number of </w:t>
      </w:r>
      <w:r w:rsidR="00036D2E" w:rsidRPr="00080FB3">
        <w:rPr>
          <w:rFonts w:ascii="Arial" w:hAnsi="Arial" w:cs="Arial"/>
          <w:i/>
          <w:color w:val="FF0000"/>
          <w:sz w:val="24"/>
          <w:szCs w:val="24"/>
        </w:rPr>
        <w:t>days</w:t>
      </w:r>
      <w:r w:rsidRPr="00080FB3">
        <w:rPr>
          <w:rFonts w:ascii="Arial" w:hAnsi="Arial" w:cs="Arial"/>
          <w:i/>
          <w:color w:val="FF0000"/>
          <w:sz w:val="24"/>
          <w:szCs w:val="24"/>
        </w:rPr>
        <w:t>}</w:t>
      </w:r>
      <w:r w:rsidRPr="00080FB3">
        <w:rPr>
          <w:rFonts w:ascii="Arial" w:hAnsi="Arial" w:cs="Arial"/>
          <w:b/>
          <w:i/>
          <w:color w:val="FF0000"/>
          <w:sz w:val="24"/>
          <w:szCs w:val="24"/>
        </w:rPr>
        <w:t xml:space="preserve"> </w:t>
      </w:r>
      <w:r w:rsidRPr="00080FB3">
        <w:rPr>
          <w:rFonts w:ascii="Arial" w:hAnsi="Arial" w:cs="Arial"/>
          <w:color w:val="FF0000"/>
          <w:sz w:val="24"/>
          <w:szCs w:val="24"/>
        </w:rPr>
        <w:t>after date of contract award (</w:t>
      </w:r>
      <w:r w:rsidRPr="00080FB3">
        <w:rPr>
          <w:rFonts w:ascii="Arial" w:hAnsi="Arial" w:cs="Arial"/>
          <w:i/>
          <w:color w:val="FF0000"/>
          <w:sz w:val="24"/>
          <w:szCs w:val="24"/>
        </w:rPr>
        <w:t>{Insert Deliverable #}</w:t>
      </w:r>
      <w:r w:rsidRPr="00080FB3">
        <w:rPr>
          <w:rFonts w:ascii="Arial" w:hAnsi="Arial" w:cs="Arial"/>
          <w:color w:val="FF0000"/>
          <w:sz w:val="24"/>
          <w:szCs w:val="24"/>
        </w:rPr>
        <w:t xml:space="preserve">). </w:t>
      </w:r>
    </w:p>
    <w:p w14:paraId="44FCB06D" w14:textId="77777777" w:rsidR="00605DF6" w:rsidRPr="00443710" w:rsidRDefault="00605DF6" w:rsidP="00F03FC8">
      <w:pPr>
        <w:pStyle w:val="CommentText"/>
        <w:rPr>
          <w:rFonts w:ascii="Arial" w:hAnsi="Arial" w:cs="Arial"/>
          <w:i/>
          <w:color w:val="0000FF"/>
          <w:sz w:val="24"/>
          <w:szCs w:val="24"/>
        </w:rPr>
      </w:pPr>
    </w:p>
    <w:p w14:paraId="2D0913E6" w14:textId="459BBC6C" w:rsidR="0083331C" w:rsidRPr="00443710" w:rsidRDefault="00605DF6" w:rsidP="00F03FC8">
      <w:pPr>
        <w:pStyle w:val="PlainText"/>
        <w:rPr>
          <w:rFonts w:ascii="Arial" w:hAnsi="Arial" w:cs="Arial"/>
          <w:sz w:val="24"/>
          <w:szCs w:val="24"/>
        </w:rPr>
      </w:pPr>
      <w:r w:rsidRPr="00080FB3">
        <w:rPr>
          <w:rFonts w:ascii="Arial" w:hAnsi="Arial" w:cs="Arial"/>
          <w:b/>
          <w:color w:val="FF0000"/>
          <w:sz w:val="24"/>
          <w:szCs w:val="24"/>
        </w:rPr>
        <w:t>1.2</w:t>
      </w:r>
      <w:r w:rsidR="000D207E" w:rsidRPr="00080FB3">
        <w:rPr>
          <w:rFonts w:ascii="Arial" w:hAnsi="Arial" w:cs="Arial"/>
          <w:b/>
          <w:color w:val="FF0000"/>
          <w:sz w:val="24"/>
          <w:szCs w:val="24"/>
        </w:rPr>
        <w:t>8</w:t>
      </w:r>
      <w:r w:rsidRPr="00080FB3">
        <w:rPr>
          <w:rFonts w:ascii="Arial" w:hAnsi="Arial" w:cs="Arial"/>
          <w:b/>
          <w:color w:val="FF0000"/>
          <w:sz w:val="24"/>
          <w:szCs w:val="24"/>
        </w:rPr>
        <w:t xml:space="preserve"> </w:t>
      </w:r>
      <w:r w:rsidRPr="00080FB3">
        <w:rPr>
          <w:rFonts w:ascii="Arial" w:hAnsi="Arial" w:cs="Arial"/>
          <w:color w:val="FF0000"/>
          <w:sz w:val="24"/>
          <w:szCs w:val="24"/>
        </w:rPr>
        <w:t xml:space="preserve"> </w:t>
      </w:r>
      <w:r w:rsidRPr="00080FB3">
        <w:rPr>
          <w:rFonts w:ascii="Arial" w:hAnsi="Arial" w:cs="Arial"/>
          <w:b/>
          <w:color w:val="FF0000"/>
          <w:sz w:val="24"/>
          <w:szCs w:val="24"/>
          <w:u w:val="single"/>
        </w:rPr>
        <w:t>Conventional Forces Europe (CFE) Treaty Verification Inspection:</w:t>
      </w:r>
      <w:r w:rsidRPr="00080FB3">
        <w:rPr>
          <w:rFonts w:ascii="Arial" w:hAnsi="Arial" w:cs="Arial"/>
          <w:color w:val="FF0000"/>
          <w:sz w:val="24"/>
          <w:szCs w:val="24"/>
        </w:rPr>
        <w:t xml:space="preserve"> </w:t>
      </w:r>
      <w:r w:rsidR="00FD77C3" w:rsidRPr="00080FB3">
        <w:rPr>
          <w:rFonts w:ascii="Arial" w:hAnsi="Arial" w:cs="Arial"/>
          <w:b/>
          <w:color w:val="FF0000"/>
          <w:sz w:val="24"/>
          <w:szCs w:val="24"/>
        </w:rPr>
        <w:t>(OCONUS – May be applicable to requirements performed in Germany and other countries, edit</w:t>
      </w:r>
      <w:r w:rsidR="008C4744" w:rsidRPr="00080FB3">
        <w:rPr>
          <w:rFonts w:ascii="Arial" w:hAnsi="Arial" w:cs="Arial"/>
          <w:b/>
          <w:color w:val="FF0000"/>
          <w:sz w:val="24"/>
          <w:szCs w:val="24"/>
        </w:rPr>
        <w:t xml:space="preserve"> </w:t>
      </w:r>
      <w:r w:rsidR="00FD77C3" w:rsidRPr="00080FB3">
        <w:rPr>
          <w:rFonts w:ascii="Arial" w:hAnsi="Arial" w:cs="Arial"/>
          <w:b/>
          <w:color w:val="FF0000"/>
          <w:sz w:val="24"/>
          <w:szCs w:val="24"/>
        </w:rPr>
        <w:t>as appropriate)</w:t>
      </w:r>
      <w:r w:rsidRPr="00080FB3">
        <w:rPr>
          <w:rFonts w:ascii="Arial" w:hAnsi="Arial" w:cs="Arial"/>
          <w:color w:val="FF0000"/>
          <w:sz w:val="24"/>
          <w:szCs w:val="24"/>
        </w:rPr>
        <w:t xml:space="preserve"> Contractor-owned or controlled structures and containers located on U.S. Government installations are subject to short-notice inspections by CFE treaty inspection teams. The Government will endeavor to provide the Contractor as much notice as possible in the event of such inspections. The contractor shall provide access to such structures and containers at the request of the Government. The Contractor shall report such inspections to the KO through the COR in writing within ten (10) calendar days of completion of the inspection. Contractor-owned or controlled structures and/or containers on U.S. installations </w:t>
      </w:r>
      <w:r w:rsidR="009C4B1D" w:rsidRPr="00080FB3">
        <w:rPr>
          <w:rFonts w:ascii="Arial" w:hAnsi="Arial" w:cs="Arial"/>
          <w:color w:val="FF0000"/>
          <w:sz w:val="24"/>
          <w:szCs w:val="24"/>
        </w:rPr>
        <w:t>may have</w:t>
      </w:r>
      <w:r w:rsidRPr="00080FB3">
        <w:rPr>
          <w:rFonts w:ascii="Arial" w:hAnsi="Arial" w:cs="Arial"/>
          <w:color w:val="FF0000"/>
          <w:sz w:val="24"/>
          <w:szCs w:val="24"/>
        </w:rPr>
        <w:t xml:space="preserve"> to be inspected to comply with the CFE treaty even if Contractor personnel are unavailable to provide access. Any costs borne by the Contractor or any impact on contract performance as a result of the inspection will be a matter of</w:t>
      </w:r>
      <w:r w:rsidR="009C4B1D" w:rsidRPr="00080FB3">
        <w:rPr>
          <w:rFonts w:ascii="Arial" w:hAnsi="Arial" w:cs="Arial"/>
          <w:color w:val="FF0000"/>
          <w:sz w:val="24"/>
          <w:szCs w:val="24"/>
        </w:rPr>
        <w:t xml:space="preserve"> </w:t>
      </w:r>
      <w:r w:rsidRPr="00080FB3">
        <w:rPr>
          <w:rFonts w:ascii="Arial" w:hAnsi="Arial" w:cs="Arial"/>
          <w:color w:val="FF0000"/>
          <w:sz w:val="24"/>
          <w:szCs w:val="24"/>
        </w:rPr>
        <w:t xml:space="preserve">negotiation between the Contractor and the KO. </w:t>
      </w:r>
      <w:r w:rsidR="0083331C" w:rsidRPr="00443710">
        <w:rPr>
          <w:rFonts w:ascii="Arial" w:hAnsi="Arial" w:cs="Arial"/>
          <w:sz w:val="24"/>
          <w:szCs w:val="24"/>
        </w:rPr>
        <w:br w:type="page"/>
      </w:r>
    </w:p>
    <w:p w14:paraId="504D314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lastRenderedPageBreak/>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05521991" w14:textId="77777777" w:rsidR="00E73942" w:rsidRPr="00443710" w:rsidRDefault="00E73942" w:rsidP="00F42CC4">
      <w:pPr>
        <w:rPr>
          <w:rFonts w:ascii="Arial" w:hAnsi="Arial" w:cs="Arial"/>
          <w:sz w:val="24"/>
          <w:szCs w:val="24"/>
        </w:rPr>
      </w:pPr>
    </w:p>
    <w:p w14:paraId="39AB7A50" w14:textId="01921ADA" w:rsidR="00C31793" w:rsidRDefault="00E73942" w:rsidP="00F03FC8">
      <w:pPr>
        <w:rPr>
          <w:rFonts w:ascii="Arial" w:hAnsi="Arial" w:cs="Arial"/>
          <w:i/>
          <w:color w:val="FF0000"/>
          <w:sz w:val="24"/>
          <w:szCs w:val="24"/>
        </w:rPr>
      </w:pPr>
      <w:r w:rsidRPr="00C31793">
        <w:rPr>
          <w:rFonts w:ascii="Arial" w:hAnsi="Arial" w:cs="Arial"/>
          <w:i/>
          <w:color w:val="FF0000"/>
          <w:sz w:val="24"/>
          <w:szCs w:val="24"/>
        </w:rPr>
        <w:t>(This section includes</w:t>
      </w:r>
      <w:r w:rsidR="00036D2E" w:rsidRPr="00C31793">
        <w:rPr>
          <w:rFonts w:ascii="Arial" w:hAnsi="Arial" w:cs="Arial"/>
          <w:i/>
          <w:color w:val="FF0000"/>
          <w:sz w:val="24"/>
          <w:szCs w:val="24"/>
        </w:rPr>
        <w:t xml:space="preserve"> </w:t>
      </w:r>
      <w:r w:rsidR="00036D2E" w:rsidRPr="00C31793">
        <w:rPr>
          <w:rFonts w:ascii="Arial" w:hAnsi="Arial" w:cs="Arial"/>
          <w:i/>
          <w:iCs/>
          <w:color w:val="FF0000"/>
          <w:sz w:val="24"/>
          <w:szCs w:val="24"/>
        </w:rPr>
        <w:t>many of the</w:t>
      </w:r>
      <w:r w:rsidR="00036D2E" w:rsidRPr="00C31793">
        <w:rPr>
          <w:rFonts w:ascii="Arial" w:hAnsi="Arial" w:cs="Arial"/>
          <w:i/>
          <w:color w:val="FF0000"/>
          <w:sz w:val="24"/>
          <w:szCs w:val="24"/>
        </w:rPr>
        <w:t xml:space="preserve"> </w:t>
      </w:r>
      <w:r w:rsidRPr="00C31793">
        <w:rPr>
          <w:rFonts w:ascii="Arial" w:hAnsi="Arial" w:cs="Arial"/>
          <w:i/>
          <w:color w:val="FF0000"/>
          <w:sz w:val="24"/>
          <w:szCs w:val="24"/>
        </w:rPr>
        <w:t>terms and phrases</w:t>
      </w:r>
      <w:r w:rsidR="00036D2E" w:rsidRPr="00C31793">
        <w:rPr>
          <w:rFonts w:ascii="Arial" w:hAnsi="Arial" w:cs="Arial"/>
          <w:i/>
          <w:color w:val="FF0000"/>
          <w:sz w:val="24"/>
          <w:szCs w:val="24"/>
        </w:rPr>
        <w:t xml:space="preserve"> </w:t>
      </w:r>
      <w:r w:rsidR="00036D2E" w:rsidRPr="00C31793">
        <w:rPr>
          <w:rFonts w:ascii="Arial" w:hAnsi="Arial" w:cs="Arial"/>
          <w:i/>
          <w:iCs/>
          <w:color w:val="FF0000"/>
          <w:sz w:val="24"/>
          <w:szCs w:val="24"/>
        </w:rPr>
        <w:t>used in</w:t>
      </w:r>
      <w:r w:rsidR="004913AD" w:rsidRPr="00C31793">
        <w:rPr>
          <w:rFonts w:ascii="Arial" w:hAnsi="Arial" w:cs="Arial"/>
          <w:i/>
          <w:color w:val="FF0000"/>
          <w:sz w:val="24"/>
          <w:szCs w:val="24"/>
        </w:rPr>
        <w:t xml:space="preserve"> this </w:t>
      </w:r>
      <w:r w:rsidRPr="00C31793">
        <w:rPr>
          <w:rFonts w:ascii="Arial" w:hAnsi="Arial" w:cs="Arial"/>
          <w:i/>
          <w:color w:val="FF0000"/>
          <w:sz w:val="24"/>
          <w:szCs w:val="24"/>
        </w:rPr>
        <w:t xml:space="preserve">PWS. The </w:t>
      </w:r>
      <w:r w:rsidR="00C327D0">
        <w:rPr>
          <w:rFonts w:ascii="Arial" w:hAnsi="Arial" w:cs="Arial"/>
          <w:i/>
          <w:iCs/>
          <w:color w:val="FF0000"/>
          <w:sz w:val="24"/>
          <w:szCs w:val="24"/>
        </w:rPr>
        <w:t>Offeror</w:t>
      </w:r>
      <w:r w:rsidR="00036D2E" w:rsidRPr="00C31793">
        <w:rPr>
          <w:rFonts w:ascii="Arial" w:hAnsi="Arial" w:cs="Arial"/>
          <w:i/>
          <w:iCs/>
          <w:color w:val="FF0000"/>
          <w:sz w:val="24"/>
          <w:szCs w:val="24"/>
        </w:rPr>
        <w:t xml:space="preserve"> shall ensure that if a </w:t>
      </w:r>
      <w:r w:rsidR="00036D2E" w:rsidRPr="00C31793">
        <w:rPr>
          <w:rFonts w:ascii="Arial" w:hAnsi="Arial" w:cs="Arial"/>
          <w:i/>
          <w:color w:val="FF0000"/>
          <w:sz w:val="24"/>
          <w:szCs w:val="24"/>
        </w:rPr>
        <w:t xml:space="preserve">definition </w:t>
      </w:r>
      <w:r w:rsidR="00036D2E" w:rsidRPr="00C31793">
        <w:rPr>
          <w:rFonts w:ascii="Arial" w:hAnsi="Arial" w:cs="Arial"/>
          <w:i/>
          <w:iCs/>
          <w:color w:val="FF0000"/>
          <w:sz w:val="24"/>
          <w:szCs w:val="24"/>
        </w:rPr>
        <w:t>or acronym is added, that it is</w:t>
      </w:r>
      <w:r w:rsidR="00036D2E" w:rsidRPr="00C31793">
        <w:rPr>
          <w:rFonts w:ascii="Arial" w:hAnsi="Arial" w:cs="Arial"/>
          <w:i/>
          <w:color w:val="FF0000"/>
          <w:sz w:val="24"/>
          <w:szCs w:val="24"/>
        </w:rPr>
        <w:t xml:space="preserve"> </w:t>
      </w:r>
      <w:r w:rsidRPr="00C31793">
        <w:rPr>
          <w:rFonts w:ascii="Arial" w:hAnsi="Arial" w:cs="Arial"/>
          <w:i/>
          <w:color w:val="FF0000"/>
          <w:sz w:val="24"/>
          <w:szCs w:val="24"/>
        </w:rPr>
        <w:t xml:space="preserve">clear </w:t>
      </w:r>
      <w:r w:rsidR="004913AD" w:rsidRPr="00C31793">
        <w:rPr>
          <w:rFonts w:ascii="Arial" w:hAnsi="Arial" w:cs="Arial"/>
          <w:i/>
          <w:color w:val="FF0000"/>
          <w:sz w:val="24"/>
          <w:szCs w:val="24"/>
        </w:rPr>
        <w:t>and concise, not ambiguous</w:t>
      </w:r>
      <w:r w:rsidRPr="00C31793">
        <w:rPr>
          <w:rFonts w:ascii="Arial" w:hAnsi="Arial" w:cs="Arial"/>
          <w:i/>
          <w:color w:val="FF0000"/>
          <w:sz w:val="24"/>
          <w:szCs w:val="24"/>
        </w:rPr>
        <w:t xml:space="preserve">. </w:t>
      </w:r>
    </w:p>
    <w:p w14:paraId="0280101B" w14:textId="77777777" w:rsidR="00C31793" w:rsidRDefault="00C31793" w:rsidP="00F03FC8">
      <w:pPr>
        <w:rPr>
          <w:rFonts w:ascii="Arial" w:hAnsi="Arial" w:cs="Arial"/>
          <w:i/>
          <w:color w:val="FF0000"/>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462B7A80"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r w:rsidR="00880DDD" w:rsidRPr="00443710">
        <w:rPr>
          <w:rFonts w:ascii="Arial" w:hAnsi="Arial" w:cs="Arial"/>
          <w:color w:val="0000FF"/>
          <w:sz w:val="24"/>
          <w:szCs w:val="24"/>
        </w:rPr>
        <w:t xml:space="preserve"> </w:t>
      </w:r>
      <w:r w:rsidR="00880DDD" w:rsidRPr="00C31793">
        <w:rPr>
          <w:rFonts w:ascii="Arial" w:hAnsi="Arial" w:cs="Arial"/>
          <w:i/>
          <w:color w:val="FF0000"/>
          <w:sz w:val="24"/>
          <w:szCs w:val="24"/>
        </w:rPr>
        <w:t>(List definitions used in the PWS and what they represent</w:t>
      </w:r>
      <w:r w:rsidR="00880DDD" w:rsidRPr="006F2A83">
        <w:rPr>
          <w:rFonts w:ascii="Arial" w:hAnsi="Arial" w:cs="Arial"/>
          <w:i/>
          <w:color w:val="FF0000"/>
          <w:sz w:val="24"/>
          <w:szCs w:val="24"/>
        </w:rPr>
        <w:t>.  At</w:t>
      </w:r>
      <w:r w:rsidR="00880DDD" w:rsidRPr="00C31793">
        <w:rPr>
          <w:rFonts w:ascii="Arial" w:hAnsi="Arial" w:cs="Arial"/>
          <w:i/>
          <w:color w:val="FF0000"/>
          <w:sz w:val="24"/>
          <w:szCs w:val="24"/>
        </w:rPr>
        <w:t xml:space="preserve"> a minimum, insert the definitions provided below.)</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lastRenderedPageBreak/>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3EAA8207" w:rsidR="00C73839" w:rsidRPr="00443710" w:rsidRDefault="00C73839" w:rsidP="00F03FC8">
      <w:pPr>
        <w:pStyle w:val="CommentText"/>
        <w:rPr>
          <w:rFonts w:ascii="Arial" w:hAnsi="Arial" w:cs="Arial"/>
          <w:sz w:val="24"/>
          <w:szCs w:val="24"/>
        </w:rPr>
      </w:pPr>
      <w:r w:rsidRPr="196A36E9">
        <w:rPr>
          <w:rFonts w:ascii="Arial" w:hAnsi="Arial" w:cs="Arial"/>
          <w:b/>
          <w:bCs/>
          <w:sz w:val="24"/>
          <w:szCs w:val="24"/>
        </w:rPr>
        <w:t xml:space="preserve">Government </w:t>
      </w:r>
      <w:r w:rsidR="00E077F1" w:rsidRPr="196A36E9">
        <w:rPr>
          <w:rFonts w:ascii="Arial" w:hAnsi="Arial" w:cs="Arial"/>
          <w:b/>
          <w:bCs/>
          <w:sz w:val="24"/>
          <w:szCs w:val="24"/>
        </w:rPr>
        <w:t>P</w:t>
      </w:r>
      <w:r w:rsidRPr="196A36E9">
        <w:rPr>
          <w:rFonts w:ascii="Arial" w:hAnsi="Arial" w:cs="Arial"/>
          <w:b/>
          <w:bCs/>
          <w:sz w:val="24"/>
          <w:szCs w:val="24"/>
        </w:rPr>
        <w:t>roperty</w:t>
      </w:r>
      <w:r w:rsidRPr="196A36E9">
        <w:rPr>
          <w:rFonts w:ascii="Arial" w:hAnsi="Arial" w:cs="Arial"/>
          <w:sz w:val="24"/>
          <w:szCs w:val="24"/>
        </w:rPr>
        <w:t xml:space="preserve"> - </w:t>
      </w:r>
      <w:r w:rsidRPr="196A36E9">
        <w:rPr>
          <w:rFonts w:ascii="Arial" w:hAnsi="Arial" w:cs="Arial"/>
          <w:sz w:val="24"/>
          <w:szCs w:val="24"/>
          <w:lang w:val="en"/>
        </w:rPr>
        <w:t>means all property owned or leased by the Government.</w:t>
      </w:r>
      <w:ins w:id="19" w:author="Doan, D T (Yung) CIV USARMY CPE ST3 (USA)" w:date="2026-10-06T20:17:00Z" w16du:dateUtc="2026-10-06T20:17:14Z">
        <w:r w:rsidR="177DD7D7" w:rsidRPr="196A36E9">
          <w:rPr>
            <w:rFonts w:ascii="Arial" w:hAnsi="Arial" w:cs="Arial"/>
            <w:sz w:val="24"/>
            <w:szCs w:val="24"/>
            <w:lang w:val="en"/>
          </w:rPr>
          <w:t xml:space="preserve"> </w:t>
        </w:r>
      </w:ins>
      <w:r w:rsidRPr="196A36E9">
        <w:rPr>
          <w:rFonts w:ascii="Arial" w:hAnsi="Arial" w:cs="Arial"/>
          <w:sz w:val="24"/>
          <w:szCs w:val="24"/>
          <w:lang w:val="en"/>
        </w:rPr>
        <w:t>Government property includes both Government-furnished</w:t>
      </w:r>
      <w:r w:rsidR="1EBFA08A" w:rsidRPr="196A36E9">
        <w:rPr>
          <w:rFonts w:ascii="Arial" w:hAnsi="Arial" w:cs="Arial"/>
          <w:sz w:val="24"/>
          <w:szCs w:val="24"/>
          <w:lang w:val="en"/>
        </w:rPr>
        <w:t xml:space="preserve"> </w:t>
      </w:r>
      <w:r w:rsidRPr="196A36E9">
        <w:rPr>
          <w:rFonts w:ascii="Arial" w:hAnsi="Arial" w:cs="Arial"/>
          <w:sz w:val="24"/>
          <w:szCs w:val="24"/>
          <w:lang w:val="en"/>
        </w:rPr>
        <w:t xml:space="preserve">and </w:t>
      </w:r>
      <w:r w:rsidR="00500FEF" w:rsidRPr="196A36E9">
        <w:rPr>
          <w:rFonts w:ascii="Arial" w:hAnsi="Arial" w:cs="Arial"/>
          <w:sz w:val="24"/>
          <w:szCs w:val="24"/>
          <w:lang w:val="en"/>
        </w:rPr>
        <w:t>Contractor</w:t>
      </w:r>
      <w:r w:rsidRPr="196A36E9">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64F638B" w:rsidR="00880DDD" w:rsidRPr="00443710" w:rsidRDefault="00880DDD" w:rsidP="00F03FC8">
      <w:pPr>
        <w:rPr>
          <w:rFonts w:ascii="Arial" w:hAnsi="Arial" w:cs="Arial"/>
          <w:sz w:val="24"/>
          <w:szCs w:val="24"/>
        </w:rPr>
      </w:pPr>
      <w:r w:rsidRPr="196A36E9">
        <w:rPr>
          <w:rFonts w:ascii="Arial" w:hAnsi="Arial" w:cs="Arial"/>
          <w:b/>
          <w:bCs/>
          <w:sz w:val="24"/>
          <w:szCs w:val="24"/>
        </w:rPr>
        <w:lastRenderedPageBreak/>
        <w:t>Statement</w:t>
      </w:r>
      <w:r w:rsidRPr="196A36E9">
        <w:rPr>
          <w:rFonts w:ascii="Arial" w:hAnsi="Arial" w:cs="Arial"/>
          <w:sz w:val="24"/>
          <w:szCs w:val="24"/>
        </w:rPr>
        <w:t xml:space="preserve"> </w:t>
      </w:r>
      <w:r w:rsidR="006F24F1" w:rsidRPr="196A36E9">
        <w:rPr>
          <w:rFonts w:ascii="Arial" w:hAnsi="Arial" w:cs="Arial"/>
          <w:sz w:val="24"/>
          <w:szCs w:val="24"/>
        </w:rPr>
        <w:t>–</w:t>
      </w:r>
      <w:r w:rsidRPr="196A36E9">
        <w:rPr>
          <w:rFonts w:ascii="Arial" w:hAnsi="Arial" w:cs="Arial"/>
          <w:sz w:val="24"/>
          <w:szCs w:val="24"/>
        </w:rPr>
        <w:t xml:space="preserve"> </w:t>
      </w:r>
      <w:r w:rsidR="006F24F1" w:rsidRPr="196A36E9">
        <w:rPr>
          <w:rFonts w:ascii="Arial" w:hAnsi="Arial" w:cs="Arial"/>
          <w:sz w:val="24"/>
          <w:szCs w:val="24"/>
        </w:rPr>
        <w:t>means t</w:t>
      </w:r>
      <w:r w:rsidRPr="196A36E9">
        <w:rPr>
          <w:rFonts w:ascii="Arial" w:hAnsi="Arial" w:cs="Arial"/>
          <w:sz w:val="24"/>
          <w:szCs w:val="24"/>
        </w:rPr>
        <w:t>he specific results-based activities required to satisfy HLOs. A statement contains a result, the context of the statement, and the required action(s). Statements focus on “what” is to be accomplished; however</w:t>
      </w:r>
      <w:r w:rsidR="05483890" w:rsidRPr="196A36E9">
        <w:rPr>
          <w:rFonts w:ascii="Arial" w:hAnsi="Arial" w:cs="Arial"/>
          <w:sz w:val="24"/>
          <w:szCs w:val="24"/>
        </w:rPr>
        <w:t>,</w:t>
      </w:r>
      <w:r w:rsidRPr="196A36E9">
        <w:rPr>
          <w:rFonts w:ascii="Arial" w:hAnsi="Arial" w:cs="Arial"/>
          <w:sz w:val="24"/>
          <w:szCs w:val="24"/>
        </w:rPr>
        <w:t xml:space="preserve">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39A1158C"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r w:rsidR="00880DDD" w:rsidRPr="00443710">
        <w:rPr>
          <w:rFonts w:ascii="Arial" w:hAnsi="Arial" w:cs="Arial"/>
          <w:b/>
          <w:color w:val="0000FF"/>
          <w:sz w:val="24"/>
          <w:szCs w:val="24"/>
        </w:rPr>
        <w:t xml:space="preserve"> </w:t>
      </w:r>
      <w:r w:rsidR="00880DDD" w:rsidRPr="00C31793">
        <w:rPr>
          <w:rFonts w:ascii="Arial" w:hAnsi="Arial" w:cs="Arial"/>
          <w:i/>
          <w:color w:val="FF0000"/>
          <w:sz w:val="24"/>
          <w:szCs w:val="24"/>
        </w:rPr>
        <w:t>(</w:t>
      </w:r>
      <w:r w:rsidR="008451CE">
        <w:rPr>
          <w:rFonts w:ascii="Arial" w:hAnsi="Arial" w:cs="Arial"/>
          <w:i/>
          <w:color w:val="FF0000"/>
          <w:sz w:val="24"/>
          <w:szCs w:val="24"/>
        </w:rPr>
        <w:t>Edit to include any</w:t>
      </w:r>
      <w:r w:rsidR="00880DDD" w:rsidRPr="00C31793">
        <w:rPr>
          <w:rFonts w:ascii="Arial" w:hAnsi="Arial" w:cs="Arial"/>
          <w:i/>
          <w:color w:val="FF0000"/>
          <w:sz w:val="24"/>
          <w:szCs w:val="24"/>
        </w:rPr>
        <w:t xml:space="preserve"> </w:t>
      </w:r>
      <w:r w:rsidR="008451CE">
        <w:rPr>
          <w:rFonts w:ascii="Arial" w:hAnsi="Arial" w:cs="Arial"/>
          <w:i/>
          <w:color w:val="FF0000"/>
          <w:sz w:val="24"/>
          <w:szCs w:val="24"/>
        </w:rPr>
        <w:t xml:space="preserve">additional </w:t>
      </w:r>
      <w:r w:rsidR="00880DDD" w:rsidRPr="00C31793">
        <w:rPr>
          <w:rFonts w:ascii="Arial" w:hAnsi="Arial" w:cs="Arial"/>
          <w:i/>
          <w:color w:val="FF0000"/>
          <w:sz w:val="24"/>
          <w:szCs w:val="24"/>
        </w:rPr>
        <w:t>acronyms used in the PWS and what they represent.  At a minimum,</w:t>
      </w:r>
      <w:r w:rsidR="008451CE">
        <w:rPr>
          <w:rFonts w:ascii="Arial" w:hAnsi="Arial" w:cs="Arial"/>
          <w:i/>
          <w:color w:val="FF0000"/>
          <w:sz w:val="24"/>
          <w:szCs w:val="24"/>
        </w:rPr>
        <w:t xml:space="preserve"> suggest</w:t>
      </w:r>
      <w:r w:rsidR="00880DDD" w:rsidRPr="00C31793">
        <w:rPr>
          <w:rFonts w:ascii="Arial" w:hAnsi="Arial" w:cs="Arial"/>
          <w:i/>
          <w:color w:val="FF0000"/>
          <w:sz w:val="24"/>
          <w:szCs w:val="24"/>
        </w:rPr>
        <w:t xml:space="preserve"> insert</w:t>
      </w:r>
      <w:r w:rsidR="008451CE">
        <w:rPr>
          <w:rFonts w:ascii="Arial" w:hAnsi="Arial" w:cs="Arial"/>
          <w:i/>
          <w:color w:val="FF0000"/>
          <w:sz w:val="24"/>
          <w:szCs w:val="24"/>
        </w:rPr>
        <w:t>ing</w:t>
      </w:r>
      <w:r w:rsidR="00880DDD" w:rsidRPr="00C31793">
        <w:rPr>
          <w:rFonts w:ascii="Arial" w:hAnsi="Arial" w:cs="Arial"/>
          <w:i/>
          <w:color w:val="FF0000"/>
          <w:sz w:val="24"/>
          <w:szCs w:val="24"/>
        </w:rPr>
        <w:t xml:space="preserve"> the acronyms provided below.</w:t>
      </w:r>
      <w:r w:rsidR="00880DDD" w:rsidRPr="00C31793">
        <w:rPr>
          <w:rFonts w:ascii="Arial" w:hAnsi="Arial" w:cs="Arial"/>
          <w:b/>
          <w:i/>
          <w:color w:val="FF0000"/>
          <w:sz w:val="24"/>
          <w:szCs w:val="24"/>
        </w:rPr>
        <w:t>)</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lastRenderedPageBreak/>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6D60FC65" w14:textId="39F69B8D" w:rsidR="008D4181" w:rsidRPr="00443710"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t xml:space="preserve">Unit of Measure </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F272976" w14:textId="33C8B072" w:rsidR="00C31793" w:rsidRDefault="00AD18DD" w:rsidP="0015134A">
      <w:pPr>
        <w:spacing w:before="240"/>
        <w:rPr>
          <w:rFonts w:ascii="Arial" w:hAnsi="Arial" w:cs="Arial"/>
          <w:i/>
          <w:color w:val="FF0000"/>
          <w:sz w:val="24"/>
          <w:szCs w:val="24"/>
        </w:rPr>
      </w:pPr>
      <w:r w:rsidRPr="00C31793">
        <w:rPr>
          <w:rFonts w:ascii="Arial" w:hAnsi="Arial" w:cs="Arial"/>
          <w:i/>
          <w:color w:val="FF0000"/>
          <w:sz w:val="24"/>
          <w:szCs w:val="24"/>
        </w:rPr>
        <w:t>This section should identify those items such as property, information</w:t>
      </w:r>
      <w:r w:rsidR="00C413DA" w:rsidRPr="00C31793">
        <w:rPr>
          <w:rFonts w:ascii="Arial" w:hAnsi="Arial" w:cs="Arial"/>
          <w:i/>
          <w:color w:val="FF0000"/>
          <w:sz w:val="24"/>
          <w:szCs w:val="24"/>
        </w:rPr>
        <w:t>,</w:t>
      </w:r>
      <w:r w:rsidRPr="00C31793">
        <w:rPr>
          <w:rFonts w:ascii="Arial" w:hAnsi="Arial" w:cs="Arial"/>
          <w:i/>
          <w:color w:val="FF0000"/>
          <w:sz w:val="24"/>
          <w:szCs w:val="24"/>
        </w:rPr>
        <w:t xml:space="preserve"> and/or services that will be provided for the Contractor’s use (without cost to the Contractor) to allow them to provide the required services, such as materials, facilities, training, etc. Examples provided below</w:t>
      </w:r>
      <w:r w:rsidR="00AB151E">
        <w:rPr>
          <w:rFonts w:ascii="Arial" w:hAnsi="Arial" w:cs="Arial"/>
          <w:i/>
          <w:color w:val="FF0000"/>
          <w:sz w:val="24"/>
          <w:szCs w:val="24"/>
        </w:rPr>
        <w:t>.</w:t>
      </w:r>
      <w:r w:rsidR="006B1B84" w:rsidRPr="00C31793">
        <w:rPr>
          <w:rFonts w:ascii="Arial" w:hAnsi="Arial" w:cs="Arial"/>
          <w:i/>
          <w:color w:val="FF0000"/>
          <w:sz w:val="24"/>
          <w:szCs w:val="24"/>
        </w:rPr>
        <w:t xml:space="preserve"> </w:t>
      </w:r>
    </w:p>
    <w:p w14:paraId="4C6E945E" w14:textId="3525CCD2" w:rsidR="00AD18DD" w:rsidRDefault="00C31793" w:rsidP="00F03FC8">
      <w:pPr>
        <w:spacing w:before="240"/>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 INFORMATION</w:t>
      </w:r>
      <w:r w:rsidR="006105F5">
        <w:rPr>
          <w:rFonts w:ascii="Arial" w:hAnsi="Arial" w:cs="Arial"/>
          <w:i/>
          <w:color w:val="FF0000"/>
          <w:sz w:val="24"/>
          <w:szCs w:val="24"/>
        </w:rPr>
        <w:t xml:space="preserve"> AND SAMPLE LANGUAGE</w:t>
      </w:r>
      <w:r>
        <w:rPr>
          <w:rFonts w:ascii="Arial" w:hAnsi="Arial" w:cs="Arial"/>
          <w:i/>
          <w:color w:val="FF0000"/>
          <w:sz w:val="24"/>
          <w:szCs w:val="24"/>
        </w:rPr>
        <w:t xml:space="preserve"> </w:t>
      </w:r>
      <w:r w:rsidRPr="004B5FA1">
        <w:rPr>
          <w:rFonts w:ascii="Arial" w:hAnsi="Arial" w:cs="Arial"/>
          <w:i/>
          <w:color w:val="FF0000"/>
          <w:sz w:val="24"/>
          <w:szCs w:val="24"/>
        </w:rPr>
        <w:t>PRIOR TO FINALIZING THE PWS</w:t>
      </w:r>
    </w:p>
    <w:p w14:paraId="493EC7C5" w14:textId="77777777" w:rsidR="00C31793" w:rsidRPr="00443710" w:rsidRDefault="00C31793" w:rsidP="00F03FC8">
      <w:pPr>
        <w:spacing w:before="240"/>
        <w:rPr>
          <w:rFonts w:ascii="Arial" w:hAnsi="Arial" w:cs="Arial"/>
          <w:sz w:val="24"/>
          <w:szCs w:val="24"/>
        </w:rPr>
      </w:pPr>
    </w:p>
    <w:p w14:paraId="0882A072" w14:textId="77777777" w:rsidR="00AD18DD" w:rsidRPr="00443710" w:rsidRDefault="00AD18DD" w:rsidP="00F03FC8">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p>
    <w:p w14:paraId="1651DAA8" w14:textId="77777777" w:rsidR="00AD18DD" w:rsidRPr="00443710" w:rsidRDefault="00AD18DD" w:rsidP="0015134A">
      <w:pPr>
        <w:suppressAutoHyphens/>
        <w:rPr>
          <w:rFonts w:ascii="Arial" w:hAnsi="Arial" w:cs="Arial"/>
          <w:sz w:val="24"/>
          <w:szCs w:val="24"/>
        </w:rPr>
      </w:pPr>
    </w:p>
    <w:p w14:paraId="5D3E1D12" w14:textId="573DEE09" w:rsidR="00AD18DD" w:rsidRPr="00443710" w:rsidRDefault="00AD18DD" w:rsidP="00F03FC8">
      <w:pPr>
        <w:rPr>
          <w:rFonts w:ascii="Arial" w:hAnsi="Arial" w:cs="Arial"/>
          <w:sz w:val="24"/>
          <w:szCs w:val="24"/>
        </w:rPr>
      </w:pPr>
      <w:r w:rsidRPr="00443710">
        <w:rPr>
          <w:rFonts w:ascii="Arial" w:hAnsi="Arial" w:cs="Arial"/>
          <w:b/>
          <w:sz w:val="24"/>
          <w:szCs w:val="24"/>
        </w:rPr>
        <w:t xml:space="preserve">3.1  </w:t>
      </w:r>
      <w:r w:rsidRPr="00443710">
        <w:rPr>
          <w:rFonts w:ascii="Arial" w:hAnsi="Arial" w:cs="Arial"/>
          <w:b/>
          <w:sz w:val="24"/>
          <w:szCs w:val="24"/>
          <w:u w:val="single"/>
        </w:rPr>
        <w:t>Services:</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w:t>
      </w:r>
      <w:r w:rsidR="00AB151E">
        <w:rPr>
          <w:rFonts w:ascii="Arial" w:hAnsi="Arial" w:cs="Arial"/>
          <w:sz w:val="24"/>
          <w:szCs w:val="24"/>
        </w:rPr>
        <w:t xml:space="preserve"> services required for the contractor employees to obtain facility badges.</w:t>
      </w:r>
    </w:p>
    <w:p w14:paraId="32EE24AA" w14:textId="77777777" w:rsidR="00AD18DD" w:rsidRPr="00443710" w:rsidRDefault="00AD18DD" w:rsidP="0015134A">
      <w:pPr>
        <w:rPr>
          <w:rFonts w:ascii="Arial" w:hAnsi="Arial" w:cs="Arial"/>
          <w:sz w:val="24"/>
          <w:szCs w:val="24"/>
        </w:rPr>
      </w:pPr>
    </w:p>
    <w:p w14:paraId="75016186" w14:textId="6002FD6A" w:rsidR="00AD18DD" w:rsidRPr="00AB151E" w:rsidRDefault="00AD18DD" w:rsidP="00F03FC8">
      <w:pPr>
        <w:pStyle w:val="CommentText"/>
        <w:rPr>
          <w:rFonts w:ascii="Arial" w:hAnsi="Arial" w:cs="Arial"/>
          <w:b/>
          <w:iCs/>
          <w:sz w:val="24"/>
          <w:szCs w:val="24"/>
        </w:rPr>
      </w:pPr>
      <w:r w:rsidRPr="00443710">
        <w:rPr>
          <w:rFonts w:ascii="Arial" w:hAnsi="Arial" w:cs="Arial"/>
          <w:b/>
          <w:sz w:val="24"/>
          <w:szCs w:val="24"/>
        </w:rPr>
        <w:t xml:space="preserve">3.2  </w:t>
      </w:r>
      <w:r w:rsidRPr="00443710">
        <w:rPr>
          <w:rFonts w:ascii="Arial" w:hAnsi="Arial" w:cs="Arial"/>
          <w:b/>
          <w:sz w:val="24"/>
          <w:szCs w:val="24"/>
          <w:u w:val="single"/>
        </w:rPr>
        <w:t>Facilities:</w:t>
      </w:r>
      <w:r w:rsidRPr="00443710">
        <w:rPr>
          <w:rFonts w:ascii="Arial" w:hAnsi="Arial" w:cs="Arial"/>
          <w:sz w:val="24"/>
          <w:szCs w:val="24"/>
        </w:rPr>
        <w:t xml:space="preserve">  The Government will provide </w:t>
      </w:r>
      <w:r w:rsidRPr="00AB151E">
        <w:rPr>
          <w:rFonts w:ascii="Arial" w:hAnsi="Arial" w:cs="Arial"/>
          <w:iCs/>
          <w:sz w:val="24"/>
          <w:szCs w:val="24"/>
        </w:rPr>
        <w:t>workspace for the Contractor to provide the</w:t>
      </w:r>
      <w:ins w:id="20" w:author="Beljour, Richard CIV USARMY CPE ST3 (USA)" w:date="2026-10-01T16:11:00Z" w16du:dateUtc="2026-10-01T20:11:00Z">
        <w:r w:rsidR="00333286">
          <w:rPr>
            <w:rFonts w:ascii="Arial" w:hAnsi="Arial" w:cs="Arial"/>
            <w:iCs/>
            <w:sz w:val="24"/>
            <w:szCs w:val="24"/>
          </w:rPr>
          <w:t xml:space="preserve"> required </w:t>
        </w:r>
        <w:r w:rsidR="007F3C0B">
          <w:rPr>
            <w:rFonts w:ascii="Arial" w:hAnsi="Arial" w:cs="Arial"/>
            <w:iCs/>
            <w:sz w:val="24"/>
            <w:szCs w:val="24"/>
          </w:rPr>
          <w:t>onsite</w:t>
        </w:r>
      </w:ins>
      <w:r w:rsidRPr="00AB151E">
        <w:rPr>
          <w:rFonts w:ascii="Arial" w:hAnsi="Arial" w:cs="Arial"/>
          <w:iCs/>
          <w:sz w:val="24"/>
          <w:szCs w:val="24"/>
        </w:rPr>
        <w:t xml:space="preserve"> support outlined in the </w:t>
      </w:r>
      <w:r w:rsidR="00624575" w:rsidRPr="00AB151E">
        <w:rPr>
          <w:rFonts w:ascii="Arial" w:hAnsi="Arial" w:cs="Arial"/>
          <w:iCs/>
          <w:sz w:val="24"/>
          <w:szCs w:val="24"/>
        </w:rPr>
        <w:t>PWS.</w:t>
      </w:r>
      <w:ins w:id="21" w:author="Beljour, Richard CIV USARMY CPE ST3 (USA)" w:date="2026-10-01T16:15:00Z" w16du:dateUtc="2026-10-01T20:15:00Z">
        <w:r w:rsidR="00930549">
          <w:rPr>
            <w:rFonts w:ascii="Arial" w:hAnsi="Arial" w:cs="Arial"/>
            <w:iCs/>
            <w:sz w:val="24"/>
            <w:szCs w:val="24"/>
          </w:rPr>
          <w:t xml:space="preserve"> </w:t>
        </w:r>
        <w:r w:rsidR="00930549" w:rsidRPr="00930549">
          <w:rPr>
            <w:rFonts w:ascii="Arial" w:hAnsi="Arial" w:cs="Arial"/>
            <w:iCs/>
            <w:sz w:val="24"/>
            <w:szCs w:val="24"/>
          </w:rPr>
          <w:t>The contractor shall obtain approval from the Government to authorize employees to perform situational telework.</w:t>
        </w:r>
      </w:ins>
    </w:p>
    <w:p w14:paraId="510754BB" w14:textId="77777777" w:rsidR="00AD18DD" w:rsidRPr="00443710" w:rsidRDefault="00AD18DD" w:rsidP="0015134A">
      <w:pPr>
        <w:rPr>
          <w:rFonts w:ascii="Arial" w:hAnsi="Arial" w:cs="Arial"/>
          <w:sz w:val="24"/>
          <w:szCs w:val="24"/>
        </w:rPr>
      </w:pPr>
    </w:p>
    <w:p w14:paraId="214A57F0" w14:textId="655F673D" w:rsidR="00AD18DD" w:rsidRPr="00443710" w:rsidRDefault="00AD18DD" w:rsidP="00F03FC8">
      <w:pPr>
        <w:rPr>
          <w:rFonts w:ascii="Arial" w:hAnsi="Arial" w:cs="Arial"/>
          <w:sz w:val="24"/>
          <w:szCs w:val="24"/>
        </w:rPr>
      </w:pPr>
      <w:r w:rsidRPr="00443710">
        <w:rPr>
          <w:rFonts w:ascii="Arial" w:hAnsi="Arial" w:cs="Arial"/>
          <w:b/>
          <w:sz w:val="24"/>
          <w:szCs w:val="24"/>
        </w:rPr>
        <w:t xml:space="preserve">3.3  </w:t>
      </w:r>
      <w:r w:rsidRPr="00443710">
        <w:rPr>
          <w:rFonts w:ascii="Arial" w:hAnsi="Arial" w:cs="Arial"/>
          <w:b/>
          <w:sz w:val="24"/>
          <w:szCs w:val="24"/>
          <w:u w:val="single"/>
        </w:rPr>
        <w:t>Utilities:</w:t>
      </w:r>
      <w:r w:rsidRPr="00443710">
        <w:rPr>
          <w:rFonts w:ascii="Arial" w:hAnsi="Arial" w:cs="Arial"/>
          <w:sz w:val="24"/>
          <w:szCs w:val="24"/>
        </w:rPr>
        <w:t xml:space="preserve">  </w:t>
      </w:r>
      <w:r w:rsidR="00190659" w:rsidRPr="001C7F09">
        <w:rPr>
          <w:rFonts w:ascii="Arial" w:hAnsi="Arial" w:cs="Arial"/>
          <w:iCs/>
          <w:sz w:val="24"/>
          <w:szCs w:val="24"/>
        </w:rPr>
        <w:t>When working in the Government facilities, t</w:t>
      </w:r>
      <w:r w:rsidR="008C2412" w:rsidRPr="001C7F09">
        <w:rPr>
          <w:rFonts w:ascii="Arial" w:hAnsi="Arial" w:cs="Arial"/>
          <w:iCs/>
          <w:sz w:val="24"/>
          <w:szCs w:val="24"/>
        </w:rPr>
        <w:t>he</w:t>
      </w:r>
      <w:r w:rsidRPr="001C7F09">
        <w:rPr>
          <w:rFonts w:ascii="Arial" w:hAnsi="Arial" w:cs="Arial"/>
          <w:sz w:val="24"/>
          <w:szCs w:val="24"/>
        </w:rPr>
        <w:t xml:space="preserve"> </w:t>
      </w:r>
      <w:r w:rsidRPr="00443710">
        <w:rPr>
          <w:rFonts w:ascii="Arial" w:hAnsi="Arial" w:cs="Arial"/>
          <w:sz w:val="24"/>
          <w:szCs w:val="24"/>
        </w:rPr>
        <w:t>Government will provide</w:t>
      </w:r>
      <w:r w:rsidR="00190659">
        <w:rPr>
          <w:rFonts w:ascii="Arial" w:hAnsi="Arial" w:cs="Arial"/>
          <w:sz w:val="24"/>
          <w:szCs w:val="24"/>
        </w:rPr>
        <w:t xml:space="preserve"> electricity, internet connectivity</w:t>
      </w:r>
      <w:r w:rsidR="001C7F09">
        <w:rPr>
          <w:rFonts w:ascii="Arial" w:hAnsi="Arial" w:cs="Arial"/>
          <w:sz w:val="24"/>
          <w:szCs w:val="24"/>
        </w:rPr>
        <w:t>, and restroom facilities.</w:t>
      </w:r>
      <w:r w:rsidRPr="00443710">
        <w:rPr>
          <w:rFonts w:ascii="Arial" w:hAnsi="Arial" w:cs="Arial"/>
          <w:sz w:val="24"/>
          <w:szCs w:val="24"/>
        </w:rPr>
        <w:t xml:space="preserve"> The Contractor shall instruct employees in utilities conservation practices. The Contractor shall operat</w:t>
      </w:r>
      <w:r w:rsidR="00B94C8D" w:rsidRPr="00443710">
        <w:rPr>
          <w:rFonts w:ascii="Arial" w:hAnsi="Arial" w:cs="Arial"/>
          <w:sz w:val="24"/>
          <w:szCs w:val="24"/>
        </w:rPr>
        <w:t>e</w:t>
      </w:r>
      <w:r w:rsidRPr="00443710">
        <w:rPr>
          <w:rFonts w:ascii="Arial" w:hAnsi="Arial" w:cs="Arial"/>
          <w:sz w:val="24"/>
          <w:szCs w:val="24"/>
        </w:rPr>
        <w:t xml:space="preserve"> under conditions that preclude the waste of utilities, which include turning off the water faucets or valves, light switches, etc. after using the required amount to accomplish tasks requiring the use of the utilities.</w:t>
      </w:r>
    </w:p>
    <w:p w14:paraId="3C1C4909" w14:textId="77777777" w:rsidR="00AD18DD" w:rsidRPr="00443710" w:rsidRDefault="00AD18DD" w:rsidP="0015134A">
      <w:pPr>
        <w:rPr>
          <w:rFonts w:ascii="Arial" w:hAnsi="Arial" w:cs="Arial"/>
          <w:sz w:val="24"/>
          <w:szCs w:val="24"/>
        </w:rPr>
      </w:pPr>
    </w:p>
    <w:p w14:paraId="1BDAEBE3" w14:textId="7AB6F678" w:rsidR="00B23BE5" w:rsidRPr="00F0187A" w:rsidRDefault="00AD18DD" w:rsidP="00F0187A">
      <w:pPr>
        <w:rPr>
          <w:rFonts w:ascii="Arial" w:hAnsi="Arial" w:cs="Arial"/>
          <w:sz w:val="24"/>
          <w:szCs w:val="24"/>
        </w:rPr>
      </w:pPr>
      <w:r w:rsidRPr="00443710">
        <w:rPr>
          <w:rFonts w:ascii="Arial" w:hAnsi="Arial" w:cs="Arial"/>
          <w:b/>
          <w:sz w:val="24"/>
          <w:szCs w:val="24"/>
        </w:rPr>
        <w:t xml:space="preserve">3.4  </w:t>
      </w:r>
      <w:r w:rsidRPr="00443710">
        <w:rPr>
          <w:rFonts w:ascii="Arial" w:hAnsi="Arial" w:cs="Arial"/>
          <w:b/>
          <w:sz w:val="24"/>
          <w:szCs w:val="24"/>
          <w:u w:val="single"/>
        </w:rPr>
        <w:t>Equipment:</w:t>
      </w:r>
      <w:r w:rsidRPr="00443710">
        <w:rPr>
          <w:rFonts w:ascii="Arial" w:hAnsi="Arial" w:cs="Arial"/>
          <w:sz w:val="24"/>
          <w:szCs w:val="24"/>
        </w:rPr>
        <w:t xml:space="preserve">  </w:t>
      </w:r>
      <w:r w:rsidR="0058448E" w:rsidRPr="0058448E">
        <w:rPr>
          <w:rFonts w:ascii="Arial" w:hAnsi="Arial" w:cs="Arial"/>
          <w:sz w:val="24"/>
          <w:szCs w:val="24"/>
        </w:rPr>
        <w:t>APS contractor personnel supporting the Army mission within the Army IT environment will be issued a government</w:t>
      </w:r>
      <w:r w:rsidR="0058448E" w:rsidRPr="0058448E">
        <w:rPr>
          <w:rFonts w:ascii="Cambria Math" w:hAnsi="Cambria Math" w:cs="Cambria Math"/>
          <w:sz w:val="24"/>
          <w:szCs w:val="24"/>
        </w:rPr>
        <w:t>‑</w:t>
      </w:r>
      <w:r w:rsidR="0058448E" w:rsidRPr="0058448E">
        <w:rPr>
          <w:rFonts w:ascii="Arial" w:hAnsi="Arial" w:cs="Arial"/>
          <w:sz w:val="24"/>
          <w:szCs w:val="24"/>
        </w:rPr>
        <w:t>managed laptop computer and an Army 365 (Microsoft 365) license. This license enables electronic correspondence, access to standard web</w:t>
      </w:r>
      <w:r w:rsidR="0058448E" w:rsidRPr="0058448E">
        <w:rPr>
          <w:rFonts w:ascii="Cambria Math" w:hAnsi="Cambria Math" w:cs="Cambria Math"/>
          <w:sz w:val="24"/>
          <w:szCs w:val="24"/>
        </w:rPr>
        <w:t>‑</w:t>
      </w:r>
      <w:r w:rsidR="0058448E" w:rsidRPr="0058448E">
        <w:rPr>
          <w:rFonts w:ascii="Arial" w:hAnsi="Arial" w:cs="Arial"/>
          <w:sz w:val="24"/>
          <w:szCs w:val="24"/>
        </w:rPr>
        <w:t>based Microsoft 365 productivity tools, and use of Microsoft Teams with full telephony capability, including an assigned phone number. When mission requirements necessitate the use of desktop</w:t>
      </w:r>
      <w:r w:rsidR="0058448E" w:rsidRPr="0058448E">
        <w:rPr>
          <w:rFonts w:ascii="Cambria Math" w:hAnsi="Cambria Math" w:cs="Cambria Math"/>
          <w:sz w:val="24"/>
          <w:szCs w:val="24"/>
        </w:rPr>
        <w:t>‑</w:t>
      </w:r>
      <w:r w:rsidR="0058448E" w:rsidRPr="0058448E">
        <w:rPr>
          <w:rFonts w:ascii="Arial" w:hAnsi="Arial" w:cs="Arial"/>
          <w:sz w:val="24"/>
          <w:szCs w:val="24"/>
        </w:rPr>
        <w:t xml:space="preserve">based Microsoft 365 applications, the </w:t>
      </w:r>
      <w:r w:rsidR="00C66CD5">
        <w:rPr>
          <w:rFonts w:ascii="Arial" w:hAnsi="Arial" w:cs="Arial"/>
          <w:sz w:val="24"/>
          <w:szCs w:val="24"/>
        </w:rPr>
        <w:t xml:space="preserve">APS contractor shall </w:t>
      </w:r>
      <w:r w:rsidR="00EF2702">
        <w:rPr>
          <w:rFonts w:ascii="Arial" w:hAnsi="Arial" w:cs="Arial"/>
          <w:sz w:val="24"/>
          <w:szCs w:val="24"/>
        </w:rPr>
        <w:t xml:space="preserve">draft </w:t>
      </w:r>
      <w:r w:rsidR="0058448E" w:rsidRPr="0058448E">
        <w:rPr>
          <w:rFonts w:ascii="Arial" w:hAnsi="Arial" w:cs="Arial"/>
          <w:sz w:val="24"/>
          <w:szCs w:val="24"/>
        </w:rPr>
        <w:t>an exception</w:t>
      </w:r>
      <w:r w:rsidR="0058448E" w:rsidRPr="0058448E">
        <w:rPr>
          <w:rFonts w:ascii="Cambria Math" w:hAnsi="Cambria Math" w:cs="Cambria Math"/>
          <w:sz w:val="24"/>
          <w:szCs w:val="24"/>
        </w:rPr>
        <w:t>‑</w:t>
      </w:r>
      <w:r w:rsidR="0058448E" w:rsidRPr="0058448E">
        <w:rPr>
          <w:rFonts w:ascii="Arial" w:hAnsi="Arial" w:cs="Arial"/>
          <w:sz w:val="24"/>
          <w:szCs w:val="24"/>
        </w:rPr>
        <w:t>to</w:t>
      </w:r>
      <w:r w:rsidR="0058448E" w:rsidRPr="0058448E">
        <w:rPr>
          <w:rFonts w:ascii="Cambria Math" w:hAnsi="Cambria Math" w:cs="Cambria Math"/>
          <w:sz w:val="24"/>
          <w:szCs w:val="24"/>
        </w:rPr>
        <w:t>‑</w:t>
      </w:r>
      <w:r w:rsidR="0058448E" w:rsidRPr="0058448E">
        <w:rPr>
          <w:rFonts w:ascii="Arial" w:hAnsi="Arial" w:cs="Arial"/>
          <w:sz w:val="24"/>
          <w:szCs w:val="24"/>
        </w:rPr>
        <w:t>policy request</w:t>
      </w:r>
      <w:r w:rsidR="00EF2702">
        <w:rPr>
          <w:rFonts w:ascii="Arial" w:hAnsi="Arial" w:cs="Arial"/>
          <w:sz w:val="24"/>
          <w:szCs w:val="24"/>
        </w:rPr>
        <w:t xml:space="preserve"> for the Government team to submit</w:t>
      </w:r>
      <w:r w:rsidR="0058448E" w:rsidRPr="0058448E">
        <w:rPr>
          <w:rFonts w:ascii="Arial" w:hAnsi="Arial" w:cs="Arial"/>
          <w:sz w:val="24"/>
          <w:szCs w:val="24"/>
        </w:rPr>
        <w:t>. These requests should identify the mission impact and are generally approved when the operational need is clearly established.</w:t>
      </w:r>
      <w:r w:rsidR="0058448E">
        <w:rPr>
          <w:rFonts w:ascii="Arial" w:hAnsi="Arial" w:cs="Arial"/>
          <w:sz w:val="24"/>
          <w:szCs w:val="24"/>
        </w:rPr>
        <w:t xml:space="preserve">  </w:t>
      </w:r>
      <w:r w:rsidR="00AB151E">
        <w:rPr>
          <w:rFonts w:ascii="Arial" w:hAnsi="Arial" w:cs="Arial"/>
          <w:sz w:val="24"/>
          <w:szCs w:val="24"/>
        </w:rPr>
        <w:t xml:space="preserve">No </w:t>
      </w:r>
      <w:r w:rsidR="0058448E">
        <w:rPr>
          <w:rFonts w:ascii="Arial" w:hAnsi="Arial" w:cs="Arial"/>
          <w:sz w:val="24"/>
          <w:szCs w:val="24"/>
        </w:rPr>
        <w:t xml:space="preserve">physical </w:t>
      </w:r>
      <w:r w:rsidR="00AB151E">
        <w:rPr>
          <w:rFonts w:ascii="Arial" w:hAnsi="Arial" w:cs="Arial"/>
          <w:sz w:val="24"/>
          <w:szCs w:val="24"/>
        </w:rPr>
        <w:t xml:space="preserve">phones will be provided.  </w:t>
      </w:r>
      <w:r w:rsidR="00F0187A" w:rsidRPr="00F0187A">
        <w:rPr>
          <w:rFonts w:ascii="Arial" w:hAnsi="Arial" w:cs="Arial"/>
          <w:sz w:val="24"/>
          <w:szCs w:val="24"/>
        </w:rPr>
        <w:t xml:space="preserve">The </w:t>
      </w:r>
      <w:r w:rsidR="00F0187A">
        <w:rPr>
          <w:rFonts w:ascii="Arial" w:hAnsi="Arial" w:cs="Arial"/>
          <w:sz w:val="24"/>
          <w:szCs w:val="24"/>
        </w:rPr>
        <w:t>APS contractor</w:t>
      </w:r>
      <w:r w:rsidR="00F0187A" w:rsidRPr="00F0187A">
        <w:rPr>
          <w:rFonts w:ascii="Arial" w:hAnsi="Arial" w:cs="Arial"/>
          <w:sz w:val="24"/>
          <w:szCs w:val="24"/>
        </w:rPr>
        <w:t xml:space="preserve"> shall use and maintain an </w:t>
      </w:r>
      <w:r w:rsidR="00F3059B" w:rsidRPr="00F3059B">
        <w:rPr>
          <w:rFonts w:ascii="Arial" w:hAnsi="Arial" w:cs="Arial"/>
          <w:i/>
          <w:iCs/>
          <w:color w:val="FF0000"/>
          <w:sz w:val="24"/>
          <w:szCs w:val="24"/>
        </w:rPr>
        <w:t>Agile Management software</w:t>
      </w:r>
      <w:r w:rsidR="00F0187A" w:rsidRPr="00F3059B">
        <w:rPr>
          <w:rFonts w:ascii="Arial" w:hAnsi="Arial" w:cs="Arial"/>
          <w:i/>
          <w:iCs/>
          <w:color w:val="FF0000"/>
          <w:sz w:val="24"/>
          <w:szCs w:val="24"/>
        </w:rPr>
        <w:t xml:space="preserve"> system</w:t>
      </w:r>
      <w:r w:rsidR="00F3059B">
        <w:rPr>
          <w:rFonts w:ascii="Arial" w:hAnsi="Arial" w:cs="Arial"/>
          <w:i/>
          <w:iCs/>
          <w:color w:val="FF0000"/>
          <w:sz w:val="24"/>
          <w:szCs w:val="24"/>
        </w:rPr>
        <w:t xml:space="preserve"> </w:t>
      </w:r>
      <w:r w:rsidR="00F3059B" w:rsidRPr="00CC526F">
        <w:rPr>
          <w:rFonts w:ascii="Arial" w:hAnsi="Arial" w:cs="Arial"/>
          <w:sz w:val="24"/>
          <w:szCs w:val="24"/>
        </w:rPr>
        <w:t>(currently Jira</w:t>
      </w:r>
      <w:r w:rsidR="00B3127B">
        <w:rPr>
          <w:rFonts w:ascii="Arial" w:hAnsi="Arial" w:cs="Arial"/>
          <w:sz w:val="24"/>
          <w:szCs w:val="24"/>
        </w:rPr>
        <w:t xml:space="preserve"> and PowerBI</w:t>
      </w:r>
      <w:r w:rsidR="00F3059B" w:rsidRPr="00CC526F">
        <w:rPr>
          <w:rFonts w:ascii="Arial" w:hAnsi="Arial" w:cs="Arial"/>
          <w:sz w:val="24"/>
          <w:szCs w:val="24"/>
        </w:rPr>
        <w:t>)</w:t>
      </w:r>
      <w:r w:rsidR="00F0187A" w:rsidRPr="00CC526F">
        <w:rPr>
          <w:rFonts w:ascii="Arial" w:hAnsi="Arial" w:cs="Arial"/>
          <w:sz w:val="24"/>
          <w:szCs w:val="24"/>
        </w:rPr>
        <w:t xml:space="preserve"> </w:t>
      </w:r>
      <w:r w:rsidR="00F0187A" w:rsidRPr="00F0187A">
        <w:rPr>
          <w:rFonts w:ascii="Arial" w:hAnsi="Arial" w:cs="Arial"/>
          <w:sz w:val="24"/>
          <w:szCs w:val="24"/>
        </w:rPr>
        <w:t>provided by the Government to</w:t>
      </w:r>
      <w:r w:rsidR="00F3059B">
        <w:rPr>
          <w:rFonts w:ascii="Arial" w:hAnsi="Arial" w:cs="Arial"/>
          <w:sz w:val="24"/>
          <w:szCs w:val="24"/>
        </w:rPr>
        <w:t xml:space="preserve"> manage, track, </w:t>
      </w:r>
      <w:r w:rsidR="00CC526F">
        <w:rPr>
          <w:rFonts w:ascii="Arial" w:hAnsi="Arial" w:cs="Arial"/>
          <w:sz w:val="24"/>
          <w:szCs w:val="24"/>
        </w:rPr>
        <w:t>prioritize contractor workload</w:t>
      </w:r>
      <w:r w:rsidR="00B3127B">
        <w:rPr>
          <w:rFonts w:ascii="Arial" w:hAnsi="Arial" w:cs="Arial"/>
          <w:sz w:val="24"/>
          <w:szCs w:val="24"/>
        </w:rPr>
        <w:t xml:space="preserve"> and </w:t>
      </w:r>
      <w:r w:rsidR="00CF2D03">
        <w:rPr>
          <w:rFonts w:ascii="Arial" w:hAnsi="Arial" w:cs="Arial"/>
          <w:sz w:val="24"/>
          <w:szCs w:val="24"/>
        </w:rPr>
        <w:t>provide dashboards to CPE ST3 to enable decision making</w:t>
      </w:r>
      <w:r w:rsidR="00F0187A" w:rsidRPr="00F0187A">
        <w:rPr>
          <w:rFonts w:ascii="Arial" w:hAnsi="Arial" w:cs="Arial"/>
          <w:sz w:val="24"/>
          <w:szCs w:val="24"/>
        </w:rPr>
        <w:t xml:space="preserve">. </w:t>
      </w:r>
    </w:p>
    <w:p w14:paraId="638E58BC" w14:textId="77777777" w:rsidR="00F0187A" w:rsidRPr="00443710" w:rsidRDefault="00F0187A" w:rsidP="00F03FC8">
      <w:pPr>
        <w:rPr>
          <w:rFonts w:ascii="Arial" w:hAnsi="Arial" w:cs="Arial"/>
          <w:sz w:val="24"/>
          <w:szCs w:val="24"/>
        </w:rPr>
      </w:pPr>
    </w:p>
    <w:p w14:paraId="10AF810C" w14:textId="0DFF3DAE" w:rsidR="0083331C" w:rsidRPr="00443710" w:rsidRDefault="00AD18DD" w:rsidP="00F03FC8">
      <w:pPr>
        <w:rPr>
          <w:rFonts w:ascii="Arial" w:hAnsi="Arial" w:cs="Arial"/>
          <w:sz w:val="24"/>
          <w:szCs w:val="24"/>
        </w:rPr>
      </w:pPr>
      <w:r w:rsidRPr="00E5461C">
        <w:rPr>
          <w:rFonts w:ascii="Arial" w:hAnsi="Arial" w:cs="Arial"/>
          <w:b/>
          <w:color w:val="FF0000"/>
          <w:sz w:val="24"/>
          <w:szCs w:val="24"/>
        </w:rPr>
        <w:t xml:space="preserve">3.5  </w:t>
      </w:r>
      <w:r w:rsidR="00C960BC" w:rsidRPr="00E5461C">
        <w:rPr>
          <w:rFonts w:ascii="Arial" w:hAnsi="Arial" w:cs="Arial"/>
          <w:b/>
          <w:color w:val="FF0000"/>
          <w:sz w:val="24"/>
          <w:szCs w:val="24"/>
          <w:u w:val="single"/>
        </w:rPr>
        <w:t>Special Tooling and Test Equipment</w:t>
      </w:r>
      <w:r w:rsidRPr="00E5461C">
        <w:rPr>
          <w:rFonts w:ascii="Arial" w:hAnsi="Arial" w:cs="Arial"/>
          <w:b/>
          <w:color w:val="FF0000"/>
          <w:sz w:val="24"/>
          <w:szCs w:val="24"/>
          <w:u w:val="single"/>
        </w:rPr>
        <w:t>:</w:t>
      </w:r>
      <w:r w:rsidRPr="00E5461C">
        <w:rPr>
          <w:rFonts w:ascii="Arial" w:hAnsi="Arial" w:cs="Arial"/>
          <w:color w:val="FF0000"/>
          <w:sz w:val="24"/>
          <w:szCs w:val="24"/>
        </w:rPr>
        <w:t xml:space="preserve">  </w:t>
      </w:r>
      <w:r w:rsidR="00AB151E" w:rsidRPr="00E5461C">
        <w:rPr>
          <w:rFonts w:ascii="Arial" w:hAnsi="Arial" w:cs="Arial"/>
          <w:color w:val="FF0000"/>
          <w:sz w:val="24"/>
          <w:szCs w:val="24"/>
        </w:rPr>
        <w:t>RESERVED.</w:t>
      </w:r>
      <w:r w:rsidR="0083331C" w:rsidRPr="00E5461C">
        <w:rPr>
          <w:rFonts w:ascii="Arial" w:hAnsi="Arial" w:cs="Arial"/>
          <w:color w:val="FF0000"/>
          <w:sz w:val="24"/>
          <w:szCs w:val="24"/>
        </w:rPr>
        <w:t xml:space="preserve">  </w:t>
      </w:r>
    </w:p>
    <w:p w14:paraId="37F67018" w14:textId="77777777" w:rsidR="0083331C" w:rsidRPr="00443710" w:rsidRDefault="0083331C" w:rsidP="0015134A">
      <w:pPr>
        <w:rPr>
          <w:rFonts w:ascii="Arial" w:hAnsi="Arial" w:cs="Arial"/>
          <w:sz w:val="24"/>
          <w:szCs w:val="24"/>
        </w:rPr>
      </w:pPr>
    </w:p>
    <w:p w14:paraId="04370E2E" w14:textId="2925273A" w:rsidR="00AD18DD" w:rsidRPr="00443710" w:rsidRDefault="00AD18DD" w:rsidP="00F03FC8">
      <w:pPr>
        <w:rPr>
          <w:rFonts w:ascii="Arial" w:hAnsi="Arial" w:cs="Arial"/>
          <w:sz w:val="24"/>
          <w:szCs w:val="24"/>
        </w:rPr>
      </w:pPr>
      <w:r w:rsidRPr="00443710">
        <w:rPr>
          <w:rFonts w:ascii="Arial" w:hAnsi="Arial" w:cs="Arial"/>
          <w:b/>
          <w:sz w:val="24"/>
          <w:szCs w:val="24"/>
        </w:rPr>
        <w:t xml:space="preserve">3.6  </w:t>
      </w:r>
      <w:r w:rsidRPr="00443710">
        <w:rPr>
          <w:rFonts w:ascii="Arial" w:hAnsi="Arial" w:cs="Arial"/>
          <w:b/>
          <w:sz w:val="24"/>
          <w:szCs w:val="24"/>
          <w:u w:val="single"/>
        </w:rPr>
        <w:t>Materials:</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w:t>
      </w:r>
      <w:r w:rsidR="008619EC">
        <w:rPr>
          <w:rFonts w:ascii="Arial" w:hAnsi="Arial" w:cs="Arial"/>
          <w:sz w:val="24"/>
          <w:szCs w:val="24"/>
        </w:rPr>
        <w:t xml:space="preserve"> access to Standard Operating Procedures, policies, and implementation guidance </w:t>
      </w:r>
      <w:r w:rsidR="00690F55">
        <w:rPr>
          <w:rFonts w:ascii="Arial" w:hAnsi="Arial" w:cs="Arial"/>
          <w:sz w:val="24"/>
          <w:szCs w:val="24"/>
        </w:rPr>
        <w:t>after contract award.</w:t>
      </w:r>
    </w:p>
    <w:p w14:paraId="4F27BCCC" w14:textId="77777777" w:rsidR="00AD18DD" w:rsidRPr="00443710" w:rsidRDefault="00AD18DD" w:rsidP="00F03FC8">
      <w:pPr>
        <w:rPr>
          <w:rFonts w:ascii="Arial" w:hAnsi="Arial" w:cs="Arial"/>
          <w:sz w:val="24"/>
          <w:szCs w:val="24"/>
        </w:rPr>
      </w:pPr>
    </w:p>
    <w:p w14:paraId="4282BFE4" w14:textId="6B8D49CB" w:rsidR="00AD18DD" w:rsidRPr="00443710" w:rsidRDefault="00AD18DD" w:rsidP="0015134A">
      <w:pPr>
        <w:rPr>
          <w:rFonts w:ascii="Arial" w:hAnsi="Arial" w:cs="Arial"/>
          <w:sz w:val="24"/>
          <w:szCs w:val="24"/>
        </w:rPr>
      </w:pPr>
      <w:r w:rsidRPr="00443710">
        <w:rPr>
          <w:rFonts w:ascii="Arial" w:hAnsi="Arial" w:cs="Arial"/>
          <w:b/>
          <w:sz w:val="24"/>
          <w:szCs w:val="24"/>
        </w:rPr>
        <w:t xml:space="preserve">3.7  </w:t>
      </w:r>
      <w:r w:rsidRPr="00443710">
        <w:rPr>
          <w:rFonts w:ascii="Arial" w:hAnsi="Arial" w:cs="Arial"/>
          <w:b/>
          <w:sz w:val="24"/>
          <w:szCs w:val="24"/>
          <w:u w:val="single"/>
        </w:rPr>
        <w:t>Training:</w:t>
      </w:r>
      <w:r w:rsidR="0083331C"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 the following training</w:t>
      </w:r>
      <w:r w:rsidR="00E5461C">
        <w:rPr>
          <w:rFonts w:ascii="Arial" w:hAnsi="Arial" w:cs="Arial"/>
          <w:sz w:val="24"/>
          <w:szCs w:val="24"/>
        </w:rPr>
        <w:t xml:space="preserve"> required in section 1.23.</w:t>
      </w:r>
    </w:p>
    <w:p w14:paraId="2D08693E" w14:textId="77777777" w:rsidR="00AD18DD" w:rsidRPr="00443710" w:rsidRDefault="00AD18DD" w:rsidP="006F50BF">
      <w:pPr>
        <w:rPr>
          <w:rFonts w:ascii="Arial" w:hAnsi="Arial" w:cs="Arial"/>
          <w:sz w:val="24"/>
          <w:szCs w:val="24"/>
        </w:rPr>
      </w:pPr>
    </w:p>
    <w:p w14:paraId="36BA3A14" w14:textId="75F1C5CB" w:rsidR="00F42CC4" w:rsidRPr="00443710" w:rsidRDefault="00AD18DD" w:rsidP="00620A40">
      <w:pPr>
        <w:rPr>
          <w:rStyle w:val="Hyperlink"/>
          <w:rFonts w:ascii="Arial" w:hAnsi="Arial" w:cs="Arial"/>
          <w:b/>
          <w:color w:val="FF0000"/>
          <w:sz w:val="24"/>
          <w:szCs w:val="24"/>
          <w:u w:val="none"/>
        </w:rPr>
      </w:pPr>
      <w:r w:rsidRPr="00443710">
        <w:rPr>
          <w:rFonts w:ascii="Arial" w:hAnsi="Arial" w:cs="Arial"/>
          <w:b/>
          <w:sz w:val="24"/>
          <w:szCs w:val="24"/>
        </w:rPr>
        <w:t xml:space="preserve">3.8  </w:t>
      </w:r>
      <w:r w:rsidRPr="00443710">
        <w:rPr>
          <w:rFonts w:ascii="Arial" w:hAnsi="Arial" w:cs="Arial"/>
          <w:b/>
          <w:sz w:val="24"/>
          <w:szCs w:val="24"/>
          <w:u w:val="single"/>
        </w:rPr>
        <w:t>Common Access Cards (CAC):</w:t>
      </w:r>
      <w:r w:rsidRPr="00443710">
        <w:rPr>
          <w:rFonts w:ascii="Arial" w:hAnsi="Arial" w:cs="Arial"/>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Government will provide Common Access Cards (CAC) via the Trusted Associate Sponsorship System (TASS) (Web site </w:t>
      </w:r>
      <w:hyperlink r:id="rId17" w:history="1">
        <w:r w:rsidR="006F2A83" w:rsidRPr="005048AC">
          <w:rPr>
            <w:rStyle w:val="Hyperlink"/>
            <w:rFonts w:ascii="Arial" w:hAnsi="Arial" w:cs="Arial"/>
            <w:sz w:val="24"/>
            <w:szCs w:val="24"/>
          </w:rPr>
          <w:t>https://www.dmdc.osd.mil/tass/</w:t>
        </w:r>
      </w:hyperlink>
      <w:r w:rsidR="006F2A83">
        <w:rPr>
          <w:rStyle w:val="Hyperlink"/>
          <w:rFonts w:ascii="Arial" w:hAnsi="Arial" w:cs="Arial"/>
          <w:color w:val="auto"/>
          <w:sz w:val="24"/>
          <w:szCs w:val="24"/>
        </w:rPr>
        <w:t xml:space="preserve"> </w:t>
      </w:r>
      <w:r w:rsidRPr="00AB4954">
        <w:rPr>
          <w:rFonts w:ascii="Arial" w:hAnsi="Arial" w:cs="Arial"/>
          <w:sz w:val="24"/>
          <w:szCs w:val="24"/>
        </w:rPr>
        <w:t>).</w:t>
      </w:r>
      <w:r w:rsidR="009C7A65" w:rsidRPr="00AB4954">
        <w:rPr>
          <w:rStyle w:val="Hyperlink"/>
          <w:rFonts w:ascii="Arial" w:hAnsi="Arial" w:cs="Arial"/>
          <w:b/>
          <w:color w:val="auto"/>
          <w:sz w:val="24"/>
          <w:szCs w:val="24"/>
        </w:rPr>
        <w:t xml:space="preserve"> </w:t>
      </w:r>
      <w:r w:rsidR="00F42CC4" w:rsidRPr="00443710">
        <w:rPr>
          <w:rStyle w:val="Hyperlink"/>
          <w:rFonts w:ascii="Arial" w:hAnsi="Arial" w:cs="Arial"/>
          <w:b/>
          <w:color w:val="FF0000"/>
          <w:sz w:val="24"/>
          <w:szCs w:val="24"/>
        </w:rPr>
        <w:br w:type="page"/>
      </w: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BE2FF5A" w14:textId="77777777" w:rsidR="00AB4954" w:rsidRDefault="00605A63" w:rsidP="00F03FC8">
      <w:pPr>
        <w:rPr>
          <w:rFonts w:ascii="Arial" w:hAnsi="Arial" w:cs="Arial"/>
          <w:i/>
          <w:color w:val="FF0000"/>
          <w:sz w:val="24"/>
          <w:szCs w:val="24"/>
        </w:rPr>
      </w:pPr>
      <w:r w:rsidRPr="00AB4954">
        <w:rPr>
          <w:rFonts w:ascii="Arial" w:hAnsi="Arial" w:cs="Arial"/>
          <w:i/>
          <w:color w:val="FF0000"/>
          <w:sz w:val="24"/>
          <w:szCs w:val="24"/>
        </w:rPr>
        <w:t>(This</w:t>
      </w:r>
      <w:r w:rsidR="00524933" w:rsidRPr="00AB4954">
        <w:rPr>
          <w:rFonts w:ascii="Arial" w:hAnsi="Arial" w:cs="Arial"/>
          <w:i/>
          <w:color w:val="FF0000"/>
          <w:sz w:val="24"/>
          <w:szCs w:val="24"/>
        </w:rPr>
        <w:t xml:space="preserve"> section is used to identify Contractor furnished items, </w:t>
      </w:r>
      <w:r w:rsidRPr="00AB4954">
        <w:rPr>
          <w:rFonts w:ascii="Arial" w:hAnsi="Arial" w:cs="Arial"/>
          <w:i/>
          <w:color w:val="FF0000"/>
          <w:sz w:val="24"/>
          <w:szCs w:val="24"/>
        </w:rPr>
        <w:t>materials</w:t>
      </w:r>
      <w:r w:rsidR="00524933" w:rsidRPr="00AB4954">
        <w:rPr>
          <w:rFonts w:ascii="Arial" w:hAnsi="Arial" w:cs="Arial"/>
          <w:i/>
          <w:color w:val="FF0000"/>
          <w:sz w:val="24"/>
          <w:szCs w:val="24"/>
        </w:rPr>
        <w:t xml:space="preserve">, </w:t>
      </w:r>
      <w:r w:rsidRPr="00AB4954">
        <w:rPr>
          <w:rFonts w:ascii="Arial" w:hAnsi="Arial" w:cs="Arial"/>
          <w:i/>
          <w:color w:val="FF0000"/>
          <w:sz w:val="24"/>
          <w:szCs w:val="24"/>
        </w:rPr>
        <w:t>equipment</w:t>
      </w:r>
      <w:r w:rsidR="00524933" w:rsidRPr="00AB4954">
        <w:rPr>
          <w:rFonts w:ascii="Arial" w:hAnsi="Arial" w:cs="Arial"/>
          <w:i/>
          <w:color w:val="FF0000"/>
          <w:sz w:val="24"/>
          <w:szCs w:val="24"/>
        </w:rPr>
        <w:t>, and services</w:t>
      </w:r>
      <w:r w:rsidRPr="00AB4954">
        <w:rPr>
          <w:rFonts w:ascii="Arial" w:hAnsi="Arial" w:cs="Arial"/>
          <w:i/>
          <w:color w:val="FF0000"/>
          <w:sz w:val="24"/>
          <w:szCs w:val="24"/>
        </w:rPr>
        <w:t>.  Examples provided below.</w:t>
      </w:r>
      <w:r w:rsidR="006B1B84" w:rsidRPr="00AB4954">
        <w:rPr>
          <w:rFonts w:ascii="Arial" w:hAnsi="Arial" w:cs="Arial"/>
          <w:i/>
          <w:color w:val="FF0000"/>
          <w:sz w:val="24"/>
          <w:szCs w:val="24"/>
        </w:rPr>
        <w:t xml:space="preserve">  </w:t>
      </w:r>
    </w:p>
    <w:p w14:paraId="1E6ADB31" w14:textId="77777777" w:rsidR="00AB4954" w:rsidRDefault="00AB4954" w:rsidP="00F03FC8">
      <w:pPr>
        <w:rPr>
          <w:rFonts w:ascii="Arial" w:hAnsi="Arial" w:cs="Arial"/>
          <w:i/>
          <w:color w:val="FF0000"/>
          <w:sz w:val="24"/>
          <w:szCs w:val="24"/>
        </w:rPr>
      </w:pPr>
    </w:p>
    <w:p w14:paraId="0467A2D3" w14:textId="77777777" w:rsidR="00F33B4C" w:rsidRDefault="00AB4954" w:rsidP="0015134A">
      <w:pPr>
        <w:suppressAutoHyphens/>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75528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w:t>
      </w:r>
      <w:r w:rsidR="00755285">
        <w:rPr>
          <w:rFonts w:ascii="Arial" w:hAnsi="Arial" w:cs="Arial"/>
          <w:i/>
          <w:color w:val="FF0000"/>
          <w:sz w:val="24"/>
          <w:szCs w:val="24"/>
        </w:rPr>
        <w:t xml:space="preserve"> </w:t>
      </w:r>
      <w:r>
        <w:rPr>
          <w:rFonts w:ascii="Arial" w:hAnsi="Arial" w:cs="Arial"/>
          <w:i/>
          <w:color w:val="FF0000"/>
          <w:sz w:val="24"/>
          <w:szCs w:val="24"/>
        </w:rPr>
        <w:t xml:space="preserve">INFORMATION </w:t>
      </w:r>
      <w:r w:rsidR="003371DF">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14:paraId="16DE18B9" w14:textId="77777777" w:rsidR="00AB4954" w:rsidRPr="00443710" w:rsidRDefault="00AB4954" w:rsidP="006F50BF">
      <w:pPr>
        <w:suppressAutoHyphen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06A50C8A"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The Contractor shall furnish </w:t>
      </w:r>
      <w:r w:rsidR="0083331C" w:rsidRPr="006F2A83">
        <w:rPr>
          <w:rFonts w:ascii="Arial" w:hAnsi="Arial" w:cs="Arial"/>
          <w:i/>
          <w:color w:val="FF0000"/>
          <w:sz w:val="24"/>
          <w:szCs w:val="24"/>
        </w:rPr>
        <w:t>(For example, “all personnel, equipment, supplies, facilities, transportation, tools, materials, supervision, and other items necessary to perform services as described in the PWS and associated contract documents, except for those items specified in Part 3 Government Property</w:t>
      </w:r>
      <w:r w:rsidR="009C7A65" w:rsidRPr="006F2A83">
        <w:rPr>
          <w:rFonts w:ascii="Arial" w:hAnsi="Arial" w:cs="Arial"/>
          <w:i/>
          <w:color w:val="FF0000"/>
          <w:sz w:val="24"/>
          <w:szCs w:val="24"/>
        </w:rPr>
        <w:t xml:space="preserve"> </w:t>
      </w:r>
      <w:r w:rsidR="0083331C" w:rsidRPr="006F2A83">
        <w:rPr>
          <w:rFonts w:ascii="Arial" w:hAnsi="Arial" w:cs="Arial"/>
          <w:i/>
          <w:color w:val="FF0000"/>
          <w:sz w:val="24"/>
          <w:szCs w:val="24"/>
        </w:rPr>
        <w:t>and Services.”)</w:t>
      </w:r>
      <w:r w:rsidR="0083331C" w:rsidRPr="006F2A83">
        <w:rPr>
          <w:rFonts w:ascii="Arial" w:hAnsi="Arial" w:cs="Arial"/>
          <w:color w:val="FF0000"/>
          <w:sz w:val="24"/>
          <w:szCs w:val="24"/>
        </w:rPr>
        <w:t>.</w:t>
      </w:r>
      <w:r w:rsidR="008D4181" w:rsidRPr="006F2A83">
        <w:rPr>
          <w:rFonts w:ascii="Arial" w:hAnsi="Arial" w:cs="Arial"/>
          <w:color w:val="FF0000"/>
          <w:sz w:val="24"/>
          <w:szCs w:val="24"/>
        </w:rPr>
        <w:t xml:space="preserve"> </w:t>
      </w:r>
    </w:p>
    <w:p w14:paraId="275DB812" w14:textId="77777777" w:rsidR="00F33B4C" w:rsidRPr="00443710" w:rsidRDefault="00F33B4C" w:rsidP="0015134A">
      <w:pPr>
        <w:suppressAutoHyphens/>
        <w:rPr>
          <w:rFonts w:ascii="Arial" w:hAnsi="Arial" w:cs="Arial"/>
          <w:sz w:val="24"/>
          <w:szCs w:val="24"/>
        </w:rPr>
      </w:pPr>
    </w:p>
    <w:p w14:paraId="516B5AC9" w14:textId="4CFA2DDF" w:rsidR="00812D57" w:rsidRPr="00443710" w:rsidRDefault="006877E9" w:rsidP="00F03FC8">
      <w:pPr>
        <w:suppressAutoHyphens/>
        <w:rPr>
          <w:rFonts w:ascii="Arial" w:hAnsi="Arial" w:cs="Arial"/>
          <w:sz w:val="24"/>
          <w:szCs w:val="24"/>
        </w:rPr>
      </w:pPr>
      <w:r w:rsidRPr="7A2127B4">
        <w:rPr>
          <w:rFonts w:ascii="Arial" w:hAnsi="Arial" w:cs="Arial"/>
          <w:b/>
          <w:bCs/>
          <w:sz w:val="24"/>
          <w:szCs w:val="24"/>
        </w:rPr>
        <w:t>4.2</w:t>
      </w:r>
      <w:r w:rsidR="009D5A6D" w:rsidRPr="7A2127B4">
        <w:rPr>
          <w:rFonts w:ascii="Arial" w:hAnsi="Arial" w:cs="Arial"/>
          <w:b/>
          <w:bCs/>
          <w:sz w:val="24"/>
          <w:szCs w:val="24"/>
        </w:rPr>
        <w:t xml:space="preserve">  </w:t>
      </w:r>
      <w:r w:rsidR="004E3112" w:rsidRPr="7A2127B4">
        <w:rPr>
          <w:rFonts w:ascii="Arial" w:hAnsi="Arial" w:cs="Arial"/>
          <w:b/>
          <w:bCs/>
          <w:sz w:val="24"/>
          <w:szCs w:val="24"/>
          <w:u w:val="single"/>
        </w:rPr>
        <w:t xml:space="preserve">Top </w:t>
      </w:r>
      <w:r w:rsidRPr="7A2127B4">
        <w:rPr>
          <w:rFonts w:ascii="Arial" w:hAnsi="Arial" w:cs="Arial"/>
          <w:b/>
          <w:bCs/>
          <w:sz w:val="24"/>
          <w:szCs w:val="24"/>
          <w:u w:val="single"/>
        </w:rPr>
        <w:t>Secret Facility Clearance</w:t>
      </w:r>
      <w:r w:rsidR="0083331C" w:rsidRPr="7A2127B4">
        <w:rPr>
          <w:rFonts w:ascii="Arial" w:hAnsi="Arial" w:cs="Arial"/>
          <w:b/>
          <w:bCs/>
          <w:sz w:val="24"/>
          <w:szCs w:val="24"/>
          <w:u w:val="single"/>
        </w:rPr>
        <w:t>:</w:t>
      </w:r>
      <w:r w:rsidR="0083331C" w:rsidRPr="7A2127B4">
        <w:rPr>
          <w:rFonts w:ascii="Arial" w:hAnsi="Arial" w:cs="Arial"/>
          <w:sz w:val="24"/>
          <w:szCs w:val="24"/>
        </w:rPr>
        <w:t xml:space="preserve">  </w:t>
      </w:r>
      <w:r w:rsidR="008C2412" w:rsidRPr="7A2127B4">
        <w:rPr>
          <w:rFonts w:ascii="Arial" w:hAnsi="Arial" w:cs="Arial"/>
          <w:sz w:val="24"/>
          <w:szCs w:val="24"/>
        </w:rPr>
        <w:t>The</w:t>
      </w:r>
      <w:r w:rsidR="003D599F" w:rsidRPr="7A2127B4">
        <w:rPr>
          <w:rFonts w:ascii="Arial" w:hAnsi="Arial" w:cs="Arial"/>
          <w:sz w:val="24"/>
          <w:szCs w:val="24"/>
        </w:rPr>
        <w:t xml:space="preserve"> C</w:t>
      </w:r>
      <w:r w:rsidR="00812D57" w:rsidRPr="7A2127B4">
        <w:rPr>
          <w:rFonts w:ascii="Arial" w:hAnsi="Arial" w:cs="Arial"/>
          <w:sz w:val="24"/>
          <w:szCs w:val="24"/>
        </w:rPr>
        <w:t xml:space="preserve">ontractor shall possess and maintain a </w:t>
      </w:r>
      <w:r w:rsidR="004E3112" w:rsidRPr="7A2127B4">
        <w:rPr>
          <w:rFonts w:ascii="Arial" w:hAnsi="Arial" w:cs="Arial"/>
          <w:i/>
          <w:iCs/>
          <w:sz w:val="24"/>
          <w:szCs w:val="24"/>
        </w:rPr>
        <w:t xml:space="preserve">top secret </w:t>
      </w:r>
      <w:r w:rsidR="00812D57" w:rsidRPr="7A2127B4">
        <w:rPr>
          <w:rFonts w:ascii="Arial" w:hAnsi="Arial" w:cs="Arial"/>
          <w:sz w:val="24"/>
          <w:szCs w:val="24"/>
        </w:rPr>
        <w:t xml:space="preserve">facility clearance from the Defense Security Service IAW DoD 5220.22-M, National Industrial Security Program Operating Manual (NISPOM) and AR 380-49, Industrial Security Program. The Contractor’s employees, performing work in support of this contract shall have been granted a </w:t>
      </w:r>
      <w:r w:rsidR="0083331C" w:rsidRPr="7A2127B4">
        <w:rPr>
          <w:rFonts w:ascii="Arial" w:hAnsi="Arial" w:cs="Arial"/>
          <w:i/>
          <w:iCs/>
          <w:color w:val="FF0000"/>
          <w:sz w:val="24"/>
          <w:szCs w:val="24"/>
        </w:rPr>
        <w:t>{insert clearance level}</w:t>
      </w:r>
      <w:r w:rsidR="00812D57" w:rsidRPr="7A2127B4">
        <w:rPr>
          <w:rFonts w:ascii="Arial" w:hAnsi="Arial" w:cs="Arial"/>
          <w:sz w:val="24"/>
          <w:szCs w:val="24"/>
        </w:rPr>
        <w:t xml:space="preserve"> from the Defense Industrial Security Clearance Office. The Facility Security Clearance must match the highest security clearance required for personnel. The </w:t>
      </w:r>
      <w:r w:rsidR="0083331C" w:rsidRPr="7A2127B4">
        <w:rPr>
          <w:rFonts w:ascii="Arial" w:hAnsi="Arial" w:cs="Arial"/>
          <w:sz w:val="24"/>
          <w:szCs w:val="24"/>
        </w:rPr>
        <w:t>D</w:t>
      </w:r>
      <w:r w:rsidR="002E1770" w:rsidRPr="7A2127B4">
        <w:rPr>
          <w:rFonts w:ascii="Arial" w:hAnsi="Arial" w:cs="Arial"/>
          <w:sz w:val="24"/>
          <w:szCs w:val="24"/>
        </w:rPr>
        <w:t xml:space="preserve">oD </w:t>
      </w:r>
      <w:r w:rsidR="0083331C" w:rsidRPr="7A2127B4">
        <w:rPr>
          <w:rFonts w:ascii="Arial" w:hAnsi="Arial" w:cs="Arial"/>
          <w:sz w:val="24"/>
          <w:szCs w:val="24"/>
        </w:rPr>
        <w:t>Contract Security Classification Specification (</w:t>
      </w:r>
      <w:r w:rsidR="00812D57" w:rsidRPr="7A2127B4">
        <w:rPr>
          <w:rFonts w:ascii="Arial" w:hAnsi="Arial" w:cs="Arial"/>
          <w:sz w:val="24"/>
          <w:szCs w:val="24"/>
        </w:rPr>
        <w:t>DD 254</w:t>
      </w:r>
      <w:r w:rsidR="0083331C" w:rsidRPr="7A2127B4">
        <w:rPr>
          <w:rFonts w:ascii="Arial" w:hAnsi="Arial" w:cs="Arial"/>
          <w:sz w:val="24"/>
          <w:szCs w:val="24"/>
        </w:rPr>
        <w:t>)</w:t>
      </w:r>
      <w:r w:rsidR="00812D57" w:rsidRPr="7A2127B4">
        <w:rPr>
          <w:rFonts w:ascii="Arial" w:hAnsi="Arial" w:cs="Arial"/>
          <w:sz w:val="24"/>
          <w:szCs w:val="24"/>
        </w:rPr>
        <w:t xml:space="preserve"> is provided as an attachment in the basic contract.</w:t>
      </w:r>
    </w:p>
    <w:p w14:paraId="1E86BF77" w14:textId="77777777" w:rsidR="006877E9" w:rsidRPr="00443710" w:rsidRDefault="006877E9" w:rsidP="0015134A">
      <w:pPr>
        <w:suppressAutoHyphens/>
        <w:rPr>
          <w:rFonts w:ascii="Arial" w:hAnsi="Arial" w:cs="Arial"/>
          <w:sz w:val="24"/>
          <w:szCs w:val="24"/>
        </w:rPr>
      </w:pPr>
    </w:p>
    <w:p w14:paraId="326C0808" w14:textId="3A53F15A" w:rsidR="003D599F" w:rsidRPr="00443710" w:rsidRDefault="003D599F" w:rsidP="00F03FC8">
      <w:pPr>
        <w:rPr>
          <w:rFonts w:ascii="Arial" w:hAnsi="Arial" w:cs="Arial"/>
          <w:color w:val="0000FF"/>
          <w:sz w:val="24"/>
          <w:szCs w:val="24"/>
        </w:rPr>
      </w:pPr>
      <w:r w:rsidRPr="00443710">
        <w:rPr>
          <w:rFonts w:ascii="Arial" w:hAnsi="Arial" w:cs="Arial"/>
          <w:b/>
          <w:sz w:val="24"/>
          <w:szCs w:val="24"/>
        </w:rPr>
        <w:t xml:space="preserve">4.3  </w:t>
      </w:r>
      <w:r w:rsidRPr="00443710">
        <w:rPr>
          <w:rFonts w:ascii="Arial" w:hAnsi="Arial" w:cs="Arial"/>
          <w:b/>
          <w:sz w:val="24"/>
          <w:szCs w:val="24"/>
          <w:u w:val="single"/>
        </w:rPr>
        <w:t>Materials:</w:t>
      </w:r>
      <w:r w:rsidRPr="00443710">
        <w:rPr>
          <w:rFonts w:ascii="Arial" w:hAnsi="Arial" w:cs="Arial"/>
          <w:sz w:val="24"/>
          <w:szCs w:val="24"/>
        </w:rPr>
        <w:t xml:space="preserve">  </w:t>
      </w:r>
      <w:r w:rsidRPr="00AB4954">
        <w:rPr>
          <w:rFonts w:ascii="Arial" w:hAnsi="Arial" w:cs="Arial"/>
          <w:i/>
          <w:color w:val="FF0000"/>
          <w:sz w:val="24"/>
          <w:szCs w:val="24"/>
        </w:rPr>
        <w:t>(As applicable</w:t>
      </w:r>
      <w:r w:rsidR="00C960BC" w:rsidRPr="00AB4954">
        <w:rPr>
          <w:rFonts w:ascii="Arial" w:hAnsi="Arial" w:cs="Arial"/>
          <w:i/>
          <w:color w:val="FF0000"/>
          <w:sz w:val="24"/>
          <w:szCs w:val="24"/>
        </w:rPr>
        <w:t xml:space="preserve"> –in addition, if contract acquired property is anticipated, consultation with </w:t>
      </w:r>
      <w:r w:rsidR="006F2A83">
        <w:rPr>
          <w:rFonts w:ascii="Arial" w:hAnsi="Arial" w:cs="Arial"/>
          <w:i/>
          <w:color w:val="FF0000"/>
          <w:sz w:val="24"/>
          <w:szCs w:val="24"/>
        </w:rPr>
        <w:t xml:space="preserve">garrison or installation </w:t>
      </w:r>
      <w:r w:rsidR="00C960BC" w:rsidRPr="00AB4954">
        <w:rPr>
          <w:rFonts w:ascii="Arial" w:hAnsi="Arial" w:cs="Arial"/>
          <w:i/>
          <w:color w:val="FF0000"/>
          <w:sz w:val="24"/>
          <w:szCs w:val="24"/>
        </w:rPr>
        <w:t>Property Administrator is required to ensure compliance with FAR 52.245-1</w:t>
      </w:r>
      <w:r w:rsidRPr="00AB4954">
        <w:rPr>
          <w:rFonts w:ascii="Arial" w:hAnsi="Arial" w:cs="Arial"/>
          <w:i/>
          <w:color w:val="FF0000"/>
          <w:sz w:val="24"/>
          <w:szCs w:val="24"/>
        </w:rPr>
        <w:t>)</w:t>
      </w:r>
      <w:r w:rsidR="006F2A83">
        <w:rPr>
          <w:rFonts w:ascii="Arial" w:hAnsi="Arial" w:cs="Arial"/>
          <w:i/>
          <w:color w:val="FF0000"/>
          <w:sz w:val="24"/>
          <w:szCs w:val="24"/>
        </w:rPr>
        <w:t xml:space="preserve"> </w:t>
      </w:r>
      <w:r w:rsidRPr="00443710">
        <w:rPr>
          <w:rFonts w:ascii="Arial" w:hAnsi="Arial" w:cs="Arial"/>
          <w:sz w:val="24"/>
          <w:szCs w:val="24"/>
        </w:rPr>
        <w:t>The Contractor shall</w:t>
      </w:r>
      <w:r w:rsidR="00C960BC" w:rsidRPr="00443710">
        <w:rPr>
          <w:rFonts w:ascii="Arial" w:hAnsi="Arial" w:cs="Arial"/>
          <w:sz w:val="24"/>
          <w:szCs w:val="24"/>
        </w:rPr>
        <w:t xml:space="preserve"> provide</w:t>
      </w:r>
      <w:r w:rsidRPr="00443710">
        <w:rPr>
          <w:rFonts w:ascii="Arial" w:hAnsi="Arial" w:cs="Arial"/>
          <w:sz w:val="24"/>
          <w:szCs w:val="24"/>
        </w:rPr>
        <w:t xml:space="preserve"> </w:t>
      </w:r>
      <w:r w:rsidRPr="00443710">
        <w:rPr>
          <w:rFonts w:ascii="Arial" w:hAnsi="Arial" w:cs="Arial"/>
          <w:i/>
          <w:color w:val="FF0000"/>
          <w:sz w:val="24"/>
          <w:szCs w:val="24"/>
        </w:rPr>
        <w:t xml:space="preserve">{Insert known and contract-specific materials to be provided by </w:t>
      </w:r>
      <w:r w:rsidRPr="006F2A83">
        <w:rPr>
          <w:rFonts w:ascii="Arial" w:hAnsi="Arial" w:cs="Arial"/>
          <w:i/>
          <w:color w:val="FF0000"/>
          <w:sz w:val="24"/>
          <w:szCs w:val="24"/>
        </w:rPr>
        <w:t>the Contractor.</w:t>
      </w:r>
      <w:r w:rsidRPr="006F2A83">
        <w:rPr>
          <w:rFonts w:ascii="Arial" w:hAnsi="Arial" w:cs="Arial"/>
          <w:b/>
          <w:i/>
          <w:color w:val="FF0000"/>
          <w:sz w:val="24"/>
          <w:szCs w:val="24"/>
        </w:rPr>
        <w:t xml:space="preserve"> </w:t>
      </w:r>
      <w:r w:rsidRPr="006F2A83">
        <w:rPr>
          <w:rFonts w:ascii="Arial" w:hAnsi="Arial" w:cs="Arial"/>
          <w:i/>
          <w:color w:val="FF0000"/>
          <w:sz w:val="24"/>
          <w:szCs w:val="24"/>
        </w:rPr>
        <w:t>For example (although it must be noted this example is not all inclusive, the RA must ensure addressing their specific requirements), “…Personal Protective Equipment, PPE, Office supplies and materials such as, paper, printer cartridges, and all other office supplies and materials needed in the performance of this contract; automated data processing equipment (ADPE) such as computers, copy, printer, and fax machines. All ADPE connecting to the Government network shall be reviewed and approved by the Government prior to purchase by the Contractor; office furniture; cellular and desktop telephones, etc. The Contractor may request a letter of authorization from the Contracting Officer to utilize Government supply sources such as Government Services Administration (GSA), UNICOR, etc.”</w:t>
      </w:r>
      <w:r w:rsidR="00330D9C" w:rsidRPr="006F2A83">
        <w:rPr>
          <w:rFonts w:ascii="Arial" w:hAnsi="Arial" w:cs="Arial"/>
          <w:i/>
          <w:color w:val="FF0000"/>
          <w:sz w:val="24"/>
          <w:szCs w:val="24"/>
        </w:rPr>
        <w:t>}</w:t>
      </w:r>
    </w:p>
    <w:p w14:paraId="757CDF8A" w14:textId="77777777" w:rsidR="003D599F" w:rsidRPr="00443710" w:rsidRDefault="003D599F" w:rsidP="0015134A">
      <w:pPr>
        <w:rPr>
          <w:rFonts w:ascii="Arial" w:hAnsi="Arial" w:cs="Arial"/>
          <w:sz w:val="24"/>
          <w:szCs w:val="24"/>
        </w:rPr>
      </w:pPr>
    </w:p>
    <w:p w14:paraId="529899A8" w14:textId="66D3209F" w:rsidR="003D599F" w:rsidRPr="006F2A83" w:rsidRDefault="003D599F" w:rsidP="00F03FC8">
      <w:pPr>
        <w:rPr>
          <w:rFonts w:ascii="Arial" w:hAnsi="Arial" w:cs="Arial"/>
          <w:color w:val="FF0000"/>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Pr="003214E6">
        <w:rPr>
          <w:rFonts w:ascii="Arial" w:hAnsi="Arial" w:cs="Arial"/>
          <w:i/>
          <w:color w:val="FF0000"/>
          <w:sz w:val="24"/>
          <w:szCs w:val="24"/>
        </w:rPr>
        <w:t>(As applicabl</w:t>
      </w:r>
      <w:r w:rsidRPr="006F2A83">
        <w:rPr>
          <w:rFonts w:ascii="Arial" w:hAnsi="Arial" w:cs="Arial"/>
          <w:i/>
          <w:color w:val="FF0000"/>
          <w:sz w:val="24"/>
          <w:szCs w:val="24"/>
        </w:rPr>
        <w:t>e</w:t>
      </w:r>
      <w:r w:rsidR="008C2412" w:rsidRPr="006F2A83">
        <w:rPr>
          <w:rFonts w:ascii="Arial" w:hAnsi="Arial" w:cs="Arial"/>
          <w:i/>
          <w:color w:val="FF0000"/>
          <w:sz w:val="24"/>
          <w:szCs w:val="24"/>
        </w:rPr>
        <w:t>)</w:t>
      </w:r>
      <w:r w:rsidR="008C2412" w:rsidRPr="006F2A83">
        <w:rPr>
          <w:rFonts w:ascii="Arial" w:hAnsi="Arial" w:cs="Arial"/>
          <w:color w:val="FF0000"/>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shall </w:t>
      </w:r>
      <w:r w:rsidRPr="00443710">
        <w:rPr>
          <w:rFonts w:ascii="Arial" w:hAnsi="Arial" w:cs="Arial"/>
          <w:i/>
          <w:color w:val="FF0000"/>
          <w:sz w:val="24"/>
          <w:szCs w:val="24"/>
        </w:rPr>
        <w:t>{Insert known and contract-specific vehicles or equipment to be provided by the Contractor</w:t>
      </w:r>
      <w:r w:rsidRPr="006F2A83">
        <w:rPr>
          <w:rFonts w:ascii="Arial" w:hAnsi="Arial" w:cs="Arial"/>
          <w:i/>
          <w:color w:val="FF0000"/>
          <w:sz w:val="24"/>
          <w:szCs w:val="24"/>
        </w:rPr>
        <w:t>.</w:t>
      </w:r>
      <w:r w:rsidRPr="006F2A83">
        <w:rPr>
          <w:rFonts w:ascii="Arial" w:hAnsi="Arial" w:cs="Arial"/>
          <w:color w:val="FF0000"/>
          <w:sz w:val="24"/>
          <w:szCs w:val="24"/>
        </w:rPr>
        <w:t xml:space="preserve"> </w:t>
      </w:r>
      <w:r w:rsidRPr="006F2A83">
        <w:rPr>
          <w:rFonts w:ascii="Arial" w:hAnsi="Arial" w:cs="Arial"/>
          <w:i/>
          <w:color w:val="FF0000"/>
          <w:sz w:val="24"/>
          <w:szCs w:val="24"/>
        </w:rPr>
        <w:t>For example, “...provid</w:t>
      </w:r>
      <w:r w:rsidR="00B94C8D" w:rsidRPr="006F2A83">
        <w:rPr>
          <w:rFonts w:ascii="Arial" w:hAnsi="Arial" w:cs="Arial"/>
          <w:i/>
          <w:color w:val="FF0000"/>
          <w:sz w:val="24"/>
          <w:szCs w:val="24"/>
        </w:rPr>
        <w:t>e</w:t>
      </w:r>
      <w:r w:rsidRPr="006F2A83">
        <w:rPr>
          <w:rFonts w:ascii="Arial" w:hAnsi="Arial" w:cs="Arial"/>
          <w:i/>
          <w:color w:val="FF0000"/>
          <w:sz w:val="24"/>
          <w:szCs w:val="24"/>
        </w:rPr>
        <w:t xml:space="preserve"> all necessary vehicles (no GSA vehicles provided to Contractor for use on this contract) and equipment to perform the work described in this PWS. All Contractor provided vehicles and equipment shall have the company name prominently displayed on both sides of the vehicle </w:t>
      </w:r>
      <w:r w:rsidR="0027394B" w:rsidRPr="006F2A83">
        <w:rPr>
          <w:rFonts w:ascii="Arial" w:hAnsi="Arial" w:cs="Arial"/>
          <w:i/>
          <w:color w:val="FF0000"/>
          <w:sz w:val="24"/>
          <w:szCs w:val="24"/>
        </w:rPr>
        <w:t>or</w:t>
      </w:r>
      <w:r w:rsidRPr="006F2A83">
        <w:rPr>
          <w:rFonts w:ascii="Arial" w:hAnsi="Arial" w:cs="Arial"/>
          <w:i/>
          <w:color w:val="FF0000"/>
          <w:sz w:val="24"/>
          <w:szCs w:val="24"/>
        </w:rPr>
        <w:t xml:space="preserve"> equipment and present a neat, professional appearance. Contractor's vehicles and equipment used in the performance of this contract shall meet all local and Host Nation </w:t>
      </w:r>
      <w:r w:rsidRPr="006F2A83">
        <w:rPr>
          <w:rFonts w:ascii="Arial" w:hAnsi="Arial" w:cs="Arial"/>
          <w:i/>
          <w:color w:val="FF0000"/>
          <w:sz w:val="24"/>
          <w:szCs w:val="24"/>
        </w:rPr>
        <w:lastRenderedPageBreak/>
        <w:t xml:space="preserve">traffic, safety, and environmental requirements. Vehicles and equipment found to be unsafe shall be removed from the installation and replaced. The Contractor shall not use any Government-owned tools, materials, or parts to maintain Contractor vehicles and equipment without prior written approval of the </w:t>
      </w:r>
      <w:r w:rsidR="00CB455E" w:rsidRPr="006F2A83">
        <w:rPr>
          <w:rFonts w:ascii="Arial" w:hAnsi="Arial" w:cs="Arial"/>
          <w:i/>
          <w:color w:val="FF0000"/>
          <w:sz w:val="24"/>
          <w:szCs w:val="24"/>
        </w:rPr>
        <w:t>Contracting Officer</w:t>
      </w:r>
      <w:r w:rsidRPr="006F2A83">
        <w:rPr>
          <w:rFonts w:ascii="Arial" w:hAnsi="Arial" w:cs="Arial"/>
          <w:i/>
          <w:color w:val="FF0000"/>
          <w:sz w:val="24"/>
          <w:szCs w:val="24"/>
        </w:rPr>
        <w:t>. The COR may inspect the Contractor</w:t>
      </w:r>
      <w:r w:rsidR="00330D9C" w:rsidRPr="006F2A83">
        <w:rPr>
          <w:rFonts w:ascii="Arial" w:hAnsi="Arial" w:cs="Arial"/>
          <w:i/>
          <w:color w:val="FF0000"/>
          <w:sz w:val="24"/>
          <w:szCs w:val="24"/>
        </w:rPr>
        <w:t>’</w:t>
      </w:r>
      <w:r w:rsidRPr="006F2A83">
        <w:rPr>
          <w:rFonts w:ascii="Arial" w:hAnsi="Arial" w:cs="Arial"/>
          <w:i/>
          <w:color w:val="FF0000"/>
          <w:sz w:val="24"/>
          <w:szCs w:val="24"/>
        </w:rPr>
        <w:t>s vehicles and equipment at any time.”</w:t>
      </w:r>
      <w:r w:rsidR="00330D9C" w:rsidRPr="006F2A83">
        <w:rPr>
          <w:rFonts w:ascii="Arial" w:hAnsi="Arial" w:cs="Arial"/>
          <w:i/>
          <w:color w:val="FF0000"/>
          <w:sz w:val="24"/>
          <w:szCs w:val="24"/>
        </w:rPr>
        <w:t>}</w:t>
      </w:r>
    </w:p>
    <w:p w14:paraId="434BAADB" w14:textId="77777777" w:rsidR="003D599F" w:rsidRPr="00443710" w:rsidRDefault="003D599F" w:rsidP="0015134A">
      <w:pPr>
        <w:rPr>
          <w:rFonts w:ascii="Arial" w:hAnsi="Arial" w:cs="Arial"/>
          <w:sz w:val="24"/>
          <w:szCs w:val="24"/>
        </w:rPr>
      </w:pPr>
    </w:p>
    <w:p w14:paraId="48E671D1" w14:textId="294F4837" w:rsidR="006110D4" w:rsidRPr="00443710" w:rsidRDefault="003D599F" w:rsidP="006F50BF">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443710">
        <w:rPr>
          <w:rFonts w:ascii="Arial" w:hAnsi="Arial" w:cs="Arial"/>
          <w:b/>
          <w:sz w:val="24"/>
          <w:szCs w:val="24"/>
          <w:u w:val="single"/>
        </w:rPr>
        <w:t>:</w:t>
      </w:r>
      <w:r w:rsidRPr="00443710">
        <w:rPr>
          <w:rFonts w:ascii="Arial" w:hAnsi="Arial" w:cs="Arial"/>
          <w:sz w:val="24"/>
          <w:szCs w:val="24"/>
        </w:rPr>
        <w:t xml:space="preserve">  </w:t>
      </w:r>
      <w:r w:rsidR="008C2412" w:rsidRPr="00443710">
        <w:rPr>
          <w:rFonts w:ascii="Arial" w:hAnsi="Arial" w:cs="Arial"/>
          <w:sz w:val="24"/>
          <w:szCs w:val="24"/>
        </w:rPr>
        <w:t>The</w:t>
      </w:r>
      <w:r w:rsidR="008166AC" w:rsidRPr="00443710">
        <w:rPr>
          <w:rFonts w:ascii="Arial" w:hAnsi="Arial" w:cs="Arial"/>
          <w:sz w:val="24"/>
          <w:szCs w:val="24"/>
        </w:rPr>
        <w:t xml:space="preserve"> Contractor shall provide Background Checks in accordance with this PWS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51494BBE" w14:textId="18711B30" w:rsidR="003214E6" w:rsidRDefault="00605A63" w:rsidP="00F03FC8">
      <w:pPr>
        <w:rPr>
          <w:rFonts w:ascii="Arial" w:hAnsi="Arial" w:cs="Arial"/>
          <w:i/>
          <w:color w:val="FF0000"/>
          <w:sz w:val="24"/>
          <w:szCs w:val="24"/>
        </w:rPr>
      </w:pPr>
      <w:r w:rsidRPr="003214E6">
        <w:rPr>
          <w:rFonts w:ascii="Arial" w:hAnsi="Arial" w:cs="Arial"/>
          <w:i/>
          <w:color w:val="FF0000"/>
          <w:sz w:val="24"/>
          <w:szCs w:val="24"/>
        </w:rPr>
        <w:t xml:space="preserve">(This section is the heart </w:t>
      </w:r>
      <w:r w:rsidR="009E3483" w:rsidRPr="003214E6">
        <w:rPr>
          <w:rFonts w:ascii="Arial" w:hAnsi="Arial" w:cs="Arial"/>
          <w:i/>
          <w:color w:val="FF0000"/>
          <w:sz w:val="24"/>
          <w:szCs w:val="24"/>
        </w:rPr>
        <w:t xml:space="preserve">and substance </w:t>
      </w:r>
      <w:r w:rsidRPr="003214E6">
        <w:rPr>
          <w:rFonts w:ascii="Arial" w:hAnsi="Arial" w:cs="Arial"/>
          <w:i/>
          <w:color w:val="FF0000"/>
          <w:sz w:val="24"/>
          <w:szCs w:val="24"/>
        </w:rPr>
        <w:t xml:space="preserve">of the PWS. All of the services to be performed under the contract should be described in sufficient detail here. </w:t>
      </w:r>
      <w:r w:rsidR="00F0636F">
        <w:rPr>
          <w:rFonts w:ascii="Arial" w:hAnsi="Arial" w:cs="Arial"/>
          <w:i/>
          <w:color w:val="FF0000"/>
          <w:sz w:val="24"/>
          <w:szCs w:val="24"/>
        </w:rPr>
        <w:t xml:space="preserve">The Offeror shall ensure the requirements of the SOO are decomposed into tasks and that the contents of this </w:t>
      </w:r>
      <w:r w:rsidR="00C60EDC">
        <w:rPr>
          <w:rFonts w:ascii="Arial" w:hAnsi="Arial" w:cs="Arial"/>
          <w:i/>
          <w:color w:val="FF0000"/>
          <w:sz w:val="24"/>
          <w:szCs w:val="24"/>
        </w:rPr>
        <w:t>part aligns to the Offeror’s proposed approach)</w:t>
      </w:r>
    </w:p>
    <w:p w14:paraId="03EB9011" w14:textId="77777777" w:rsidR="003214E6" w:rsidRDefault="003214E6" w:rsidP="00F03FC8">
      <w:pPr>
        <w:rPr>
          <w:rFonts w:ascii="Arial" w:hAnsi="Arial" w:cs="Arial"/>
          <w:i/>
          <w:color w:val="FF0000"/>
          <w:sz w:val="24"/>
          <w:szCs w:val="24"/>
        </w:rPr>
      </w:pPr>
    </w:p>
    <w:p w14:paraId="7F02A00F" w14:textId="77777777" w:rsidR="008D4181" w:rsidRDefault="003214E6" w:rsidP="0015134A">
      <w:pPr>
        <w:suppressAutoHyphens/>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F2A83">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w:t>
      </w:r>
      <w:r w:rsidR="006F2A83">
        <w:rPr>
          <w:rFonts w:ascii="Arial" w:hAnsi="Arial" w:cs="Arial"/>
          <w:i/>
          <w:color w:val="FF0000"/>
          <w:sz w:val="24"/>
          <w:szCs w:val="24"/>
        </w:rPr>
        <w:t xml:space="preserve"> AND SAMPLE </w:t>
      </w:r>
      <w:r>
        <w:rPr>
          <w:rFonts w:ascii="Arial" w:hAnsi="Arial" w:cs="Arial"/>
          <w:i/>
          <w:color w:val="FF0000"/>
          <w:sz w:val="24"/>
          <w:szCs w:val="24"/>
        </w:rPr>
        <w:t xml:space="preserve">INFORMATION </w:t>
      </w:r>
      <w:r w:rsidRPr="004B5FA1">
        <w:rPr>
          <w:rFonts w:ascii="Arial" w:hAnsi="Arial" w:cs="Arial"/>
          <w:i/>
          <w:color w:val="FF0000"/>
          <w:sz w:val="24"/>
          <w:szCs w:val="24"/>
        </w:rPr>
        <w:t>PRIOR TO FINALIZING THE PWS</w:t>
      </w:r>
    </w:p>
    <w:p w14:paraId="22C34F05" w14:textId="77777777" w:rsidR="003214E6" w:rsidRPr="00443710" w:rsidRDefault="003214E6" w:rsidP="006F50BF">
      <w:pPr>
        <w:suppressAutoHyphens/>
        <w:rPr>
          <w:rFonts w:ascii="Arial" w:hAnsi="Arial" w:cs="Arial"/>
          <w:sz w:val="24"/>
          <w:szCs w:val="24"/>
        </w:rPr>
      </w:pPr>
    </w:p>
    <w:p w14:paraId="39BB3820" w14:textId="7F05DE69" w:rsidR="009A30DD" w:rsidRPr="006F2A83" w:rsidRDefault="008D4181" w:rsidP="00620A40">
      <w:pPr>
        <w:rPr>
          <w:rFonts w:ascii="Arial" w:hAnsi="Arial" w:cs="Arial"/>
          <w:b/>
          <w:color w:val="FF0000"/>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443710">
        <w:rPr>
          <w:rFonts w:ascii="Arial" w:hAnsi="Arial" w:cs="Arial"/>
          <w:b/>
          <w:sz w:val="24"/>
          <w:szCs w:val="24"/>
          <w:u w:val="single"/>
        </w:rPr>
        <w:t>:</w:t>
      </w:r>
      <w:r w:rsidR="006A14CE" w:rsidRPr="00443710">
        <w:rPr>
          <w:rFonts w:ascii="Arial" w:hAnsi="Arial" w:cs="Arial"/>
          <w:sz w:val="24"/>
          <w:szCs w:val="24"/>
        </w:rPr>
        <w:t xml:space="preserve">  </w:t>
      </w:r>
      <w:r w:rsidR="0005190B" w:rsidRPr="00443710">
        <w:rPr>
          <w:rFonts w:ascii="Arial" w:hAnsi="Arial" w:cs="Arial"/>
          <w:sz w:val="24"/>
          <w:szCs w:val="24"/>
        </w:rPr>
        <w:t>The</w:t>
      </w:r>
      <w:r w:rsidR="00F105A1" w:rsidRPr="00443710">
        <w:rPr>
          <w:rFonts w:ascii="Arial" w:hAnsi="Arial" w:cs="Arial"/>
          <w:sz w:val="24"/>
          <w:szCs w:val="24"/>
        </w:rPr>
        <w:t xml:space="preserve"> Contractor </w:t>
      </w:r>
      <w:r w:rsidR="0005190B" w:rsidRPr="00443710">
        <w:rPr>
          <w:rFonts w:ascii="Arial" w:hAnsi="Arial" w:cs="Arial"/>
          <w:sz w:val="24"/>
          <w:szCs w:val="24"/>
        </w:rPr>
        <w:t xml:space="preserve">shall provide services for </w:t>
      </w:r>
      <w:r w:rsidR="003B1C29" w:rsidRPr="006F2A83">
        <w:rPr>
          <w:rFonts w:ascii="Arial" w:hAnsi="Arial" w:cs="Arial"/>
          <w:i/>
          <w:color w:val="FF0000"/>
          <w:sz w:val="24"/>
          <w:szCs w:val="24"/>
        </w:rPr>
        <w:t>{</w:t>
      </w:r>
      <w:r w:rsidR="009E3483" w:rsidRPr="006F2A83">
        <w:rPr>
          <w:rFonts w:ascii="Arial" w:hAnsi="Arial" w:cs="Arial"/>
          <w:i/>
          <w:color w:val="FF0000"/>
          <w:sz w:val="24"/>
          <w:szCs w:val="24"/>
        </w:rPr>
        <w:t xml:space="preserve">Insert the services and/or tasks to be provided by the </w:t>
      </w:r>
      <w:r w:rsidR="00A3464F" w:rsidRPr="006F2A83">
        <w:rPr>
          <w:rFonts w:ascii="Arial" w:hAnsi="Arial" w:cs="Arial"/>
          <w:i/>
          <w:color w:val="FF0000"/>
          <w:sz w:val="24"/>
          <w:szCs w:val="24"/>
        </w:rPr>
        <w:t>Contractor</w:t>
      </w:r>
      <w:r w:rsidR="009E3483" w:rsidRPr="006F2A83">
        <w:rPr>
          <w:rFonts w:ascii="Arial" w:hAnsi="Arial" w:cs="Arial"/>
          <w:i/>
          <w:color w:val="FF0000"/>
          <w:sz w:val="24"/>
          <w:szCs w:val="24"/>
        </w:rPr>
        <w:t xml:space="preserve">. </w:t>
      </w:r>
      <w:r w:rsidR="003B1C29" w:rsidRPr="006F2A83">
        <w:rPr>
          <w:rFonts w:ascii="Arial" w:hAnsi="Arial" w:cs="Arial"/>
          <w:i/>
          <w:color w:val="FF0000"/>
          <w:sz w:val="24"/>
          <w:szCs w:val="24"/>
        </w:rPr>
        <w:t>For example, i</w:t>
      </w:r>
      <w:r w:rsidR="009E3483" w:rsidRPr="006F2A83">
        <w:rPr>
          <w:rFonts w:ascii="Arial" w:hAnsi="Arial" w:cs="Arial"/>
          <w:i/>
          <w:color w:val="FF0000"/>
          <w:sz w:val="24"/>
          <w:szCs w:val="24"/>
        </w:rPr>
        <w:t xml:space="preserve">nclude the “What” (outcome), “When” (frequency required), and a standard for measurement (not HOW for PWS). Standards to consider are commercial standards, industry standard, National Institute of Standards and Technology (NIST), American National Standards Institute (ANSI), </w:t>
      </w:r>
      <w:r w:rsidR="006952A1" w:rsidRPr="006F2A83">
        <w:rPr>
          <w:rFonts w:ascii="Arial" w:hAnsi="Arial" w:cs="Arial"/>
          <w:i/>
          <w:color w:val="FF0000"/>
          <w:sz w:val="24"/>
          <w:szCs w:val="24"/>
        </w:rPr>
        <w:t>DoD</w:t>
      </w:r>
      <w:r w:rsidR="009E3483" w:rsidRPr="006F2A83">
        <w:rPr>
          <w:rFonts w:ascii="Arial" w:hAnsi="Arial" w:cs="Arial"/>
          <w:i/>
          <w:color w:val="FF0000"/>
          <w:sz w:val="24"/>
          <w:szCs w:val="24"/>
        </w:rPr>
        <w:t xml:space="preserve"> Manuals (</w:t>
      </w:r>
      <w:hyperlink r:id="rId18" w:history="1">
        <w:r w:rsidR="00B1490E" w:rsidRPr="005048AC">
          <w:rPr>
            <w:rStyle w:val="Hyperlink"/>
            <w:rFonts w:ascii="Arial" w:hAnsi="Arial" w:cs="Arial"/>
            <w:i/>
            <w:sz w:val="24"/>
            <w:szCs w:val="24"/>
          </w:rPr>
          <w:t>http://www.dtic.mil/whs/directives/corres/pub1.html</w:t>
        </w:r>
      </w:hyperlink>
      <w:r w:rsidR="00B1490E">
        <w:rPr>
          <w:rFonts w:ascii="Arial" w:hAnsi="Arial" w:cs="Arial"/>
          <w:i/>
          <w:color w:val="FF0000"/>
          <w:sz w:val="24"/>
          <w:szCs w:val="24"/>
        </w:rPr>
        <w:t xml:space="preserve"> </w:t>
      </w:r>
      <w:r w:rsidR="009E3483" w:rsidRPr="006F2A83">
        <w:rPr>
          <w:rFonts w:ascii="Arial" w:hAnsi="Arial" w:cs="Arial"/>
          <w:i/>
          <w:color w:val="FF0000"/>
          <w:sz w:val="24"/>
          <w:szCs w:val="24"/>
        </w:rPr>
        <w:t xml:space="preserve"> ), Army Regulations (</w:t>
      </w:r>
      <w:hyperlink r:id="rId19" w:history="1">
        <w:r w:rsidR="00B1490E" w:rsidRPr="005048AC">
          <w:rPr>
            <w:rStyle w:val="Hyperlink"/>
            <w:rFonts w:ascii="Arial" w:hAnsi="Arial" w:cs="Arial"/>
            <w:i/>
            <w:sz w:val="24"/>
            <w:szCs w:val="24"/>
          </w:rPr>
          <w:t>http://armypubs.army.mil/</w:t>
        </w:r>
      </w:hyperlink>
      <w:r w:rsidR="00B1490E">
        <w:rPr>
          <w:rFonts w:ascii="Arial" w:hAnsi="Arial" w:cs="Arial"/>
          <w:i/>
          <w:color w:val="FF0000"/>
          <w:sz w:val="24"/>
          <w:szCs w:val="24"/>
        </w:rPr>
        <w:t xml:space="preserve"> </w:t>
      </w:r>
      <w:r w:rsidR="009E3483" w:rsidRPr="006F2A83">
        <w:rPr>
          <w:rFonts w:ascii="Arial" w:hAnsi="Arial" w:cs="Arial"/>
          <w:i/>
          <w:color w:val="FF0000"/>
          <w:sz w:val="24"/>
          <w:szCs w:val="24"/>
        </w:rPr>
        <w:t xml:space="preserve"> ), Environmental Protection requirements, Installation Management SOPs, Host Nation requirements, etc. Know and cite the paragraph and section when applicable</w:t>
      </w:r>
      <w:r w:rsidR="003B1C29" w:rsidRPr="006F2A83">
        <w:rPr>
          <w:rFonts w:ascii="Arial" w:hAnsi="Arial" w:cs="Arial"/>
          <w:b/>
          <w:i/>
          <w:color w:val="FF0000"/>
          <w:sz w:val="24"/>
          <w:szCs w:val="24"/>
        </w:rPr>
        <w:t>}</w:t>
      </w:r>
      <w:r w:rsidR="00007A8D" w:rsidRPr="006F2A83">
        <w:rPr>
          <w:rFonts w:ascii="Arial" w:hAnsi="Arial" w:cs="Arial"/>
          <w:b/>
          <w:color w:val="FF0000"/>
          <w:sz w:val="24"/>
          <w:szCs w:val="24"/>
        </w:rPr>
        <w:t>.</w:t>
      </w:r>
    </w:p>
    <w:p w14:paraId="5E64FE23" w14:textId="77777777" w:rsidR="006B6231" w:rsidRPr="00443710" w:rsidRDefault="006B6231" w:rsidP="00822848">
      <w:pPr>
        <w:rPr>
          <w:rFonts w:ascii="Arial" w:hAnsi="Arial" w:cs="Arial"/>
          <w:b/>
          <w:i/>
          <w:color w:val="0000FF"/>
          <w:sz w:val="24"/>
          <w:szCs w:val="24"/>
        </w:rPr>
      </w:pPr>
    </w:p>
    <w:p w14:paraId="63766EBD" w14:textId="1F32505E" w:rsidR="008166AC" w:rsidRDefault="006B6231" w:rsidP="00EC0964">
      <w:pPr>
        <w:rPr>
          <w:rFonts w:ascii="Arial" w:hAnsi="Arial" w:cs="Arial"/>
          <w:sz w:val="24"/>
          <w:szCs w:val="24"/>
        </w:rPr>
      </w:pPr>
      <w:r w:rsidRPr="00443710">
        <w:rPr>
          <w:rFonts w:ascii="Arial" w:hAnsi="Arial" w:cs="Arial"/>
          <w:b/>
          <w:sz w:val="24"/>
          <w:szCs w:val="24"/>
        </w:rPr>
        <w:t>5.2</w:t>
      </w:r>
      <w:r w:rsidR="00C851D7" w:rsidRPr="00443710">
        <w:rPr>
          <w:rFonts w:ascii="Arial" w:hAnsi="Arial" w:cs="Arial"/>
          <w:b/>
          <w:sz w:val="24"/>
          <w:szCs w:val="24"/>
        </w:rPr>
        <w:t xml:space="preserve">  </w:t>
      </w:r>
      <w:r w:rsidR="00C851D7" w:rsidRPr="006F2A83">
        <w:rPr>
          <w:rFonts w:ascii="Arial" w:hAnsi="Arial" w:cs="Arial"/>
          <w:b/>
          <w:sz w:val="24"/>
          <w:szCs w:val="24"/>
          <w:u w:val="single"/>
        </w:rPr>
        <w:t>Task</w:t>
      </w:r>
      <w:r w:rsidR="00B94C8D" w:rsidRPr="006F2A83">
        <w:rPr>
          <w:rFonts w:ascii="Arial" w:hAnsi="Arial" w:cs="Arial"/>
          <w:b/>
          <w:sz w:val="24"/>
          <w:szCs w:val="24"/>
          <w:u w:val="single"/>
        </w:rPr>
        <w:t>s</w:t>
      </w:r>
      <w:r w:rsidR="006F2A83">
        <w:rPr>
          <w:rFonts w:ascii="Arial" w:hAnsi="Arial" w:cs="Arial"/>
          <w:b/>
          <w:sz w:val="24"/>
          <w:szCs w:val="24"/>
          <w:u w:val="single"/>
        </w:rPr>
        <w:t>:</w:t>
      </w:r>
      <w:r w:rsidR="00423738" w:rsidRPr="00443710">
        <w:rPr>
          <w:rFonts w:ascii="Arial" w:hAnsi="Arial" w:cs="Arial"/>
          <w:b/>
          <w:sz w:val="24"/>
          <w:szCs w:val="24"/>
        </w:rPr>
        <w:t xml:space="preserve">  </w:t>
      </w:r>
      <w:r w:rsidR="008166AC" w:rsidRPr="006F2A83">
        <w:rPr>
          <w:rFonts w:ascii="Arial" w:hAnsi="Arial" w:cs="Arial"/>
          <w:sz w:val="24"/>
          <w:szCs w:val="24"/>
        </w:rPr>
        <w:t>Tasks consist of the following:</w:t>
      </w:r>
    </w:p>
    <w:p w14:paraId="75BC40F6" w14:textId="77777777" w:rsidR="007C45CA" w:rsidRPr="006F2A83" w:rsidRDefault="007C45CA" w:rsidP="00EC0964">
      <w:pPr>
        <w:rPr>
          <w:rFonts w:ascii="Arial" w:hAnsi="Arial" w:cs="Arial"/>
          <w:i/>
          <w:color w:val="FF0000"/>
          <w:sz w:val="24"/>
          <w:szCs w:val="24"/>
        </w:rPr>
      </w:pPr>
    </w:p>
    <w:p w14:paraId="51832353" w14:textId="6841E11D" w:rsidR="005328C1" w:rsidRDefault="00423738" w:rsidP="00DD0B80">
      <w:pPr>
        <w:rPr>
          <w:rFonts w:ascii="Arial" w:hAnsi="Arial" w:cs="Arial"/>
          <w:i/>
          <w:color w:val="FF0000"/>
          <w:sz w:val="24"/>
          <w:szCs w:val="24"/>
        </w:rPr>
      </w:pPr>
      <w:r w:rsidRPr="006F2A83">
        <w:rPr>
          <w:rFonts w:ascii="Arial" w:hAnsi="Arial" w:cs="Arial"/>
          <w:b/>
          <w:i/>
          <w:color w:val="FF0000"/>
          <w:sz w:val="24"/>
          <w:szCs w:val="24"/>
        </w:rPr>
        <w:t xml:space="preserve"> </w:t>
      </w:r>
      <w:r w:rsidR="007C45CA">
        <w:rPr>
          <w:rFonts w:ascii="Arial" w:hAnsi="Arial" w:cs="Arial"/>
          <w:b/>
          <w:i/>
          <w:color w:val="FF0000"/>
          <w:sz w:val="24"/>
          <w:szCs w:val="24"/>
        </w:rPr>
        <w:tab/>
        <w:t xml:space="preserve">(a) </w:t>
      </w:r>
      <w:r w:rsidR="006B6231" w:rsidRPr="006F2A83">
        <w:rPr>
          <w:rFonts w:ascii="Arial" w:hAnsi="Arial" w:cs="Arial"/>
          <w:i/>
          <w:color w:val="FF0000"/>
          <w:sz w:val="24"/>
          <w:szCs w:val="24"/>
        </w:rPr>
        <w:t>High Level Objective (HLO) (Task Heading) (</w:t>
      </w:r>
      <w:r w:rsidR="0090584A" w:rsidRPr="006F2A83">
        <w:rPr>
          <w:rFonts w:ascii="Arial" w:hAnsi="Arial" w:cs="Arial"/>
          <w:i/>
          <w:color w:val="FF0000"/>
          <w:sz w:val="24"/>
          <w:szCs w:val="24"/>
        </w:rPr>
        <w:t>e.g.</w:t>
      </w:r>
      <w:r w:rsidR="00524933" w:rsidRPr="006F2A83">
        <w:rPr>
          <w:rFonts w:ascii="Arial" w:hAnsi="Arial" w:cs="Arial"/>
          <w:i/>
          <w:color w:val="FF0000"/>
          <w:sz w:val="24"/>
          <w:szCs w:val="24"/>
        </w:rPr>
        <w:t xml:space="preserve"> </w:t>
      </w:r>
      <w:r w:rsidR="006B6231" w:rsidRPr="006F2A83">
        <w:rPr>
          <w:rFonts w:ascii="Arial" w:hAnsi="Arial" w:cs="Arial"/>
          <w:i/>
          <w:color w:val="FF0000"/>
          <w:sz w:val="24"/>
          <w:szCs w:val="24"/>
        </w:rPr>
        <w:t>5.2</w:t>
      </w:r>
      <w:r w:rsidRPr="006F2A83">
        <w:rPr>
          <w:rFonts w:ascii="Arial" w:hAnsi="Arial" w:cs="Arial"/>
          <w:i/>
          <w:color w:val="FF0000"/>
          <w:sz w:val="24"/>
          <w:szCs w:val="24"/>
        </w:rPr>
        <w:t>.1</w:t>
      </w:r>
      <w:r w:rsidR="00C851D7" w:rsidRPr="006F2A83">
        <w:rPr>
          <w:rFonts w:ascii="Arial" w:hAnsi="Arial" w:cs="Arial"/>
          <w:i/>
          <w:color w:val="FF0000"/>
          <w:sz w:val="24"/>
          <w:szCs w:val="24"/>
        </w:rPr>
        <w:t xml:space="preserve"> and 5.</w:t>
      </w:r>
      <w:r w:rsidRPr="006F2A83">
        <w:rPr>
          <w:rFonts w:ascii="Arial" w:hAnsi="Arial" w:cs="Arial"/>
          <w:i/>
          <w:color w:val="FF0000"/>
          <w:sz w:val="24"/>
          <w:szCs w:val="24"/>
        </w:rPr>
        <w:t>2.2</w:t>
      </w:r>
      <w:r w:rsidR="006B6231" w:rsidRPr="006F2A83">
        <w:rPr>
          <w:rFonts w:ascii="Arial" w:hAnsi="Arial" w:cs="Arial"/>
          <w:i/>
          <w:color w:val="FF0000"/>
          <w:sz w:val="24"/>
          <w:szCs w:val="24"/>
        </w:rPr>
        <w:t>)</w:t>
      </w:r>
      <w:r w:rsidR="005328C1" w:rsidRPr="006F2A83">
        <w:rPr>
          <w:rFonts w:ascii="Arial" w:hAnsi="Arial" w:cs="Arial"/>
          <w:i/>
          <w:color w:val="FF0000"/>
          <w:sz w:val="24"/>
          <w:szCs w:val="24"/>
        </w:rPr>
        <w:t xml:space="preserve"> – Note HLOs are listed and numbered in sequential order</w:t>
      </w:r>
      <w:r w:rsidR="006B6231" w:rsidRPr="006F2A83">
        <w:rPr>
          <w:rFonts w:ascii="Arial" w:hAnsi="Arial" w:cs="Arial"/>
          <w:i/>
          <w:color w:val="FF0000"/>
          <w:sz w:val="24"/>
          <w:szCs w:val="24"/>
        </w:rPr>
        <w:t xml:space="preserve">; </w:t>
      </w:r>
    </w:p>
    <w:p w14:paraId="1013ECE3" w14:textId="77777777" w:rsidR="007C45CA" w:rsidRPr="006F2A83" w:rsidRDefault="007C45CA" w:rsidP="00DD0B80">
      <w:pPr>
        <w:rPr>
          <w:rFonts w:ascii="Arial" w:hAnsi="Arial" w:cs="Arial"/>
          <w:i/>
          <w:color w:val="FF0000"/>
          <w:sz w:val="24"/>
          <w:szCs w:val="24"/>
        </w:rPr>
      </w:pPr>
    </w:p>
    <w:p w14:paraId="2EEEF8C0" w14:textId="6114E890" w:rsidR="005328C1" w:rsidRDefault="007C45CA" w:rsidP="00F03FC8">
      <w:pPr>
        <w:ind w:firstLine="720"/>
        <w:rPr>
          <w:rFonts w:ascii="Arial" w:hAnsi="Arial" w:cs="Arial"/>
          <w:i/>
          <w:color w:val="FF0000"/>
          <w:sz w:val="24"/>
          <w:szCs w:val="24"/>
        </w:rPr>
      </w:pPr>
      <w:r>
        <w:rPr>
          <w:rFonts w:ascii="Arial" w:hAnsi="Arial" w:cs="Arial"/>
          <w:i/>
          <w:color w:val="FF0000"/>
          <w:sz w:val="24"/>
          <w:szCs w:val="24"/>
        </w:rPr>
        <w:t xml:space="preserve">(b) </w:t>
      </w:r>
      <w:r w:rsidR="006B6231" w:rsidRPr="006F2A83">
        <w:rPr>
          <w:rFonts w:ascii="Arial" w:hAnsi="Arial" w:cs="Arial"/>
          <w:i/>
          <w:color w:val="FF0000"/>
          <w:sz w:val="24"/>
          <w:szCs w:val="24"/>
        </w:rPr>
        <w:t xml:space="preserve">HLO’s </w:t>
      </w:r>
      <w:r w:rsidR="005328C1" w:rsidRPr="006F2A83">
        <w:rPr>
          <w:rFonts w:ascii="Arial" w:hAnsi="Arial" w:cs="Arial"/>
          <w:i/>
          <w:color w:val="FF0000"/>
          <w:sz w:val="24"/>
          <w:szCs w:val="24"/>
        </w:rPr>
        <w:t xml:space="preserve">are followed by </w:t>
      </w:r>
      <w:r w:rsidR="00C12628" w:rsidRPr="006F2A83">
        <w:rPr>
          <w:rFonts w:ascii="Arial" w:hAnsi="Arial" w:cs="Arial"/>
          <w:i/>
          <w:color w:val="FF0000"/>
          <w:sz w:val="24"/>
          <w:szCs w:val="24"/>
        </w:rPr>
        <w:t xml:space="preserve">Task </w:t>
      </w:r>
      <w:r w:rsidR="00411493" w:rsidRPr="006F2A83">
        <w:rPr>
          <w:rFonts w:ascii="Arial" w:hAnsi="Arial" w:cs="Arial"/>
          <w:i/>
          <w:color w:val="FF0000"/>
          <w:sz w:val="24"/>
          <w:szCs w:val="24"/>
        </w:rPr>
        <w:t>Statement</w:t>
      </w:r>
      <w:r w:rsidR="005328C1" w:rsidRPr="006F2A83">
        <w:rPr>
          <w:rFonts w:ascii="Arial" w:hAnsi="Arial" w:cs="Arial"/>
          <w:i/>
          <w:color w:val="FF0000"/>
          <w:sz w:val="24"/>
          <w:szCs w:val="24"/>
        </w:rPr>
        <w:t>(s)</w:t>
      </w:r>
      <w:r w:rsidR="006B6231" w:rsidRPr="006F2A83">
        <w:rPr>
          <w:rFonts w:ascii="Arial" w:hAnsi="Arial" w:cs="Arial"/>
          <w:i/>
          <w:color w:val="FF0000"/>
          <w:sz w:val="24"/>
          <w:szCs w:val="24"/>
        </w:rPr>
        <w:t xml:space="preserve"> (</w:t>
      </w:r>
      <w:r w:rsidR="00524933" w:rsidRPr="006F2A83">
        <w:rPr>
          <w:rFonts w:ascii="Arial" w:hAnsi="Arial" w:cs="Arial"/>
          <w:i/>
          <w:color w:val="FF0000"/>
          <w:sz w:val="24"/>
          <w:szCs w:val="24"/>
        </w:rPr>
        <w:t xml:space="preserve">e.g. </w:t>
      </w:r>
      <w:r w:rsidR="006B6231" w:rsidRPr="006F2A83">
        <w:rPr>
          <w:rFonts w:ascii="Arial" w:hAnsi="Arial" w:cs="Arial"/>
          <w:i/>
          <w:color w:val="FF0000"/>
          <w:sz w:val="24"/>
          <w:szCs w:val="24"/>
        </w:rPr>
        <w:t>5.2.1</w:t>
      </w:r>
      <w:r w:rsidR="00423738" w:rsidRPr="006F2A83">
        <w:rPr>
          <w:rFonts w:ascii="Arial" w:hAnsi="Arial" w:cs="Arial"/>
          <w:i/>
          <w:color w:val="FF0000"/>
          <w:sz w:val="24"/>
          <w:szCs w:val="24"/>
        </w:rPr>
        <w:t>.1</w:t>
      </w:r>
      <w:r w:rsidR="00C851D7" w:rsidRPr="006F2A83">
        <w:rPr>
          <w:rFonts w:ascii="Arial" w:hAnsi="Arial" w:cs="Arial"/>
          <w:i/>
          <w:color w:val="FF0000"/>
          <w:sz w:val="24"/>
          <w:szCs w:val="24"/>
        </w:rPr>
        <w:t xml:space="preserve">, </w:t>
      </w:r>
      <w:r w:rsidR="005328C1" w:rsidRPr="006F2A83">
        <w:rPr>
          <w:rFonts w:ascii="Arial" w:hAnsi="Arial" w:cs="Arial"/>
          <w:i/>
          <w:color w:val="FF0000"/>
          <w:sz w:val="24"/>
          <w:szCs w:val="24"/>
        </w:rPr>
        <w:t>5.2.</w:t>
      </w:r>
      <w:r w:rsidR="00423738" w:rsidRPr="006F2A83">
        <w:rPr>
          <w:rFonts w:ascii="Arial" w:hAnsi="Arial" w:cs="Arial"/>
          <w:i/>
          <w:color w:val="FF0000"/>
          <w:sz w:val="24"/>
          <w:szCs w:val="24"/>
        </w:rPr>
        <w:t>1.</w:t>
      </w:r>
      <w:r w:rsidR="005328C1" w:rsidRPr="006F2A83">
        <w:rPr>
          <w:rFonts w:ascii="Arial" w:hAnsi="Arial" w:cs="Arial"/>
          <w:i/>
          <w:color w:val="FF0000"/>
          <w:sz w:val="24"/>
          <w:szCs w:val="24"/>
        </w:rPr>
        <w:t>2</w:t>
      </w:r>
      <w:r w:rsidR="00423738" w:rsidRPr="006F2A83">
        <w:rPr>
          <w:rFonts w:ascii="Arial" w:hAnsi="Arial" w:cs="Arial"/>
          <w:i/>
          <w:color w:val="FF0000"/>
          <w:sz w:val="24"/>
          <w:szCs w:val="24"/>
        </w:rPr>
        <w:t>, and 5.2.2.1</w:t>
      </w:r>
      <w:r w:rsidR="006B6231" w:rsidRPr="006F2A83">
        <w:rPr>
          <w:rFonts w:ascii="Arial" w:hAnsi="Arial" w:cs="Arial"/>
          <w:i/>
          <w:color w:val="FF0000"/>
          <w:sz w:val="24"/>
          <w:szCs w:val="24"/>
        </w:rPr>
        <w:t>)</w:t>
      </w:r>
      <w:r w:rsidR="005328C1" w:rsidRPr="006F2A83">
        <w:rPr>
          <w:rFonts w:ascii="Arial" w:hAnsi="Arial" w:cs="Arial"/>
          <w:i/>
          <w:color w:val="FF0000"/>
          <w:sz w:val="24"/>
          <w:szCs w:val="24"/>
        </w:rPr>
        <w:t xml:space="preserve"> – Note that HLOs may have more than one </w:t>
      </w:r>
      <w:r w:rsidR="00C12628" w:rsidRPr="006F2A83">
        <w:rPr>
          <w:rFonts w:ascii="Arial" w:hAnsi="Arial" w:cs="Arial"/>
          <w:i/>
          <w:color w:val="FF0000"/>
          <w:sz w:val="24"/>
          <w:szCs w:val="24"/>
        </w:rPr>
        <w:t>Task S</w:t>
      </w:r>
      <w:r w:rsidR="005328C1" w:rsidRPr="006F2A83">
        <w:rPr>
          <w:rFonts w:ascii="Arial" w:hAnsi="Arial" w:cs="Arial"/>
          <w:i/>
          <w:color w:val="FF0000"/>
          <w:sz w:val="24"/>
          <w:szCs w:val="24"/>
        </w:rPr>
        <w:t>tatement;</w:t>
      </w:r>
    </w:p>
    <w:p w14:paraId="0D996CDB" w14:textId="77777777" w:rsidR="007C45CA" w:rsidRPr="006F2A83" w:rsidRDefault="007C45CA" w:rsidP="00F03FC8">
      <w:pPr>
        <w:ind w:firstLine="720"/>
        <w:rPr>
          <w:rFonts w:ascii="Arial" w:hAnsi="Arial" w:cs="Arial"/>
          <w:i/>
          <w:color w:val="FF0000"/>
          <w:sz w:val="24"/>
          <w:szCs w:val="24"/>
        </w:rPr>
      </w:pPr>
    </w:p>
    <w:p w14:paraId="20C9B02C" w14:textId="7A2AD000" w:rsidR="005328C1" w:rsidRDefault="007C45CA" w:rsidP="00F03FC8">
      <w:pPr>
        <w:ind w:firstLine="720"/>
        <w:rPr>
          <w:rFonts w:ascii="Arial" w:hAnsi="Arial" w:cs="Arial"/>
          <w:i/>
          <w:color w:val="FF0000"/>
          <w:sz w:val="24"/>
          <w:szCs w:val="24"/>
        </w:rPr>
      </w:pPr>
      <w:r>
        <w:rPr>
          <w:rFonts w:ascii="Arial" w:hAnsi="Arial" w:cs="Arial"/>
          <w:i/>
          <w:color w:val="FF0000"/>
          <w:sz w:val="24"/>
          <w:szCs w:val="24"/>
        </w:rPr>
        <w:t xml:space="preserve">(c) </w:t>
      </w:r>
      <w:r w:rsidR="00C12628" w:rsidRPr="006F2A83">
        <w:rPr>
          <w:rFonts w:ascii="Arial" w:hAnsi="Arial" w:cs="Arial"/>
          <w:i/>
          <w:color w:val="FF0000"/>
          <w:sz w:val="24"/>
          <w:szCs w:val="24"/>
        </w:rPr>
        <w:t xml:space="preserve">Task </w:t>
      </w:r>
      <w:r w:rsidR="005328C1" w:rsidRPr="006F2A83">
        <w:rPr>
          <w:rFonts w:ascii="Arial" w:hAnsi="Arial" w:cs="Arial"/>
          <w:i/>
          <w:color w:val="FF0000"/>
          <w:sz w:val="24"/>
          <w:szCs w:val="24"/>
        </w:rPr>
        <w:t xml:space="preserve">Statements are followed by their associated </w:t>
      </w:r>
      <w:r w:rsidR="00411493" w:rsidRPr="006F2A83">
        <w:rPr>
          <w:rFonts w:ascii="Arial" w:hAnsi="Arial" w:cs="Arial"/>
          <w:i/>
          <w:color w:val="FF0000"/>
          <w:sz w:val="24"/>
          <w:szCs w:val="24"/>
        </w:rPr>
        <w:t xml:space="preserve">Standard </w:t>
      </w:r>
      <w:r w:rsidR="006B6231" w:rsidRPr="006F2A83">
        <w:rPr>
          <w:rFonts w:ascii="Arial" w:hAnsi="Arial" w:cs="Arial"/>
          <w:i/>
          <w:color w:val="FF0000"/>
          <w:sz w:val="24"/>
          <w:szCs w:val="24"/>
        </w:rPr>
        <w:t>(STD)</w:t>
      </w:r>
      <w:r w:rsidR="005328C1" w:rsidRPr="006F2A83">
        <w:rPr>
          <w:rFonts w:ascii="Arial" w:hAnsi="Arial" w:cs="Arial"/>
          <w:i/>
          <w:color w:val="FF0000"/>
          <w:sz w:val="24"/>
          <w:szCs w:val="24"/>
        </w:rPr>
        <w:t xml:space="preserve"> that </w:t>
      </w:r>
      <w:r w:rsidR="006B6231" w:rsidRPr="006F2A83">
        <w:rPr>
          <w:rFonts w:ascii="Arial" w:hAnsi="Arial" w:cs="Arial"/>
          <w:i/>
          <w:color w:val="FF0000"/>
          <w:sz w:val="24"/>
          <w:szCs w:val="24"/>
        </w:rPr>
        <w:t>the</w:t>
      </w:r>
      <w:r w:rsidR="005328C1" w:rsidRPr="006F2A83">
        <w:rPr>
          <w:rFonts w:ascii="Arial" w:hAnsi="Arial" w:cs="Arial"/>
          <w:i/>
          <w:color w:val="FF0000"/>
          <w:sz w:val="24"/>
          <w:szCs w:val="24"/>
        </w:rPr>
        <w:t xml:space="preserve"> </w:t>
      </w:r>
      <w:r w:rsidR="006B6231" w:rsidRPr="006F2A83">
        <w:rPr>
          <w:rFonts w:ascii="Arial" w:hAnsi="Arial" w:cs="Arial"/>
          <w:i/>
          <w:color w:val="FF0000"/>
          <w:sz w:val="24"/>
          <w:szCs w:val="24"/>
        </w:rPr>
        <w:t xml:space="preserve">Contractor shall meet </w:t>
      </w:r>
      <w:r w:rsidR="005328C1" w:rsidRPr="006F2A83">
        <w:rPr>
          <w:rFonts w:ascii="Arial" w:hAnsi="Arial" w:cs="Arial"/>
          <w:i/>
          <w:color w:val="FF0000"/>
          <w:sz w:val="24"/>
          <w:szCs w:val="24"/>
        </w:rPr>
        <w:t xml:space="preserve">– Note that </w:t>
      </w:r>
      <w:r w:rsidR="00C12628" w:rsidRPr="006F2A83">
        <w:rPr>
          <w:rFonts w:ascii="Arial" w:hAnsi="Arial" w:cs="Arial"/>
          <w:i/>
          <w:color w:val="FF0000"/>
          <w:sz w:val="24"/>
          <w:szCs w:val="24"/>
        </w:rPr>
        <w:t>Task S</w:t>
      </w:r>
      <w:r w:rsidR="005328C1" w:rsidRPr="006F2A83">
        <w:rPr>
          <w:rFonts w:ascii="Arial" w:hAnsi="Arial" w:cs="Arial"/>
          <w:i/>
          <w:color w:val="FF0000"/>
          <w:sz w:val="24"/>
          <w:szCs w:val="24"/>
        </w:rPr>
        <w:t>tatements may have more than one STD;</w:t>
      </w:r>
    </w:p>
    <w:p w14:paraId="27FE345F" w14:textId="77777777" w:rsidR="007C45CA" w:rsidRPr="006F2A83" w:rsidRDefault="007C45CA" w:rsidP="00F03FC8">
      <w:pPr>
        <w:ind w:firstLine="720"/>
        <w:rPr>
          <w:rFonts w:ascii="Arial" w:hAnsi="Arial" w:cs="Arial"/>
          <w:i/>
          <w:color w:val="FF0000"/>
          <w:sz w:val="24"/>
          <w:szCs w:val="24"/>
        </w:rPr>
      </w:pPr>
    </w:p>
    <w:p w14:paraId="74785A54" w14:textId="577A7B39" w:rsidR="006B6231" w:rsidRPr="006F2A83" w:rsidRDefault="005328C1" w:rsidP="00DD0B80">
      <w:pPr>
        <w:rPr>
          <w:rFonts w:ascii="Arial" w:hAnsi="Arial" w:cs="Arial"/>
          <w:color w:val="FF0000"/>
          <w:sz w:val="24"/>
          <w:szCs w:val="24"/>
        </w:rPr>
      </w:pPr>
      <w:r w:rsidRPr="006F2A83">
        <w:rPr>
          <w:rFonts w:ascii="Arial" w:hAnsi="Arial" w:cs="Arial"/>
          <w:i/>
          <w:color w:val="FF0000"/>
          <w:sz w:val="24"/>
          <w:szCs w:val="24"/>
        </w:rPr>
        <w:t xml:space="preserve"> </w:t>
      </w:r>
      <w:r w:rsidR="007C45CA">
        <w:rPr>
          <w:rFonts w:ascii="Arial" w:hAnsi="Arial" w:cs="Arial"/>
          <w:i/>
          <w:color w:val="FF0000"/>
          <w:sz w:val="24"/>
          <w:szCs w:val="24"/>
        </w:rPr>
        <w:tab/>
        <w:t xml:space="preserve">(d) </w:t>
      </w:r>
      <w:r w:rsidRPr="006F2A83">
        <w:rPr>
          <w:rFonts w:ascii="Arial" w:hAnsi="Arial" w:cs="Arial"/>
          <w:i/>
          <w:color w:val="FF0000"/>
          <w:sz w:val="24"/>
          <w:szCs w:val="24"/>
        </w:rPr>
        <w:t xml:space="preserve">STDs are followed by their associated </w:t>
      </w:r>
      <w:r w:rsidR="00411493" w:rsidRPr="006F2A83">
        <w:rPr>
          <w:rFonts w:ascii="Arial" w:hAnsi="Arial" w:cs="Arial"/>
          <w:i/>
          <w:color w:val="FF0000"/>
          <w:sz w:val="24"/>
          <w:szCs w:val="24"/>
        </w:rPr>
        <w:t>Acceptable Q</w:t>
      </w:r>
      <w:r w:rsidRPr="006F2A83">
        <w:rPr>
          <w:rFonts w:ascii="Arial" w:hAnsi="Arial" w:cs="Arial"/>
          <w:i/>
          <w:color w:val="FF0000"/>
          <w:sz w:val="24"/>
          <w:szCs w:val="24"/>
        </w:rPr>
        <w:t xml:space="preserve">uality </w:t>
      </w:r>
      <w:r w:rsidR="00411493" w:rsidRPr="006F2A83">
        <w:rPr>
          <w:rFonts w:ascii="Arial" w:hAnsi="Arial" w:cs="Arial"/>
          <w:i/>
          <w:color w:val="FF0000"/>
          <w:sz w:val="24"/>
          <w:szCs w:val="24"/>
        </w:rPr>
        <w:t xml:space="preserve">Level </w:t>
      </w:r>
      <w:r w:rsidRPr="006F2A83">
        <w:rPr>
          <w:rFonts w:ascii="Arial" w:hAnsi="Arial" w:cs="Arial"/>
          <w:i/>
          <w:color w:val="FF0000"/>
          <w:sz w:val="24"/>
          <w:szCs w:val="24"/>
        </w:rPr>
        <w:t>(AQL) – Note that STDs may have more than one</w:t>
      </w:r>
      <w:r w:rsidR="006B6231" w:rsidRPr="006F2A83">
        <w:rPr>
          <w:rFonts w:ascii="Arial" w:hAnsi="Arial" w:cs="Arial"/>
          <w:i/>
          <w:color w:val="FF0000"/>
          <w:sz w:val="24"/>
          <w:szCs w:val="24"/>
        </w:rPr>
        <w:t xml:space="preserve"> (AQL)}</w:t>
      </w:r>
      <w:r w:rsidR="006B6231" w:rsidRPr="006F2A83">
        <w:rPr>
          <w:rFonts w:ascii="Arial" w:hAnsi="Arial" w:cs="Arial"/>
          <w:color w:val="FF0000"/>
          <w:sz w:val="24"/>
          <w:szCs w:val="24"/>
        </w:rPr>
        <w:t xml:space="preserve">  </w:t>
      </w:r>
    </w:p>
    <w:p w14:paraId="482E3A42" w14:textId="77777777" w:rsidR="006B6231" w:rsidRPr="00443710" w:rsidRDefault="006B6231" w:rsidP="00DD0B80">
      <w:pPr>
        <w:rPr>
          <w:rFonts w:ascii="Arial" w:hAnsi="Arial" w:cs="Arial"/>
          <w:sz w:val="24"/>
          <w:szCs w:val="24"/>
        </w:rPr>
      </w:pPr>
    </w:p>
    <w:p w14:paraId="307DC5A0" w14:textId="77777777" w:rsidR="006B6231" w:rsidRPr="006F2A83" w:rsidRDefault="006B6231" w:rsidP="00DD0B80">
      <w:pPr>
        <w:rPr>
          <w:rFonts w:ascii="Arial" w:hAnsi="Arial" w:cs="Arial"/>
          <w:b/>
          <w:i/>
          <w:color w:val="FF0000"/>
          <w:sz w:val="24"/>
          <w:szCs w:val="24"/>
        </w:rPr>
      </w:pPr>
      <w:r w:rsidRPr="006F2A83">
        <w:rPr>
          <w:rFonts w:ascii="Arial" w:hAnsi="Arial" w:cs="Arial"/>
          <w:b/>
          <w:i/>
          <w:color w:val="FF0000"/>
          <w:sz w:val="24"/>
          <w:szCs w:val="24"/>
        </w:rPr>
        <w:t>Examples</w:t>
      </w:r>
      <w:r w:rsidR="005328C1" w:rsidRPr="006F2A83">
        <w:rPr>
          <w:rFonts w:ascii="Arial" w:hAnsi="Arial" w:cs="Arial"/>
          <w:b/>
          <w:i/>
          <w:color w:val="FF0000"/>
          <w:sz w:val="24"/>
          <w:szCs w:val="24"/>
        </w:rPr>
        <w:t xml:space="preserve"> of HLOs, </w:t>
      </w:r>
      <w:r w:rsidR="00C12628" w:rsidRPr="006F2A83">
        <w:rPr>
          <w:rFonts w:ascii="Arial" w:hAnsi="Arial" w:cs="Arial"/>
          <w:b/>
          <w:i/>
          <w:color w:val="FF0000"/>
          <w:sz w:val="24"/>
          <w:szCs w:val="24"/>
        </w:rPr>
        <w:t xml:space="preserve">Task </w:t>
      </w:r>
      <w:r w:rsidR="005328C1" w:rsidRPr="006F2A83">
        <w:rPr>
          <w:rFonts w:ascii="Arial" w:hAnsi="Arial" w:cs="Arial"/>
          <w:b/>
          <w:i/>
          <w:color w:val="FF0000"/>
          <w:sz w:val="24"/>
          <w:szCs w:val="24"/>
        </w:rPr>
        <w:t>Statements, Standards (STDs) and Acceptable Quality Levels (AQLs) are provided below.</w:t>
      </w:r>
    </w:p>
    <w:p w14:paraId="6413682F" w14:textId="77777777" w:rsidR="006B6231" w:rsidRPr="00443710" w:rsidRDefault="006B6231" w:rsidP="00DD0B80">
      <w:pPr>
        <w:rPr>
          <w:rFonts w:ascii="Arial" w:hAnsi="Arial" w:cs="Arial"/>
          <w:color w:val="006600"/>
          <w:sz w:val="24"/>
          <w:szCs w:val="24"/>
        </w:rPr>
      </w:pPr>
    </w:p>
    <w:p w14:paraId="5790C3D7" w14:textId="77777777" w:rsidR="006B6231" w:rsidRPr="006F2A83" w:rsidRDefault="006B6231" w:rsidP="00DD0B80">
      <w:pPr>
        <w:rPr>
          <w:rFonts w:ascii="Arial" w:hAnsi="Arial" w:cs="Arial"/>
          <w:i/>
          <w:color w:val="FF0000"/>
          <w:sz w:val="24"/>
          <w:szCs w:val="24"/>
        </w:rPr>
      </w:pPr>
      <w:r w:rsidRPr="006F2A83">
        <w:rPr>
          <w:rFonts w:ascii="Arial" w:hAnsi="Arial" w:cs="Arial"/>
          <w:b/>
          <w:i/>
          <w:color w:val="FF0000"/>
          <w:sz w:val="24"/>
          <w:szCs w:val="24"/>
        </w:rPr>
        <w:t>5.2</w:t>
      </w:r>
      <w:r w:rsidR="00C851D7" w:rsidRPr="006F2A83">
        <w:rPr>
          <w:rFonts w:ascii="Arial" w:hAnsi="Arial" w:cs="Arial"/>
          <w:b/>
          <w:i/>
          <w:color w:val="FF0000"/>
          <w:sz w:val="24"/>
          <w:szCs w:val="24"/>
        </w:rPr>
        <w:t>.1</w:t>
      </w:r>
      <w:r w:rsidRPr="006F2A83">
        <w:rPr>
          <w:rFonts w:ascii="Arial" w:hAnsi="Arial" w:cs="Arial"/>
          <w:b/>
          <w:i/>
          <w:color w:val="FF0000"/>
          <w:sz w:val="24"/>
          <w:szCs w:val="24"/>
        </w:rPr>
        <w:t xml:space="preserve">  Contractor Resources Management</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(THIS IS AN EXAMPLE OF A HLO)</w:t>
      </w:r>
    </w:p>
    <w:p w14:paraId="67B5F71B" w14:textId="77777777" w:rsidR="006B6231" w:rsidRPr="006F2A83" w:rsidRDefault="006B6231" w:rsidP="00DD0B80">
      <w:pPr>
        <w:rPr>
          <w:rFonts w:ascii="Arial" w:hAnsi="Arial" w:cs="Arial"/>
          <w:i/>
          <w:color w:val="FF0000"/>
          <w:sz w:val="24"/>
          <w:szCs w:val="24"/>
        </w:rPr>
      </w:pPr>
    </w:p>
    <w:p w14:paraId="4AD5A525" w14:textId="36439D82" w:rsidR="006B6231" w:rsidRPr="006F2A83" w:rsidRDefault="006B6231" w:rsidP="196A36E9">
      <w:pPr>
        <w:rPr>
          <w:rFonts w:ascii="Arial" w:hAnsi="Arial" w:cs="Arial"/>
          <w:i/>
          <w:iCs/>
          <w:color w:val="FF0000"/>
          <w:sz w:val="24"/>
          <w:szCs w:val="24"/>
        </w:rPr>
      </w:pPr>
      <w:r w:rsidRPr="196A36E9">
        <w:rPr>
          <w:rFonts w:ascii="Arial" w:hAnsi="Arial" w:cs="Arial"/>
          <w:i/>
          <w:iCs/>
          <w:color w:val="FF0000"/>
          <w:sz w:val="24"/>
          <w:szCs w:val="24"/>
        </w:rPr>
        <w:t>5.2.1</w:t>
      </w:r>
      <w:r w:rsidR="00C851D7" w:rsidRPr="196A36E9">
        <w:rPr>
          <w:rFonts w:ascii="Arial" w:hAnsi="Arial" w:cs="Arial"/>
          <w:i/>
          <w:iCs/>
          <w:color w:val="FF0000"/>
          <w:sz w:val="24"/>
          <w:szCs w:val="24"/>
        </w:rPr>
        <w:t>.1</w:t>
      </w:r>
      <w:r w:rsidR="0021194E" w:rsidRPr="196A36E9">
        <w:rPr>
          <w:rFonts w:ascii="Arial" w:hAnsi="Arial" w:cs="Arial"/>
          <w:i/>
          <w:iCs/>
          <w:color w:val="FF0000"/>
          <w:sz w:val="24"/>
          <w:szCs w:val="24"/>
        </w:rPr>
        <w:t xml:space="preserve"> </w:t>
      </w:r>
      <w:r w:rsidRPr="196A36E9">
        <w:rPr>
          <w:rFonts w:ascii="Arial" w:hAnsi="Arial" w:cs="Arial"/>
          <w:i/>
          <w:iCs/>
          <w:color w:val="FF0000"/>
          <w:sz w:val="24"/>
          <w:szCs w:val="24"/>
        </w:rPr>
        <w:t xml:space="preserve"> </w:t>
      </w:r>
      <w:r w:rsidRPr="196A36E9">
        <w:rPr>
          <w:rFonts w:ascii="Arial" w:hAnsi="Arial" w:cs="Arial"/>
          <w:i/>
          <w:iCs/>
          <w:color w:val="FF0000"/>
          <w:sz w:val="24"/>
          <w:szCs w:val="24"/>
          <w:u w:val="single"/>
        </w:rPr>
        <w:t>Work Order Reception:</w:t>
      </w:r>
      <w:r w:rsidRPr="196A36E9">
        <w:rPr>
          <w:rFonts w:ascii="Arial" w:hAnsi="Arial" w:cs="Arial"/>
          <w:i/>
          <w:iCs/>
          <w:color w:val="FF0000"/>
          <w:sz w:val="24"/>
          <w:szCs w:val="24"/>
        </w:rPr>
        <w:t xml:space="preserve">  </w:t>
      </w:r>
      <w:r w:rsidRPr="196A36E9">
        <w:rPr>
          <w:rFonts w:ascii="Arial" w:hAnsi="Arial" w:cs="Arial"/>
          <w:i/>
          <w:iCs/>
          <w:color w:val="FF0000"/>
          <w:sz w:val="24"/>
          <w:szCs w:val="24"/>
          <w:u w:val="single"/>
        </w:rPr>
        <w:t xml:space="preserve">(THIS IS AN EXAMPLE OF A </w:t>
      </w:r>
      <w:r w:rsidR="00C26668" w:rsidRPr="196A36E9">
        <w:rPr>
          <w:rFonts w:ascii="Arial" w:hAnsi="Arial" w:cs="Arial"/>
          <w:i/>
          <w:iCs/>
          <w:color w:val="FF0000"/>
          <w:sz w:val="24"/>
          <w:szCs w:val="24"/>
          <w:u w:val="single"/>
        </w:rPr>
        <w:t xml:space="preserve">TASK </w:t>
      </w:r>
      <w:r w:rsidRPr="196A36E9">
        <w:rPr>
          <w:rFonts w:ascii="Arial" w:hAnsi="Arial" w:cs="Arial"/>
          <w:i/>
          <w:iCs/>
          <w:color w:val="FF0000"/>
          <w:sz w:val="24"/>
          <w:szCs w:val="24"/>
          <w:u w:val="single"/>
        </w:rPr>
        <w:t>STATEMENT)</w:t>
      </w:r>
      <w:r w:rsidRPr="196A36E9">
        <w:rPr>
          <w:rFonts w:ascii="Arial" w:hAnsi="Arial" w:cs="Arial"/>
          <w:i/>
          <w:iCs/>
          <w:color w:val="FF0000"/>
          <w:sz w:val="24"/>
          <w:szCs w:val="24"/>
        </w:rPr>
        <w:t xml:space="preserve"> </w:t>
      </w:r>
      <w:r w:rsidR="221E1016" w:rsidRPr="196A36E9">
        <w:rPr>
          <w:rFonts w:ascii="Arial" w:hAnsi="Arial" w:cs="Arial"/>
          <w:i/>
          <w:iCs/>
          <w:color w:val="FF0000"/>
          <w:sz w:val="24"/>
          <w:szCs w:val="24"/>
        </w:rPr>
        <w:t xml:space="preserve">The </w:t>
      </w:r>
      <w:r w:rsidRPr="196A36E9">
        <w:rPr>
          <w:rFonts w:ascii="Arial" w:hAnsi="Arial" w:cs="Arial"/>
          <w:i/>
          <w:iCs/>
          <w:color w:val="FF0000"/>
          <w:sz w:val="24"/>
          <w:szCs w:val="24"/>
        </w:rPr>
        <w:t xml:space="preserve">Contractor shall establish a Work Reception System for tracking all requests for recurring </w:t>
      </w:r>
      <w:r w:rsidR="00F914BA" w:rsidRPr="196A36E9">
        <w:rPr>
          <w:rFonts w:ascii="Arial" w:hAnsi="Arial" w:cs="Arial"/>
          <w:i/>
          <w:iCs/>
          <w:color w:val="FF0000"/>
          <w:sz w:val="24"/>
          <w:szCs w:val="24"/>
        </w:rPr>
        <w:t xml:space="preserve">and </w:t>
      </w:r>
      <w:r w:rsidRPr="196A36E9">
        <w:rPr>
          <w:rFonts w:ascii="Arial" w:hAnsi="Arial" w:cs="Arial"/>
          <w:i/>
          <w:iCs/>
          <w:color w:val="FF0000"/>
          <w:sz w:val="24"/>
          <w:szCs w:val="24"/>
        </w:rPr>
        <w:t>preventative maintenance work or services and maintaining active and historical workload records.</w:t>
      </w:r>
    </w:p>
    <w:p w14:paraId="012D4A39" w14:textId="77777777" w:rsidR="006B6231" w:rsidRPr="006F2A83" w:rsidRDefault="006B6231" w:rsidP="0015134A">
      <w:pPr>
        <w:rPr>
          <w:rFonts w:ascii="Arial" w:hAnsi="Arial" w:cs="Arial"/>
          <w:i/>
          <w:color w:val="FF0000"/>
          <w:sz w:val="24"/>
          <w:szCs w:val="24"/>
        </w:rPr>
      </w:pPr>
    </w:p>
    <w:p w14:paraId="41850EA6" w14:textId="2517C2D2" w:rsidR="006B6231" w:rsidRPr="006F2A83" w:rsidRDefault="006B6231" w:rsidP="00F03FC8">
      <w:pPr>
        <w:rPr>
          <w:rFonts w:ascii="Arial" w:hAnsi="Arial" w:cs="Arial"/>
          <w:i/>
          <w:color w:val="FF0000"/>
          <w:sz w:val="24"/>
          <w:szCs w:val="24"/>
          <w:u w:val="single"/>
        </w:rPr>
      </w:pPr>
      <w:r w:rsidRPr="006F2A83">
        <w:rPr>
          <w:rFonts w:ascii="Arial" w:hAnsi="Arial" w:cs="Arial"/>
          <w:i/>
          <w:color w:val="FF0000"/>
          <w:sz w:val="24"/>
          <w:szCs w:val="24"/>
        </w:rPr>
        <w:lastRenderedPageBreak/>
        <w:tab/>
      </w:r>
      <w:r w:rsidR="00703C13">
        <w:rPr>
          <w:rFonts w:ascii="Arial" w:hAnsi="Arial" w:cs="Arial"/>
          <w:i/>
          <w:color w:val="FF0000"/>
          <w:sz w:val="24"/>
          <w:szCs w:val="24"/>
        </w:rPr>
        <w:t>(</w:t>
      </w:r>
      <w:r w:rsidR="00680DB6" w:rsidRPr="006F2A83">
        <w:rPr>
          <w:rFonts w:ascii="Arial" w:hAnsi="Arial" w:cs="Arial"/>
          <w:i/>
          <w:color w:val="FF0000"/>
          <w:sz w:val="24"/>
          <w:szCs w:val="24"/>
        </w:rPr>
        <w:t xml:space="preserve">a) </w:t>
      </w:r>
      <w:r w:rsidRPr="006F2A83">
        <w:rPr>
          <w:rFonts w:ascii="Arial" w:hAnsi="Arial" w:cs="Arial"/>
          <w:i/>
          <w:color w:val="FF0000"/>
          <w:sz w:val="24"/>
          <w:szCs w:val="24"/>
        </w:rPr>
        <w:t>STD: The Work Reception Desk and telephone shall be attended continuously during normal working hours including lunchtime. After duty hours emergency coverage shall be provided 24/7. Work Reception shall be responsible for all functions IAW Department of the Army Pamphlet (DA PAM) 420-6 Directorate of Public Works (DPW) Resource Management System (RMS).</w:t>
      </w:r>
      <w:r w:rsidR="005328C1" w:rsidRPr="006F2A83">
        <w:rPr>
          <w:rFonts w:ascii="Arial" w:hAnsi="Arial" w:cs="Arial"/>
          <w:i/>
          <w:color w:val="FF0000"/>
          <w:sz w:val="24"/>
          <w:szCs w:val="24"/>
        </w:rPr>
        <w:t xml:space="preserve"> </w:t>
      </w:r>
      <w:r w:rsidR="005328C1" w:rsidRPr="006F2A83">
        <w:rPr>
          <w:rFonts w:ascii="Arial" w:hAnsi="Arial" w:cs="Arial"/>
          <w:i/>
          <w:color w:val="FF0000"/>
          <w:sz w:val="24"/>
          <w:szCs w:val="24"/>
          <w:u w:val="single"/>
        </w:rPr>
        <w:t>(THIS IS AN EXAMPLE OF A STANDARD)</w:t>
      </w:r>
    </w:p>
    <w:p w14:paraId="288FDB03" w14:textId="77777777" w:rsidR="006B6231" w:rsidRPr="006F2A83" w:rsidRDefault="006B6231" w:rsidP="00F03FC8">
      <w:pPr>
        <w:rPr>
          <w:rFonts w:ascii="Arial" w:hAnsi="Arial" w:cs="Arial"/>
          <w:i/>
          <w:color w:val="FF0000"/>
          <w:sz w:val="24"/>
          <w:szCs w:val="24"/>
          <w:u w:val="single"/>
        </w:rPr>
      </w:pPr>
      <w:r w:rsidRPr="006F2A83">
        <w:rPr>
          <w:rFonts w:ascii="Arial" w:hAnsi="Arial" w:cs="Arial"/>
          <w:i/>
          <w:color w:val="FF0000"/>
          <w:sz w:val="24"/>
          <w:szCs w:val="24"/>
        </w:rPr>
        <w:tab/>
        <w:t xml:space="preserve">AQL: 100% </w:t>
      </w:r>
      <w:r w:rsidR="002C2DEF" w:rsidRPr="006F2A83">
        <w:rPr>
          <w:rFonts w:ascii="Arial" w:hAnsi="Arial" w:cs="Arial"/>
          <w:i/>
          <w:color w:val="FF0000"/>
          <w:sz w:val="24"/>
          <w:szCs w:val="24"/>
        </w:rPr>
        <w:t>Compliant (</w:t>
      </w:r>
      <w:r w:rsidR="005328C1" w:rsidRPr="006F2A83">
        <w:rPr>
          <w:rFonts w:ascii="Arial" w:hAnsi="Arial" w:cs="Arial"/>
          <w:i/>
          <w:color w:val="FF0000"/>
          <w:sz w:val="24"/>
          <w:szCs w:val="24"/>
          <w:u w:val="single"/>
        </w:rPr>
        <w:t>THIS IS AN EXAMPLE OF AN ACCEPTABLE QUALITY LEVEL)</w:t>
      </w:r>
    </w:p>
    <w:p w14:paraId="31D1C5D4" w14:textId="77777777" w:rsidR="006B6231" w:rsidRPr="006F2A83" w:rsidRDefault="006B6231" w:rsidP="00F03FC8">
      <w:pPr>
        <w:rPr>
          <w:rFonts w:ascii="Arial" w:hAnsi="Arial" w:cs="Arial"/>
          <w:i/>
          <w:color w:val="FF0000"/>
          <w:sz w:val="24"/>
          <w:szCs w:val="24"/>
        </w:rPr>
      </w:pPr>
    </w:p>
    <w:p w14:paraId="579F1148" w14:textId="212788B6" w:rsidR="006B6231" w:rsidRPr="006F2A83" w:rsidRDefault="006B6231" w:rsidP="00F03FC8">
      <w:pPr>
        <w:rPr>
          <w:rFonts w:ascii="Arial" w:hAnsi="Arial" w:cs="Arial"/>
          <w:i/>
          <w:color w:val="FF0000"/>
          <w:sz w:val="24"/>
          <w:szCs w:val="24"/>
        </w:rPr>
      </w:pPr>
      <w:r w:rsidRPr="006F2A83">
        <w:rPr>
          <w:rFonts w:ascii="Arial" w:hAnsi="Arial" w:cs="Arial"/>
          <w:i/>
          <w:color w:val="FF0000"/>
          <w:sz w:val="24"/>
          <w:szCs w:val="24"/>
        </w:rPr>
        <w:tab/>
      </w:r>
      <w:r w:rsidR="00703C13">
        <w:rPr>
          <w:rFonts w:ascii="Arial" w:hAnsi="Arial" w:cs="Arial"/>
          <w:i/>
          <w:color w:val="FF0000"/>
          <w:sz w:val="24"/>
          <w:szCs w:val="24"/>
        </w:rPr>
        <w:t>(</w:t>
      </w:r>
      <w:r w:rsidR="00680DB6" w:rsidRPr="006F2A83">
        <w:rPr>
          <w:rFonts w:ascii="Arial" w:hAnsi="Arial" w:cs="Arial"/>
          <w:i/>
          <w:color w:val="FF0000"/>
          <w:sz w:val="24"/>
          <w:szCs w:val="24"/>
        </w:rPr>
        <w:t xml:space="preserve">b) </w:t>
      </w:r>
      <w:r w:rsidRPr="006F2A83">
        <w:rPr>
          <w:rFonts w:ascii="Arial" w:hAnsi="Arial" w:cs="Arial"/>
          <w:i/>
          <w:color w:val="FF0000"/>
          <w:sz w:val="24"/>
          <w:szCs w:val="24"/>
        </w:rPr>
        <w:t>STD: The Work Reception Desk shall assign classification to orders upon receipt IAW priority definitions in Part 2 of the PWS.</w:t>
      </w:r>
    </w:p>
    <w:p w14:paraId="0C66EB00" w14:textId="77777777" w:rsidR="006B6231" w:rsidRPr="006F2A83" w:rsidRDefault="006B6231" w:rsidP="00F03FC8">
      <w:pPr>
        <w:rPr>
          <w:rFonts w:ascii="Arial" w:hAnsi="Arial" w:cs="Arial"/>
          <w:i/>
          <w:color w:val="FF0000"/>
          <w:sz w:val="24"/>
          <w:szCs w:val="24"/>
        </w:rPr>
      </w:pPr>
      <w:r w:rsidRPr="006F2A83">
        <w:rPr>
          <w:rFonts w:ascii="Arial" w:hAnsi="Arial" w:cs="Arial"/>
          <w:i/>
          <w:color w:val="FF0000"/>
          <w:sz w:val="24"/>
          <w:szCs w:val="24"/>
        </w:rPr>
        <w:tab/>
        <w:t>AQL: No more than 5 deficiencies per month.</w:t>
      </w:r>
    </w:p>
    <w:p w14:paraId="63520B6E" w14:textId="77777777" w:rsidR="006B6231" w:rsidRPr="006F2A83" w:rsidRDefault="006B6231" w:rsidP="00F03FC8">
      <w:pPr>
        <w:rPr>
          <w:rFonts w:ascii="Arial" w:hAnsi="Arial" w:cs="Arial"/>
          <w:i/>
          <w:color w:val="FF0000"/>
          <w:sz w:val="24"/>
          <w:szCs w:val="24"/>
        </w:rPr>
      </w:pPr>
    </w:p>
    <w:p w14:paraId="5D8D7026" w14:textId="16114F73" w:rsidR="006B6231" w:rsidRPr="006F2A83" w:rsidRDefault="006B6231" w:rsidP="00F03FC8">
      <w:pPr>
        <w:pStyle w:val="Default"/>
        <w:rPr>
          <w:rFonts w:ascii="Arial" w:hAnsi="Arial" w:cs="Arial"/>
          <w:i/>
          <w:color w:val="FF0000"/>
        </w:rPr>
      </w:pPr>
      <w:r w:rsidRPr="006F2A83">
        <w:rPr>
          <w:rFonts w:ascii="Arial" w:hAnsi="Arial" w:cs="Arial"/>
          <w:i/>
          <w:color w:val="FF0000"/>
        </w:rPr>
        <w:t>5.2.</w:t>
      </w:r>
      <w:r w:rsidR="00C851D7" w:rsidRPr="006F2A83">
        <w:rPr>
          <w:rFonts w:ascii="Arial" w:hAnsi="Arial" w:cs="Arial"/>
          <w:i/>
          <w:color w:val="FF0000"/>
        </w:rPr>
        <w:t>1.2</w:t>
      </w:r>
      <w:r w:rsidR="0021194E">
        <w:rPr>
          <w:rFonts w:ascii="Arial" w:hAnsi="Arial" w:cs="Arial"/>
          <w:i/>
          <w:color w:val="FF0000"/>
        </w:rPr>
        <w:t xml:space="preserve"> </w:t>
      </w:r>
      <w:r w:rsidRPr="006F2A83">
        <w:rPr>
          <w:rFonts w:ascii="Arial" w:hAnsi="Arial" w:cs="Arial"/>
          <w:i/>
          <w:color w:val="FF0000"/>
        </w:rPr>
        <w:t xml:space="preserve"> </w:t>
      </w:r>
      <w:r w:rsidRPr="006F2A83">
        <w:rPr>
          <w:rFonts w:ascii="Arial" w:hAnsi="Arial" w:cs="Arial"/>
          <w:i/>
          <w:color w:val="FF0000"/>
          <w:u w:val="single"/>
        </w:rPr>
        <w:t>Contractor Project Management</w:t>
      </w:r>
      <w:r w:rsidRPr="006F2A83">
        <w:rPr>
          <w:rFonts w:ascii="Arial" w:hAnsi="Arial" w:cs="Arial"/>
          <w:i/>
          <w:color w:val="FF0000"/>
        </w:rPr>
        <w:t xml:space="preserve">. Contractor shall manage all assigned projects from initial receipt until project completion. The Contractor shall ensure all projects are completed IAW the Contractor's approved schedule and project cost as noted below. </w:t>
      </w:r>
    </w:p>
    <w:p w14:paraId="16143EF2" w14:textId="77777777" w:rsidR="006B6231" w:rsidRPr="006F2A83" w:rsidRDefault="006B6231" w:rsidP="00F03FC8">
      <w:pPr>
        <w:pStyle w:val="Default"/>
        <w:rPr>
          <w:rFonts w:ascii="Arial" w:hAnsi="Arial" w:cs="Arial"/>
          <w:i/>
          <w:color w:val="FF0000"/>
        </w:rPr>
      </w:pPr>
    </w:p>
    <w:p w14:paraId="21BF74ED" w14:textId="1AE1FD54" w:rsidR="006B6231" w:rsidRPr="006F2A83" w:rsidRDefault="00703C13" w:rsidP="00F03FC8">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00680DB6" w:rsidRPr="006F2A83">
        <w:rPr>
          <w:rFonts w:ascii="Arial" w:hAnsi="Arial" w:cs="Arial"/>
          <w:i/>
          <w:color w:val="FF0000"/>
          <w:sz w:val="24"/>
          <w:szCs w:val="24"/>
        </w:rPr>
        <w:t xml:space="preserve">a) </w:t>
      </w:r>
      <w:r w:rsidR="006B6231" w:rsidRPr="006F2A83">
        <w:rPr>
          <w:rFonts w:ascii="Arial" w:hAnsi="Arial" w:cs="Arial"/>
          <w:i/>
          <w:color w:val="FF0000"/>
          <w:sz w:val="24"/>
          <w:szCs w:val="24"/>
        </w:rPr>
        <w:t xml:space="preserve">STD:  The Contractor shall complete each project within +/- 5% of the approved schedule completion date. </w:t>
      </w:r>
    </w:p>
    <w:p w14:paraId="48F5659D" w14:textId="77777777" w:rsidR="006B6231" w:rsidRPr="006F2A83" w:rsidRDefault="006B623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14:paraId="094816C0" w14:textId="77777777" w:rsidR="006B6231" w:rsidRPr="006F2A83" w:rsidRDefault="006B6231" w:rsidP="00F03FC8">
      <w:pPr>
        <w:autoSpaceDE w:val="0"/>
        <w:autoSpaceDN w:val="0"/>
        <w:adjustRightInd w:val="0"/>
        <w:ind w:firstLine="720"/>
        <w:rPr>
          <w:rFonts w:ascii="Arial" w:hAnsi="Arial" w:cs="Arial"/>
          <w:i/>
          <w:color w:val="FF0000"/>
          <w:sz w:val="24"/>
          <w:szCs w:val="24"/>
        </w:rPr>
      </w:pPr>
    </w:p>
    <w:p w14:paraId="2D9D67A4" w14:textId="0AA57D94" w:rsidR="006B6231" w:rsidRPr="006F2A83" w:rsidRDefault="00703C13" w:rsidP="00F03FC8">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00680DB6" w:rsidRPr="006F2A83">
        <w:rPr>
          <w:rFonts w:ascii="Arial" w:hAnsi="Arial" w:cs="Arial"/>
          <w:i/>
          <w:color w:val="FF0000"/>
          <w:sz w:val="24"/>
          <w:szCs w:val="24"/>
        </w:rPr>
        <w:t xml:space="preserve">b) </w:t>
      </w:r>
      <w:r w:rsidR="006B6231" w:rsidRPr="006F2A83">
        <w:rPr>
          <w:rFonts w:ascii="Arial" w:hAnsi="Arial" w:cs="Arial"/>
          <w:i/>
          <w:color w:val="FF0000"/>
          <w:sz w:val="24"/>
          <w:szCs w:val="24"/>
        </w:rPr>
        <w:t xml:space="preserve">STD:  The Contractor shall complete each project within +/- 5% of the initial detailed cost estimate approved by the DPW. </w:t>
      </w:r>
    </w:p>
    <w:p w14:paraId="0A9DD8A5" w14:textId="77777777" w:rsidR="003A4281" w:rsidRPr="006F2A83" w:rsidRDefault="006B623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AQL:  Pass or Fail.</w:t>
      </w:r>
    </w:p>
    <w:p w14:paraId="648CF227" w14:textId="77777777" w:rsidR="003A4281" w:rsidRPr="00443710" w:rsidRDefault="003A4281" w:rsidP="00F03FC8">
      <w:pPr>
        <w:autoSpaceDE w:val="0"/>
        <w:autoSpaceDN w:val="0"/>
        <w:adjustRightInd w:val="0"/>
        <w:ind w:firstLine="720"/>
        <w:rPr>
          <w:rFonts w:ascii="Arial" w:hAnsi="Arial" w:cs="Arial"/>
          <w:i/>
          <w:color w:val="006600"/>
          <w:sz w:val="24"/>
          <w:szCs w:val="24"/>
        </w:rPr>
      </w:pPr>
    </w:p>
    <w:p w14:paraId="0E32B590" w14:textId="77777777" w:rsidR="003A4281" w:rsidRPr="006F2A83" w:rsidRDefault="003A4281" w:rsidP="00F03FC8">
      <w:pPr>
        <w:autoSpaceDE w:val="0"/>
        <w:autoSpaceDN w:val="0"/>
        <w:adjustRightInd w:val="0"/>
        <w:rPr>
          <w:rFonts w:ascii="Arial" w:hAnsi="Arial" w:cs="Arial"/>
          <w:b/>
          <w:i/>
          <w:color w:val="FF0000"/>
          <w:sz w:val="24"/>
          <w:szCs w:val="24"/>
        </w:rPr>
      </w:pPr>
      <w:r w:rsidRPr="006F2A83">
        <w:rPr>
          <w:rFonts w:ascii="Arial" w:hAnsi="Arial" w:cs="Arial"/>
          <w:b/>
          <w:i/>
          <w:color w:val="FF0000"/>
          <w:sz w:val="24"/>
          <w:szCs w:val="24"/>
        </w:rPr>
        <w:t>5.</w:t>
      </w:r>
      <w:r w:rsidR="00C851D7" w:rsidRPr="006F2A83">
        <w:rPr>
          <w:rFonts w:ascii="Arial" w:hAnsi="Arial" w:cs="Arial"/>
          <w:b/>
          <w:i/>
          <w:color w:val="FF0000"/>
          <w:sz w:val="24"/>
          <w:szCs w:val="24"/>
        </w:rPr>
        <w:t>2.2</w:t>
      </w:r>
      <w:r w:rsidRPr="006F2A83">
        <w:rPr>
          <w:rFonts w:ascii="Arial" w:hAnsi="Arial" w:cs="Arial"/>
          <w:b/>
          <w:i/>
          <w:color w:val="FF0000"/>
          <w:sz w:val="24"/>
          <w:szCs w:val="24"/>
        </w:rPr>
        <w:t xml:space="preserve">  Facilities Engineering Services </w:t>
      </w:r>
    </w:p>
    <w:p w14:paraId="4A6BFE4C" w14:textId="77777777" w:rsidR="003A4281" w:rsidRPr="00443710" w:rsidRDefault="003A4281" w:rsidP="00F03FC8">
      <w:pPr>
        <w:autoSpaceDE w:val="0"/>
        <w:autoSpaceDN w:val="0"/>
        <w:adjustRightInd w:val="0"/>
        <w:rPr>
          <w:rFonts w:ascii="Arial" w:hAnsi="Arial" w:cs="Arial"/>
          <w:i/>
          <w:color w:val="006600"/>
          <w:sz w:val="24"/>
          <w:szCs w:val="24"/>
        </w:rPr>
      </w:pPr>
    </w:p>
    <w:p w14:paraId="2C079129" w14:textId="10D610DA" w:rsidR="003A4281" w:rsidRPr="006F2A83" w:rsidRDefault="003A4281" w:rsidP="00F03FC8">
      <w:pPr>
        <w:autoSpaceDE w:val="0"/>
        <w:autoSpaceDN w:val="0"/>
        <w:adjustRightInd w:val="0"/>
        <w:rPr>
          <w:rFonts w:ascii="Arial" w:hAnsi="Arial" w:cs="Arial"/>
          <w:i/>
          <w:color w:val="FF0000"/>
          <w:sz w:val="24"/>
          <w:szCs w:val="24"/>
        </w:rPr>
      </w:pPr>
      <w:r w:rsidRPr="006F2A83">
        <w:rPr>
          <w:rFonts w:ascii="Arial" w:hAnsi="Arial" w:cs="Arial"/>
          <w:i/>
          <w:color w:val="FF0000"/>
          <w:sz w:val="24"/>
          <w:szCs w:val="24"/>
        </w:rPr>
        <w:t>5.</w:t>
      </w:r>
      <w:r w:rsidR="00C851D7" w:rsidRPr="006F2A83">
        <w:rPr>
          <w:rFonts w:ascii="Arial" w:hAnsi="Arial" w:cs="Arial"/>
          <w:i/>
          <w:color w:val="FF0000"/>
          <w:sz w:val="24"/>
          <w:szCs w:val="24"/>
        </w:rPr>
        <w:t>2.2.1</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Building Responsible Officer (BRO)</w:t>
      </w:r>
      <w:r w:rsidRPr="006F2A83">
        <w:rPr>
          <w:rFonts w:ascii="Arial" w:hAnsi="Arial" w:cs="Arial"/>
          <w:i/>
          <w:color w:val="FF0000"/>
          <w:sz w:val="24"/>
          <w:szCs w:val="24"/>
        </w:rPr>
        <w:t xml:space="preserve">: The Contractor </w:t>
      </w:r>
      <w:r w:rsidR="00037277" w:rsidRPr="006F2A83">
        <w:rPr>
          <w:rFonts w:ascii="Arial" w:hAnsi="Arial" w:cs="Arial"/>
          <w:i/>
          <w:color w:val="FF0000"/>
          <w:sz w:val="24"/>
          <w:szCs w:val="24"/>
        </w:rPr>
        <w:t xml:space="preserve">shall </w:t>
      </w:r>
      <w:r w:rsidRPr="006F2A83">
        <w:rPr>
          <w:rFonts w:ascii="Arial" w:hAnsi="Arial" w:cs="Arial"/>
          <w:i/>
          <w:color w:val="FF0000"/>
          <w:sz w:val="24"/>
          <w:szCs w:val="24"/>
        </w:rPr>
        <w:t>administer the BRO program at USAG-XXX. A list of buildings requiring BRO assignments is identified in {Insert where these are listed and the title of the list).</w:t>
      </w:r>
    </w:p>
    <w:p w14:paraId="3958ACC9" w14:textId="77777777" w:rsidR="003A4281" w:rsidRPr="006F2A83" w:rsidRDefault="003A4281" w:rsidP="00F03FC8">
      <w:pPr>
        <w:autoSpaceDE w:val="0"/>
        <w:autoSpaceDN w:val="0"/>
        <w:adjustRightInd w:val="0"/>
        <w:rPr>
          <w:rFonts w:ascii="Arial" w:hAnsi="Arial" w:cs="Arial"/>
          <w:i/>
          <w:color w:val="FF0000"/>
          <w:sz w:val="24"/>
          <w:szCs w:val="24"/>
        </w:rPr>
      </w:pPr>
    </w:p>
    <w:p w14:paraId="19E95B29" w14:textId="1CE2A18E" w:rsidR="003A4281" w:rsidRPr="006F2A83" w:rsidRDefault="00703C13" w:rsidP="00F03FC8">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003A4281" w:rsidRPr="006F2A83">
        <w:rPr>
          <w:rFonts w:ascii="Arial" w:hAnsi="Arial" w:cs="Arial"/>
          <w:i/>
          <w:color w:val="FF0000"/>
          <w:sz w:val="24"/>
          <w:szCs w:val="24"/>
        </w:rPr>
        <w:t xml:space="preserve">a) STD: The Contractor shall prepare a new set of designation orders for each new BRO and submit to the COR for signature by the DPW within seven (7) working days after identification of new BRO. The orders shall, as a minimum, identify the property assigned, duties, and responsibilities of the individual as a BRO. </w:t>
      </w:r>
    </w:p>
    <w:p w14:paraId="285AF9F4" w14:textId="77777777" w:rsidR="003A4281" w:rsidRPr="006F2A83" w:rsidRDefault="003A428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14:paraId="4533D91C" w14:textId="77777777" w:rsidR="003A4281" w:rsidRPr="006F2A83" w:rsidRDefault="003A428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{Insert Deliverable ###}</w:t>
      </w:r>
    </w:p>
    <w:p w14:paraId="711CEE58" w14:textId="77777777" w:rsidR="003A4281" w:rsidRPr="006F2A83" w:rsidRDefault="003A4281" w:rsidP="00F03FC8">
      <w:pPr>
        <w:autoSpaceDE w:val="0"/>
        <w:autoSpaceDN w:val="0"/>
        <w:adjustRightInd w:val="0"/>
        <w:ind w:firstLine="720"/>
        <w:rPr>
          <w:rFonts w:ascii="Arial" w:hAnsi="Arial" w:cs="Arial"/>
          <w:i/>
          <w:color w:val="FF0000"/>
          <w:sz w:val="24"/>
          <w:szCs w:val="24"/>
        </w:rPr>
      </w:pPr>
    </w:p>
    <w:p w14:paraId="7DF0AABD" w14:textId="7F51382F" w:rsidR="003A4281" w:rsidRPr="006F2A83" w:rsidRDefault="00703C13" w:rsidP="00F03FC8">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003A4281" w:rsidRPr="006F2A83">
        <w:rPr>
          <w:rFonts w:ascii="Arial" w:hAnsi="Arial" w:cs="Arial"/>
          <w:i/>
          <w:color w:val="FF0000"/>
          <w:sz w:val="24"/>
          <w:szCs w:val="24"/>
        </w:rPr>
        <w:t>b) STD: The Contractor shall organize</w:t>
      </w:r>
      <w:r w:rsidR="005B215E" w:rsidRPr="006F2A83">
        <w:rPr>
          <w:rFonts w:ascii="Arial" w:hAnsi="Arial" w:cs="Arial"/>
          <w:i/>
          <w:color w:val="FF0000"/>
          <w:sz w:val="24"/>
          <w:szCs w:val="24"/>
        </w:rPr>
        <w:t xml:space="preserve">, </w:t>
      </w:r>
      <w:r w:rsidR="003A4281" w:rsidRPr="006F2A83">
        <w:rPr>
          <w:rFonts w:ascii="Arial" w:hAnsi="Arial" w:cs="Arial"/>
          <w:i/>
          <w:color w:val="FF0000"/>
          <w:sz w:val="24"/>
          <w:szCs w:val="24"/>
        </w:rPr>
        <w:t>conduct</w:t>
      </w:r>
      <w:r w:rsidR="005B215E" w:rsidRPr="006F2A83">
        <w:rPr>
          <w:rFonts w:ascii="Arial" w:hAnsi="Arial" w:cs="Arial"/>
          <w:i/>
          <w:color w:val="FF0000"/>
          <w:sz w:val="24"/>
          <w:szCs w:val="24"/>
        </w:rPr>
        <w:t>, and document</w:t>
      </w:r>
      <w:r w:rsidR="003A4281" w:rsidRPr="006F2A83">
        <w:rPr>
          <w:rFonts w:ascii="Arial" w:hAnsi="Arial" w:cs="Arial"/>
          <w:i/>
          <w:color w:val="FF0000"/>
          <w:sz w:val="24"/>
          <w:szCs w:val="24"/>
        </w:rPr>
        <w:t xml:space="preserve"> a semiannual training class for the BROs IAW USAG-XXX SOP ###.</w:t>
      </w:r>
      <w:r w:rsidR="005B215E" w:rsidRPr="006F2A83">
        <w:rPr>
          <w:rFonts w:ascii="Arial" w:hAnsi="Arial" w:cs="Arial"/>
          <w:i/>
          <w:color w:val="FF0000"/>
          <w:sz w:val="24"/>
          <w:szCs w:val="24"/>
        </w:rPr>
        <w:t xml:space="preserve"> Documentation shall be submitted to the COR and shall consist of syllabus (topics trained), length/duration of training, BRO name, email address, phone number, Unit or Agency being represented by the BRO.  </w:t>
      </w:r>
    </w:p>
    <w:p w14:paraId="14D30FC5" w14:textId="77777777" w:rsidR="003A4281" w:rsidRPr="006F2A83" w:rsidRDefault="003A428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14:paraId="0010BCD5" w14:textId="77777777" w:rsidR="003A4281" w:rsidRPr="006F2A83" w:rsidRDefault="003A4281" w:rsidP="00F03FC8">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{Insert Deliverable ###}</w:t>
      </w:r>
    </w:p>
    <w:p w14:paraId="1D28D6B4" w14:textId="77777777" w:rsidR="00223BF6" w:rsidRPr="00443710" w:rsidRDefault="00223BF6" w:rsidP="0015134A">
      <w:pPr>
        <w:rPr>
          <w:rFonts w:ascii="Arial" w:hAnsi="Arial" w:cs="Arial"/>
          <w:sz w:val="24"/>
          <w:szCs w:val="24"/>
        </w:rPr>
      </w:pPr>
    </w:p>
    <w:p w14:paraId="42C16805" w14:textId="69E55DBB"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5.3  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707DC13D"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lastRenderedPageBreak/>
        <w:t xml:space="preserve">5.3.1 </w:t>
      </w:r>
      <w:r w:rsidR="0021194E">
        <w:rPr>
          <w:rFonts w:ascii="Arial" w:hAnsi="Arial" w:cs="Arial"/>
          <w:b/>
        </w:rPr>
        <w:t xml:space="preserve">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443710">
        <w:rPr>
          <w:rFonts w:ascii="Arial" w:hAnsi="Arial" w:cs="Arial"/>
          <w:b/>
          <w:u w:val="single"/>
        </w:rPr>
        <w:t>:</w:t>
      </w:r>
      <w:r w:rsidRPr="00443710">
        <w:rPr>
          <w:rFonts w:ascii="Arial" w:hAnsi="Arial" w:cs="Arial"/>
        </w:rPr>
        <w:t xml:space="preserve"> The Contractor shall report ALL Contractor labor hours (including subcontractor labor hours) required for performance of services provided under this contract </w:t>
      </w:r>
      <w:r w:rsidRPr="00C60EDC">
        <w:rPr>
          <w:rFonts w:ascii="Arial" w:hAnsi="Arial" w:cs="Arial"/>
        </w:rPr>
        <w:t xml:space="preserve">for the </w:t>
      </w:r>
      <w:r w:rsidR="00C60EDC" w:rsidRPr="00C60EDC">
        <w:rPr>
          <w:rFonts w:ascii="Arial" w:hAnsi="Arial" w:cs="Arial"/>
        </w:rPr>
        <w:t>Army</w:t>
      </w:r>
      <w:r w:rsidRPr="00C60EDC">
        <w:rPr>
          <w:rFonts w:ascii="Arial" w:hAnsi="Arial" w:cs="Arial"/>
        </w:rPr>
        <w:t xml:space="preserve"> via </w:t>
      </w:r>
      <w:r w:rsidRPr="00443710">
        <w:rPr>
          <w:rFonts w:ascii="Arial" w:hAnsi="Arial" w:cs="Arial"/>
        </w:rPr>
        <w:t xml:space="preserve">a secure data collection site. The Contractor is required to completely fill in all required data fields through the following web address: </w:t>
      </w:r>
      <w:hyperlink r:id="rId20" w:history="1">
        <w:r w:rsidR="006F2A83" w:rsidRPr="005048AC">
          <w:rPr>
            <w:rStyle w:val="Hyperlink"/>
            <w:rFonts w:ascii="Arial" w:hAnsi="Arial" w:cs="Arial"/>
          </w:rPr>
          <w:t>www.sam.gov</w:t>
        </w:r>
      </w:hyperlink>
      <w:r w:rsidRPr="00443710">
        <w:rPr>
          <w:rFonts w:ascii="Arial" w:hAnsi="Arial" w:cs="Arial"/>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25272255" w14:textId="77777777" w:rsidR="00AC3A10" w:rsidRPr="00443710" w:rsidRDefault="00AC3A10" w:rsidP="0015134A">
      <w:pPr>
        <w:pStyle w:val="Default"/>
        <w:rPr>
          <w:rFonts w:ascii="Arial" w:hAnsi="Arial" w:cs="Arial"/>
          <w:color w:val="auto"/>
        </w:rPr>
      </w:pPr>
    </w:p>
    <w:p w14:paraId="695CECD2" w14:textId="77777777" w:rsidR="00AC3A10" w:rsidRPr="00443710" w:rsidRDefault="00AC3A10" w:rsidP="006F50BF">
      <w:pPr>
        <w:pStyle w:val="Default"/>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620A40">
      <w:pPr>
        <w:pStyle w:val="Default"/>
        <w:numPr>
          <w:ilvl w:val="0"/>
          <w:numId w:val="11"/>
        </w:numPr>
        <w:rPr>
          <w:rFonts w:ascii="Arial" w:hAnsi="Arial" w:cs="Arial"/>
          <w:color w:val="auto"/>
        </w:rPr>
      </w:pPr>
      <w:r w:rsidRPr="00443710">
        <w:rPr>
          <w:rFonts w:ascii="Arial" w:hAnsi="Arial" w:cs="Arial"/>
          <w:color w:val="auto"/>
        </w:rPr>
        <w:t xml:space="preserve">Go to </w:t>
      </w:r>
      <w:hyperlink r:id="rId21"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822848">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EC0964">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77777777" w:rsidR="00AC3A10" w:rsidRPr="00443710" w:rsidRDefault="00AC3A10" w:rsidP="00DD0B80">
      <w:pPr>
        <w:pStyle w:val="Default"/>
        <w:numPr>
          <w:ilvl w:val="0"/>
          <w:numId w:val="9"/>
        </w:numPr>
        <w:rPr>
          <w:rFonts w:ascii="Arial" w:hAnsi="Arial" w:cs="Arial"/>
          <w:color w:val="auto"/>
        </w:rPr>
      </w:pPr>
      <w:r w:rsidRPr="7A2127B4">
        <w:rPr>
          <w:rFonts w:ascii="Arial" w:hAnsi="Arial" w:cs="Arial"/>
          <w:b/>
          <w:bCs/>
          <w:color w:val="auto"/>
        </w:rPr>
        <w:t xml:space="preserve">Total Amount Invoiced: </w:t>
      </w:r>
      <w:r w:rsidRPr="7A2127B4">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41A99480"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443710" w:rsidRDefault="00AC3A10" w:rsidP="00DD0B80">
      <w:pPr>
        <w:pStyle w:val="Default"/>
        <w:rPr>
          <w:rFonts w:ascii="Arial" w:hAnsi="Arial" w:cs="Arial"/>
          <w:color w:val="auto"/>
        </w:rPr>
      </w:pPr>
    </w:p>
    <w:p w14:paraId="23AA4173" w14:textId="77777777" w:rsidR="00AC3A10" w:rsidRPr="00443710" w:rsidRDefault="00AC3A10" w:rsidP="00DD0B80">
      <w:pPr>
        <w:pStyle w:val="Default"/>
        <w:rPr>
          <w:rFonts w:ascii="Arial" w:hAnsi="Arial" w:cs="Arial"/>
          <w:color w:val="auto"/>
        </w:rPr>
      </w:pPr>
      <w:r w:rsidRPr="00443710">
        <w:rPr>
          <w:rFonts w:ascii="Arial" w:hAnsi="Arial" w:cs="Arial"/>
          <w:b/>
          <w:bCs/>
          <w:color w:val="auto"/>
        </w:rPr>
        <w:t xml:space="preserve">Steps for Editing a Submitted Report </w:t>
      </w:r>
    </w:p>
    <w:p w14:paraId="559D97A4"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 xml:space="preserve">Follow steps 1-4 above. Any previously submitted SCR will have a View/Edit button instead of an Add button. </w:t>
      </w:r>
    </w:p>
    <w:p w14:paraId="19CF57A1"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Select View/Edit. You will be able to view the current SCR, edit available fields, and resubmit the record. You can also delete previously entered information altogether.</w:t>
      </w:r>
    </w:p>
    <w:p w14:paraId="4261884A" w14:textId="77777777" w:rsidR="002F113F" w:rsidRPr="00443710" w:rsidRDefault="002F113F" w:rsidP="00F03FC8">
      <w:pPr>
        <w:autoSpaceDE w:val="0"/>
        <w:autoSpaceDN w:val="0"/>
        <w:adjustRightInd w:val="0"/>
        <w:rPr>
          <w:rFonts w:ascii="Arial" w:hAnsi="Arial" w:cs="Arial"/>
          <w:b/>
          <w:i/>
          <w:color w:val="0000FF"/>
          <w:sz w:val="24"/>
          <w:szCs w:val="24"/>
        </w:rPr>
      </w:pPr>
    </w:p>
    <w:p w14:paraId="32B65FB1" w14:textId="77777777" w:rsidR="00423738" w:rsidRPr="00443710" w:rsidRDefault="002F113F" w:rsidP="00F03FC8">
      <w:pPr>
        <w:autoSpaceDE w:val="0"/>
        <w:autoSpaceDN w:val="0"/>
        <w:adjustRightInd w:val="0"/>
        <w:ind w:firstLine="720"/>
        <w:rPr>
          <w:rFonts w:ascii="Arial" w:hAnsi="Arial" w:cs="Arial"/>
          <w:color w:val="0000FF"/>
          <w:sz w:val="24"/>
          <w:szCs w:val="24"/>
        </w:rPr>
      </w:pPr>
      <w:r w:rsidRPr="00443710">
        <w:rPr>
          <w:rFonts w:ascii="Arial" w:hAnsi="Arial" w:cs="Arial"/>
          <w:sz w:val="24"/>
          <w:szCs w:val="24"/>
        </w:rPr>
        <w:lastRenderedPageBreak/>
        <w:t xml:space="preserve">STD:  </w:t>
      </w:r>
      <w:r w:rsidR="00423738" w:rsidRPr="00443710">
        <w:rPr>
          <w:rFonts w:ascii="Arial" w:hAnsi="Arial" w:cs="Arial"/>
          <w:sz w:val="24"/>
          <w:szCs w:val="24"/>
        </w:rPr>
        <w:t>All information provided by t</w:t>
      </w:r>
      <w:r w:rsidR="002B6047" w:rsidRPr="00443710">
        <w:rPr>
          <w:rFonts w:ascii="Arial" w:hAnsi="Arial" w:cs="Arial"/>
          <w:sz w:val="24"/>
          <w:szCs w:val="24"/>
        </w:rPr>
        <w:t xml:space="preserve">he Contractor shall be accurate, </w:t>
      </w:r>
      <w:r w:rsidR="00423738" w:rsidRPr="00443710">
        <w:rPr>
          <w:rFonts w:ascii="Arial" w:hAnsi="Arial" w:cs="Arial"/>
          <w:sz w:val="24"/>
          <w:szCs w:val="24"/>
        </w:rPr>
        <w:t>complete</w:t>
      </w:r>
      <w:r w:rsidR="002B6047" w:rsidRPr="00443710">
        <w:rPr>
          <w:rFonts w:ascii="Arial" w:hAnsi="Arial" w:cs="Arial"/>
          <w:sz w:val="24"/>
          <w:szCs w:val="24"/>
        </w:rPr>
        <w:t>,</w:t>
      </w:r>
      <w:r w:rsidR="005F3627" w:rsidRPr="00443710">
        <w:rPr>
          <w:rFonts w:ascii="Arial" w:hAnsi="Arial" w:cs="Arial"/>
          <w:sz w:val="24"/>
          <w:szCs w:val="24"/>
        </w:rPr>
        <w:t xml:space="preserve"> and </w:t>
      </w:r>
      <w:r w:rsidR="002B6047" w:rsidRPr="00443710">
        <w:rPr>
          <w:rFonts w:ascii="Arial" w:hAnsi="Arial" w:cs="Arial"/>
          <w:sz w:val="24"/>
          <w:szCs w:val="24"/>
        </w:rPr>
        <w:t xml:space="preserve">not exceed </w:t>
      </w:r>
      <w:r w:rsidR="005F3627" w:rsidRPr="00443710">
        <w:rPr>
          <w:rFonts w:ascii="Arial" w:hAnsi="Arial" w:cs="Arial"/>
          <w:sz w:val="24"/>
          <w:szCs w:val="24"/>
        </w:rPr>
        <w:t xml:space="preserve">suspense dates noted </w:t>
      </w:r>
      <w:r w:rsidR="002B6047" w:rsidRPr="00443710">
        <w:rPr>
          <w:rFonts w:ascii="Arial" w:hAnsi="Arial" w:cs="Arial"/>
          <w:sz w:val="24"/>
          <w:szCs w:val="24"/>
        </w:rPr>
        <w:t>in corresponding paragraph above</w:t>
      </w:r>
      <w:r w:rsidR="00423738" w:rsidRPr="00443710">
        <w:rPr>
          <w:rFonts w:ascii="Arial" w:hAnsi="Arial" w:cs="Arial"/>
          <w:sz w:val="24"/>
          <w:szCs w:val="24"/>
        </w:rPr>
        <w:t>.</w:t>
      </w:r>
    </w:p>
    <w:p w14:paraId="1981D6DB" w14:textId="77777777" w:rsidR="00423738" w:rsidRPr="00443710" w:rsidRDefault="002F113F" w:rsidP="00F03FC8">
      <w:pPr>
        <w:autoSpaceDE w:val="0"/>
        <w:autoSpaceDN w:val="0"/>
        <w:adjustRightInd w:val="0"/>
        <w:ind w:firstLine="720"/>
        <w:rPr>
          <w:rFonts w:ascii="Arial" w:hAnsi="Arial" w:cs="Arial"/>
          <w:sz w:val="24"/>
          <w:szCs w:val="24"/>
        </w:rPr>
      </w:pPr>
      <w:r w:rsidRPr="00443710">
        <w:rPr>
          <w:rFonts w:ascii="Arial" w:hAnsi="Arial" w:cs="Arial"/>
          <w:sz w:val="24"/>
          <w:szCs w:val="24"/>
        </w:rPr>
        <w:t xml:space="preserve">AQL: 100% Compliant  </w:t>
      </w:r>
    </w:p>
    <w:p w14:paraId="251C42F6" w14:textId="77777777" w:rsidR="008120C4" w:rsidRPr="006105F5" w:rsidRDefault="00423738" w:rsidP="00F03FC8">
      <w:pPr>
        <w:autoSpaceDE w:val="0"/>
        <w:autoSpaceDN w:val="0"/>
        <w:adjustRightInd w:val="0"/>
        <w:ind w:firstLine="720"/>
        <w:rPr>
          <w:rFonts w:ascii="Arial" w:hAnsi="Arial" w:cs="Arial"/>
          <w:sz w:val="24"/>
          <w:szCs w:val="24"/>
        </w:rPr>
      </w:pPr>
      <w:r w:rsidRPr="006105F5">
        <w:rPr>
          <w:rFonts w:ascii="Arial" w:hAnsi="Arial" w:cs="Arial"/>
          <w:i/>
          <w:color w:val="FF0000"/>
          <w:sz w:val="24"/>
          <w:szCs w:val="24"/>
        </w:rPr>
        <w:t>{Insert Deliverable #}</w:t>
      </w:r>
    </w:p>
    <w:p w14:paraId="4841A212"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8F36A0D"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D384293"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4AA6B6D7" w14:textId="2C76591D" w:rsidR="001E34F7" w:rsidRDefault="00D86D39" w:rsidP="00F03FC8">
      <w:pPr>
        <w:rPr>
          <w:rFonts w:ascii="Arial" w:hAnsi="Arial" w:cs="Arial"/>
          <w:i/>
          <w:color w:val="FF0000"/>
          <w:sz w:val="24"/>
          <w:szCs w:val="24"/>
        </w:rPr>
      </w:pPr>
      <w:r w:rsidRPr="001E34F7">
        <w:rPr>
          <w:rFonts w:ascii="Arial" w:hAnsi="Arial" w:cs="Arial"/>
          <w:i/>
          <w:color w:val="FF0000"/>
          <w:sz w:val="24"/>
          <w:szCs w:val="24"/>
        </w:rPr>
        <w:t xml:space="preserve">(In this section list any publications, manuals, and/or regulations </w:t>
      </w:r>
      <w:r w:rsidR="003A4281" w:rsidRPr="001E34F7">
        <w:rPr>
          <w:rFonts w:ascii="Arial" w:hAnsi="Arial" w:cs="Arial"/>
          <w:i/>
          <w:color w:val="FF0000"/>
          <w:sz w:val="24"/>
          <w:szCs w:val="24"/>
        </w:rPr>
        <w:t>listed in this PWS in sequential order as they are referenced</w:t>
      </w:r>
      <w:r w:rsidRPr="001E34F7">
        <w:rPr>
          <w:rFonts w:ascii="Arial" w:hAnsi="Arial" w:cs="Arial"/>
          <w:i/>
          <w:color w:val="FF0000"/>
          <w:sz w:val="24"/>
          <w:szCs w:val="24"/>
        </w:rPr>
        <w:t>. See example provided belo</w:t>
      </w:r>
      <w:r w:rsidR="005320C7">
        <w:rPr>
          <w:rFonts w:ascii="Arial" w:hAnsi="Arial" w:cs="Arial"/>
          <w:i/>
          <w:color w:val="FF0000"/>
          <w:sz w:val="24"/>
          <w:szCs w:val="24"/>
        </w:rPr>
        <w:t>w.  Edit/add as necessary to align with Offeror’s approach.</w:t>
      </w:r>
    </w:p>
    <w:p w14:paraId="78C13809" w14:textId="77777777" w:rsidR="001E34F7" w:rsidRDefault="001E34F7" w:rsidP="00F03FC8">
      <w:pPr>
        <w:rPr>
          <w:rFonts w:ascii="Arial" w:hAnsi="Arial" w:cs="Arial"/>
          <w:i/>
          <w:color w:val="FF0000"/>
          <w:sz w:val="24"/>
          <w:szCs w:val="24"/>
        </w:rPr>
      </w:pPr>
    </w:p>
    <w:p w14:paraId="278F9A9F" w14:textId="77777777" w:rsidR="002C4E08" w:rsidRDefault="006B1B84" w:rsidP="0015134A">
      <w:pPr>
        <w:rPr>
          <w:rFonts w:ascii="Arial" w:hAnsi="Arial" w:cs="Arial"/>
          <w:i/>
          <w:color w:val="FF0000"/>
          <w:sz w:val="24"/>
          <w:szCs w:val="24"/>
        </w:rPr>
      </w:pPr>
      <w:r w:rsidRPr="001E34F7">
        <w:rPr>
          <w:rFonts w:ascii="Arial" w:hAnsi="Arial" w:cs="Arial"/>
          <w:i/>
          <w:color w:val="FF0000"/>
          <w:sz w:val="24"/>
          <w:szCs w:val="24"/>
        </w:rPr>
        <w:t xml:space="preserve"> </w:t>
      </w:r>
      <w:r w:rsidR="001E34F7" w:rsidRPr="004B5FA1">
        <w:rPr>
          <w:rFonts w:ascii="Arial" w:hAnsi="Arial" w:cs="Arial"/>
          <w:i/>
          <w:color w:val="FF0000"/>
          <w:sz w:val="24"/>
          <w:szCs w:val="24"/>
        </w:rPr>
        <w:t>REMINDER</w:t>
      </w:r>
      <w:r w:rsidR="001E34F7">
        <w:rPr>
          <w:rFonts w:ascii="Arial" w:hAnsi="Arial" w:cs="Arial"/>
          <w:i/>
          <w:color w:val="FF0000"/>
          <w:sz w:val="24"/>
          <w:szCs w:val="24"/>
        </w:rPr>
        <w:t xml:space="preserve"> - </w:t>
      </w:r>
      <w:r w:rsidR="001E34F7" w:rsidRPr="004B5FA1">
        <w:rPr>
          <w:rFonts w:ascii="Arial" w:hAnsi="Arial" w:cs="Arial"/>
          <w:i/>
          <w:color w:val="FF0000"/>
          <w:sz w:val="24"/>
          <w:szCs w:val="24"/>
        </w:rPr>
        <w:t xml:space="preserve">DELETE </w:t>
      </w:r>
      <w:r w:rsidR="001E34F7">
        <w:rPr>
          <w:rFonts w:ascii="Arial" w:hAnsi="Arial" w:cs="Arial"/>
          <w:i/>
          <w:color w:val="FF0000"/>
          <w:sz w:val="24"/>
          <w:szCs w:val="24"/>
        </w:rPr>
        <w:t>ALL</w:t>
      </w:r>
      <w:r w:rsidR="006105F5">
        <w:rPr>
          <w:rFonts w:ascii="Arial" w:hAnsi="Arial" w:cs="Arial"/>
          <w:i/>
          <w:color w:val="FF0000"/>
          <w:sz w:val="24"/>
          <w:szCs w:val="24"/>
        </w:rPr>
        <w:t xml:space="preserve"> RED</w:t>
      </w:r>
      <w:r w:rsidR="001E34F7">
        <w:rPr>
          <w:rFonts w:ascii="Arial" w:hAnsi="Arial" w:cs="Arial"/>
          <w:i/>
          <w:color w:val="FF0000"/>
          <w:sz w:val="24"/>
          <w:szCs w:val="24"/>
        </w:rPr>
        <w:t xml:space="preserve"> </w:t>
      </w:r>
      <w:r w:rsidR="001E34F7" w:rsidRPr="004B5FA1">
        <w:rPr>
          <w:rFonts w:ascii="Arial" w:hAnsi="Arial" w:cs="Arial"/>
          <w:i/>
          <w:color w:val="FF0000"/>
          <w:sz w:val="24"/>
          <w:szCs w:val="24"/>
        </w:rPr>
        <w:t>INSTRUCTION</w:t>
      </w:r>
      <w:r w:rsidR="001E34F7">
        <w:rPr>
          <w:rFonts w:ascii="Arial" w:hAnsi="Arial" w:cs="Arial"/>
          <w:i/>
          <w:color w:val="FF0000"/>
          <w:sz w:val="24"/>
          <w:szCs w:val="24"/>
        </w:rPr>
        <w:t xml:space="preserve">AL INFORMATION </w:t>
      </w:r>
      <w:r w:rsidR="006105F5">
        <w:rPr>
          <w:rFonts w:ascii="Arial" w:hAnsi="Arial" w:cs="Arial"/>
          <w:i/>
          <w:color w:val="FF0000"/>
          <w:sz w:val="24"/>
          <w:szCs w:val="24"/>
        </w:rPr>
        <w:t xml:space="preserve">AND SAMPLE LANGUAGE </w:t>
      </w:r>
      <w:r w:rsidR="001E34F7" w:rsidRPr="004B5FA1">
        <w:rPr>
          <w:rFonts w:ascii="Arial" w:hAnsi="Arial" w:cs="Arial"/>
          <w:i/>
          <w:color w:val="FF0000"/>
          <w:sz w:val="24"/>
          <w:szCs w:val="24"/>
        </w:rPr>
        <w:t>PRIOR TO FINALIZING THE PWS</w:t>
      </w:r>
    </w:p>
    <w:p w14:paraId="4B2B8839" w14:textId="77777777" w:rsidR="001E34F7" w:rsidRPr="00443710" w:rsidRDefault="001E34F7" w:rsidP="00F03FC8">
      <w:pPr>
        <w:rPr>
          <w:rFonts w:ascii="Arial" w:hAnsi="Arial" w:cs="Arial"/>
          <w:sz w:val="24"/>
          <w:szCs w:val="24"/>
        </w:rPr>
      </w:pPr>
    </w:p>
    <w:p w14:paraId="6015D0F7" w14:textId="69DC2E94"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The following publications, manuals, regulations, etc. are mentioned in this PWS and are listed below.  </w:t>
      </w:r>
    </w:p>
    <w:p w14:paraId="3FFE80E7" w14:textId="77777777" w:rsidR="008D4181" w:rsidRPr="00443710" w:rsidRDefault="008D4181" w:rsidP="006F50BF">
      <w:pPr>
        <w:rPr>
          <w:rFonts w:ascii="Arial" w:hAnsi="Arial" w:cs="Arial"/>
          <w:bCs/>
          <w:sz w:val="24"/>
          <w:szCs w:val="24"/>
        </w:rPr>
      </w:pPr>
    </w:p>
    <w:p w14:paraId="21A3EA59" w14:textId="77777777" w:rsidR="00097DDC" w:rsidRPr="00443710" w:rsidRDefault="00097DDC" w:rsidP="00620A40">
      <w:pPr>
        <w:rPr>
          <w:rFonts w:ascii="Arial" w:hAnsi="Arial" w:cs="Arial"/>
          <w:sz w:val="24"/>
          <w:szCs w:val="24"/>
        </w:rPr>
      </w:pPr>
      <w:r w:rsidRPr="00443710">
        <w:rPr>
          <w:rFonts w:ascii="Arial" w:hAnsi="Arial" w:cs="Arial"/>
          <w:bCs/>
          <w:sz w:val="24"/>
          <w:szCs w:val="24"/>
        </w:rPr>
        <w:t>6.1.1</w:t>
      </w:r>
      <w:r w:rsidR="008220B6" w:rsidRPr="00443710">
        <w:rPr>
          <w:rFonts w:ascii="Arial" w:hAnsi="Arial" w:cs="Arial"/>
          <w:bCs/>
          <w:sz w:val="24"/>
          <w:szCs w:val="24"/>
        </w:rPr>
        <w:tab/>
      </w:r>
      <w:r w:rsidR="000606A0" w:rsidRPr="00443710">
        <w:rPr>
          <w:rFonts w:ascii="Arial" w:hAnsi="Arial" w:cs="Arial"/>
          <w:sz w:val="24"/>
          <w:szCs w:val="24"/>
        </w:rPr>
        <w:t>Department Of Defense Contract Security Classification Specification (DD Form 254)</w:t>
      </w:r>
    </w:p>
    <w:p w14:paraId="2862164D" w14:textId="77777777" w:rsidR="000606A0" w:rsidRPr="00443710" w:rsidRDefault="000606A0" w:rsidP="00822848">
      <w:pPr>
        <w:rPr>
          <w:rFonts w:ascii="Arial" w:hAnsi="Arial" w:cs="Arial"/>
          <w:sz w:val="24"/>
          <w:szCs w:val="24"/>
        </w:rPr>
      </w:pPr>
      <w:r w:rsidRPr="00443710">
        <w:rPr>
          <w:rFonts w:ascii="Arial" w:hAnsi="Arial" w:cs="Arial"/>
          <w:sz w:val="24"/>
          <w:szCs w:val="24"/>
        </w:rPr>
        <w:t>6.1.2</w:t>
      </w:r>
      <w:r w:rsidR="008220B6" w:rsidRPr="00443710">
        <w:rPr>
          <w:rFonts w:ascii="Arial" w:hAnsi="Arial" w:cs="Arial"/>
          <w:sz w:val="24"/>
          <w:szCs w:val="24"/>
        </w:rPr>
        <w:tab/>
      </w:r>
      <w:r w:rsidRPr="00443710">
        <w:rPr>
          <w:rFonts w:ascii="Arial" w:hAnsi="Arial" w:cs="Arial"/>
          <w:sz w:val="24"/>
          <w:szCs w:val="24"/>
        </w:rPr>
        <w:t>Department of Defense Security Agreement (DD Form 441)</w:t>
      </w:r>
    </w:p>
    <w:p w14:paraId="55FE43C4" w14:textId="77777777" w:rsidR="000606A0" w:rsidRPr="00443710" w:rsidRDefault="000606A0" w:rsidP="00EC0964">
      <w:pPr>
        <w:rPr>
          <w:rFonts w:ascii="Arial" w:hAnsi="Arial" w:cs="Arial"/>
          <w:sz w:val="24"/>
          <w:szCs w:val="24"/>
        </w:rPr>
      </w:pPr>
      <w:r w:rsidRPr="00443710">
        <w:rPr>
          <w:rFonts w:ascii="Arial" w:hAnsi="Arial" w:cs="Arial"/>
          <w:sz w:val="24"/>
          <w:szCs w:val="24"/>
        </w:rPr>
        <w:t>6.1.3</w:t>
      </w:r>
      <w:r w:rsidR="008220B6" w:rsidRPr="00443710">
        <w:rPr>
          <w:rFonts w:ascii="Arial" w:hAnsi="Arial" w:cs="Arial"/>
          <w:sz w:val="24"/>
          <w:szCs w:val="24"/>
        </w:rPr>
        <w:tab/>
      </w:r>
      <w:r w:rsidRPr="00443710">
        <w:rPr>
          <w:rFonts w:ascii="Arial" w:hAnsi="Arial" w:cs="Arial"/>
          <w:sz w:val="24"/>
          <w:szCs w:val="24"/>
        </w:rPr>
        <w:t>National Industrial Security Program Operating Manual (</w:t>
      </w:r>
      <w:r w:rsidR="006952A1" w:rsidRPr="00443710">
        <w:rPr>
          <w:rFonts w:ascii="Arial" w:hAnsi="Arial" w:cs="Arial"/>
          <w:sz w:val="24"/>
          <w:szCs w:val="24"/>
        </w:rPr>
        <w:t>DoD</w:t>
      </w:r>
      <w:r w:rsidRPr="00443710">
        <w:rPr>
          <w:rFonts w:ascii="Arial" w:hAnsi="Arial" w:cs="Arial"/>
          <w:sz w:val="24"/>
          <w:szCs w:val="24"/>
        </w:rPr>
        <w:t xml:space="preserve"> 5220.22-M)</w:t>
      </w:r>
    </w:p>
    <w:p w14:paraId="167A8E19" w14:textId="77777777" w:rsidR="000606A0" w:rsidRPr="00443710" w:rsidRDefault="000606A0" w:rsidP="00DD0B80">
      <w:pPr>
        <w:rPr>
          <w:rFonts w:ascii="Arial" w:hAnsi="Arial" w:cs="Arial"/>
          <w:sz w:val="24"/>
          <w:szCs w:val="24"/>
        </w:rPr>
      </w:pPr>
      <w:r w:rsidRPr="00443710">
        <w:rPr>
          <w:rFonts w:ascii="Arial" w:hAnsi="Arial" w:cs="Arial"/>
          <w:sz w:val="24"/>
          <w:szCs w:val="24"/>
        </w:rPr>
        <w:t>6.1.4</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77777777" w:rsidR="000606A0" w:rsidRPr="00443710" w:rsidRDefault="000606A0" w:rsidP="00DD0B80">
      <w:pPr>
        <w:rPr>
          <w:rFonts w:ascii="Arial" w:hAnsi="Arial" w:cs="Arial"/>
          <w:bCs/>
          <w:iCs/>
          <w:sz w:val="24"/>
          <w:szCs w:val="24"/>
        </w:rPr>
      </w:pPr>
      <w:r w:rsidRPr="00443710">
        <w:rPr>
          <w:rFonts w:ascii="Arial" w:hAnsi="Arial" w:cs="Arial"/>
          <w:sz w:val="24"/>
          <w:szCs w:val="24"/>
        </w:rPr>
        <w:t>6.1.5</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77777777" w:rsidR="003A4281" w:rsidRPr="00443710" w:rsidRDefault="00586212" w:rsidP="00DD0B80">
      <w:pPr>
        <w:rPr>
          <w:rFonts w:ascii="Arial" w:hAnsi="Arial" w:cs="Arial"/>
          <w:sz w:val="24"/>
          <w:szCs w:val="24"/>
        </w:rPr>
      </w:pPr>
      <w:r w:rsidRPr="00443710">
        <w:rPr>
          <w:rFonts w:ascii="Arial" w:hAnsi="Arial" w:cs="Arial"/>
          <w:bCs/>
          <w:iCs/>
          <w:sz w:val="24"/>
          <w:szCs w:val="24"/>
        </w:rPr>
        <w:t>6.1.6</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77777777"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6.1.7</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6.1.8</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6.1.9</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77777777" w:rsidR="001E1732" w:rsidRPr="00443710"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6.1.10</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Information Assurance (AR 25-2)</w:t>
      </w:r>
    </w:p>
    <w:p w14:paraId="258D64EC"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1</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00403BCD" w:rsidRPr="00443710">
        <w:rPr>
          <w:rFonts w:ascii="Arial" w:hAnsi="Arial" w:cs="Arial"/>
          <w:color w:val="000000" w:themeColor="text1"/>
          <w:sz w:val="24"/>
          <w:szCs w:val="24"/>
        </w:rPr>
        <w:t>)</w:t>
      </w:r>
    </w:p>
    <w:p w14:paraId="3C6576E5"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2</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00403BCD" w:rsidRPr="00443710">
        <w:rPr>
          <w:rFonts w:ascii="Arial" w:hAnsi="Arial" w:cs="Arial"/>
          <w:color w:val="000000" w:themeColor="text1"/>
          <w:sz w:val="24"/>
          <w:szCs w:val="24"/>
        </w:rPr>
        <w:t>)</w:t>
      </w:r>
    </w:p>
    <w:p w14:paraId="1B8EFBC5" w14:textId="77777777" w:rsidR="00E8356D" w:rsidRPr="00443710" w:rsidRDefault="009C2978" w:rsidP="00DD0B80">
      <w:pPr>
        <w:rPr>
          <w:rFonts w:ascii="Arial" w:hAnsi="Arial" w:cs="Arial"/>
          <w:b/>
          <w:bCs/>
          <w:i/>
          <w:color w:val="FF0000"/>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3</w:t>
      </w:r>
      <w:r w:rsidR="00127D1C" w:rsidRPr="00443710">
        <w:rPr>
          <w:rFonts w:ascii="Arial" w:hAnsi="Arial" w:cs="Arial"/>
          <w:color w:val="000000" w:themeColor="text1"/>
          <w:sz w:val="24"/>
          <w:szCs w:val="24"/>
        </w:rPr>
        <w:tab/>
      </w:r>
      <w:r w:rsidR="003A4281" w:rsidRPr="00443710">
        <w:rPr>
          <w:rFonts w:ascii="Arial" w:hAnsi="Arial" w:cs="Arial"/>
          <w:i/>
          <w:color w:val="FF0000"/>
          <w:sz w:val="24"/>
          <w:szCs w:val="24"/>
        </w:rPr>
        <w:t>{Continue inserting all regulations, publications, manuals, etc. in sequential order as they are referenced in this PWS}</w:t>
      </w:r>
    </w:p>
    <w:p w14:paraId="575D8078" w14:textId="77777777" w:rsidR="00F57506" w:rsidRPr="00443710" w:rsidRDefault="00F57506" w:rsidP="00F42CC4">
      <w:pPr>
        <w:rPr>
          <w:rFonts w:ascii="Arial" w:hAnsi="Arial" w:cs="Arial"/>
          <w:sz w:val="24"/>
          <w:szCs w:val="24"/>
        </w:rPr>
      </w:pP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0824EEFA" w14:textId="77777777" w:rsidR="00D86D39" w:rsidRPr="00443710" w:rsidRDefault="00D86D39" w:rsidP="00F42CC4">
      <w:pPr>
        <w:rPr>
          <w:rFonts w:ascii="Arial" w:hAnsi="Arial" w:cs="Arial"/>
          <w:sz w:val="24"/>
          <w:szCs w:val="24"/>
        </w:rPr>
      </w:pPr>
    </w:p>
    <w:p w14:paraId="0BF08EC4" w14:textId="1E70FF14" w:rsidR="001E34F7" w:rsidRPr="001E34F7" w:rsidRDefault="00D86D39" w:rsidP="00F03FC8">
      <w:pPr>
        <w:rPr>
          <w:rFonts w:ascii="Arial" w:hAnsi="Arial" w:cs="Arial"/>
          <w:i/>
          <w:color w:val="FF0000"/>
          <w:sz w:val="24"/>
          <w:szCs w:val="24"/>
        </w:rPr>
      </w:pPr>
      <w:r w:rsidRPr="001E34F7">
        <w:rPr>
          <w:rFonts w:ascii="Arial" w:hAnsi="Arial" w:cs="Arial"/>
          <w:i/>
          <w:color w:val="FF0000"/>
          <w:sz w:val="24"/>
          <w:szCs w:val="24"/>
        </w:rPr>
        <w:t xml:space="preserve">(Under this section list all attachments and technical exhibits </w:t>
      </w:r>
      <w:r w:rsidR="0094201A" w:rsidRPr="001E34F7">
        <w:rPr>
          <w:rFonts w:ascii="Arial" w:hAnsi="Arial" w:cs="Arial"/>
          <w:i/>
          <w:color w:val="FF0000"/>
          <w:sz w:val="24"/>
          <w:szCs w:val="24"/>
        </w:rPr>
        <w:t xml:space="preserve">referenced within this PWS and any others </w:t>
      </w:r>
      <w:r w:rsidRPr="001E34F7">
        <w:rPr>
          <w:rFonts w:ascii="Arial" w:hAnsi="Arial" w:cs="Arial"/>
          <w:i/>
          <w:color w:val="FF0000"/>
          <w:sz w:val="24"/>
          <w:szCs w:val="24"/>
        </w:rPr>
        <w:t>that will be useful for the</w:t>
      </w:r>
      <w:r w:rsidR="00F105A1" w:rsidRPr="001E34F7">
        <w:rPr>
          <w:rFonts w:ascii="Arial" w:hAnsi="Arial" w:cs="Arial"/>
          <w:i/>
          <w:color w:val="FF0000"/>
          <w:sz w:val="24"/>
          <w:szCs w:val="24"/>
        </w:rPr>
        <w:t xml:space="preserve"> Contractor </w:t>
      </w:r>
      <w:r w:rsidRPr="001E34F7">
        <w:rPr>
          <w:rFonts w:ascii="Arial" w:hAnsi="Arial" w:cs="Arial"/>
          <w:i/>
          <w:color w:val="FF0000"/>
          <w:sz w:val="24"/>
          <w:szCs w:val="24"/>
        </w:rPr>
        <w:t>to submit an appropriate proposal.</w:t>
      </w:r>
      <w:r w:rsidR="00F42CC4" w:rsidRPr="001E34F7">
        <w:rPr>
          <w:rFonts w:ascii="Arial" w:hAnsi="Arial" w:cs="Arial"/>
          <w:i/>
          <w:color w:val="FF0000"/>
          <w:sz w:val="24"/>
          <w:szCs w:val="24"/>
        </w:rPr>
        <w:t xml:space="preserve"> </w:t>
      </w:r>
      <w:r w:rsidR="005613CC" w:rsidRPr="001E34F7">
        <w:rPr>
          <w:rFonts w:ascii="Arial" w:hAnsi="Arial" w:cs="Arial"/>
          <w:i/>
          <w:color w:val="FF0000"/>
          <w:sz w:val="24"/>
          <w:szCs w:val="24"/>
        </w:rPr>
        <w:t xml:space="preserve">Most documents that accompany the PWS are an Attachment. An Exhibit is used instead of a long list of sub-CLINs. Exhibits will generally be developed in conjunction with the </w:t>
      </w:r>
      <w:r w:rsidR="00CB455E" w:rsidRPr="001E34F7">
        <w:rPr>
          <w:rFonts w:ascii="Arial" w:hAnsi="Arial" w:cs="Arial"/>
          <w:i/>
          <w:color w:val="FF0000"/>
          <w:sz w:val="24"/>
          <w:szCs w:val="24"/>
        </w:rPr>
        <w:t>Contracting Officer</w:t>
      </w:r>
      <w:r w:rsidR="005613CC" w:rsidRPr="001E34F7">
        <w:rPr>
          <w:rFonts w:ascii="Arial" w:hAnsi="Arial" w:cs="Arial"/>
          <w:i/>
          <w:color w:val="FF0000"/>
          <w:sz w:val="24"/>
          <w:szCs w:val="24"/>
        </w:rPr>
        <w:t xml:space="preserve"> for supply type requirements or services that have many sub-CLINs. If the document is an Attachment, the attachment will be given sequential number name; i.e., Attachment 1, Attachment, 2, etc. If the document is an exhibit, the exhibit is given sequential alpha names; i.e., Exhibit A.  (Reference DFARS PGI 204.7105)</w:t>
      </w:r>
      <w:r w:rsidR="006B1B84" w:rsidRPr="001E34F7">
        <w:rPr>
          <w:rFonts w:ascii="Arial" w:hAnsi="Arial" w:cs="Arial"/>
          <w:i/>
          <w:color w:val="FF0000"/>
          <w:sz w:val="24"/>
          <w:szCs w:val="24"/>
        </w:rPr>
        <w:t xml:space="preserve">  </w:t>
      </w:r>
    </w:p>
    <w:p w14:paraId="26A1B38C" w14:textId="77777777" w:rsidR="001E34F7" w:rsidRDefault="001E34F7" w:rsidP="00F03FC8">
      <w:pPr>
        <w:rPr>
          <w:rFonts w:ascii="Arial" w:hAnsi="Arial" w:cs="Arial"/>
          <w:i/>
          <w:color w:val="0000FF"/>
          <w:sz w:val="24"/>
          <w:szCs w:val="24"/>
        </w:rPr>
      </w:pPr>
    </w:p>
    <w:p w14:paraId="2471BA22" w14:textId="77777777" w:rsidR="008D4181" w:rsidRDefault="001E34F7" w:rsidP="0015134A">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 INFORMATION</w:t>
      </w:r>
      <w:r w:rsidR="006105F5">
        <w:rPr>
          <w:rFonts w:ascii="Arial" w:hAnsi="Arial" w:cs="Arial"/>
          <w:i/>
          <w:color w:val="FF0000"/>
          <w:sz w:val="24"/>
          <w:szCs w:val="24"/>
        </w:rPr>
        <w:t xml:space="preserve"> AND SAMPLE LANGUAGE</w:t>
      </w:r>
      <w:r w:rsidR="003371DF">
        <w:rPr>
          <w:rFonts w:ascii="Arial" w:hAnsi="Arial" w:cs="Arial"/>
          <w:i/>
          <w:color w:val="FF0000"/>
          <w:sz w:val="24"/>
          <w:szCs w:val="24"/>
        </w:rPr>
        <w:t xml:space="preserve"> </w:t>
      </w:r>
      <w:r w:rsidRPr="004B5FA1">
        <w:rPr>
          <w:rFonts w:ascii="Arial" w:hAnsi="Arial" w:cs="Arial"/>
          <w:i/>
          <w:color w:val="FF0000"/>
          <w:sz w:val="24"/>
          <w:szCs w:val="24"/>
        </w:rPr>
        <w:t>PRIOR TO FINALIZING THE PWS</w:t>
      </w:r>
    </w:p>
    <w:p w14:paraId="39FE6DA3" w14:textId="7777777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2F14CB87" w14:textId="77777777" w:rsidR="008D4181"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A</w:t>
      </w:r>
      <w:r w:rsidR="008D4181" w:rsidRPr="00443710">
        <w:rPr>
          <w:rFonts w:ascii="Arial" w:hAnsi="Arial" w:cs="Arial"/>
          <w:i/>
          <w:color w:val="0000FF"/>
          <w:sz w:val="24"/>
          <w:szCs w:val="24"/>
        </w:rPr>
        <w:t xml:space="preserve"> –</w:t>
      </w:r>
      <w:r w:rsidR="008D4181" w:rsidRPr="00443710">
        <w:rPr>
          <w:rFonts w:ascii="Arial" w:hAnsi="Arial" w:cs="Arial"/>
          <w:sz w:val="24"/>
          <w:szCs w:val="24"/>
        </w:rPr>
        <w:t xml:space="preserve"> </w:t>
      </w:r>
      <w:r w:rsidR="006E1798" w:rsidRPr="00443710">
        <w:rPr>
          <w:rFonts w:ascii="Arial" w:hAnsi="Arial" w:cs="Arial"/>
          <w:sz w:val="24"/>
          <w:szCs w:val="24"/>
        </w:rPr>
        <w:t>Performance Requirements Summary</w:t>
      </w:r>
      <w:r w:rsidR="00A06169" w:rsidRPr="00443710">
        <w:rPr>
          <w:rFonts w:ascii="Arial" w:hAnsi="Arial" w:cs="Arial"/>
          <w:sz w:val="24"/>
          <w:szCs w:val="24"/>
        </w:rPr>
        <w:t xml:space="preserve"> </w:t>
      </w:r>
      <w:r w:rsidR="00A06169" w:rsidRPr="001E34F7">
        <w:rPr>
          <w:rFonts w:ascii="Arial" w:hAnsi="Arial" w:cs="Arial"/>
          <w:i/>
          <w:color w:val="FF0000"/>
          <w:sz w:val="24"/>
          <w:szCs w:val="24"/>
        </w:rPr>
        <w:t>(T</w:t>
      </w:r>
      <w:r w:rsidR="009C73BF" w:rsidRPr="001E34F7">
        <w:rPr>
          <w:rFonts w:ascii="Arial" w:hAnsi="Arial" w:cs="Arial"/>
          <w:i/>
          <w:color w:val="FF0000"/>
          <w:sz w:val="24"/>
          <w:szCs w:val="24"/>
        </w:rPr>
        <w:t>his document is required for every</w:t>
      </w:r>
      <w:r w:rsidR="00A61178" w:rsidRPr="001E34F7">
        <w:rPr>
          <w:rFonts w:ascii="Arial" w:hAnsi="Arial" w:cs="Arial"/>
          <w:i/>
          <w:color w:val="FF0000"/>
          <w:sz w:val="24"/>
          <w:szCs w:val="24"/>
        </w:rPr>
        <w:t xml:space="preserve"> PWS</w:t>
      </w:r>
      <w:r w:rsidR="00A06169" w:rsidRPr="001E34F7">
        <w:rPr>
          <w:rFonts w:ascii="Arial" w:hAnsi="Arial" w:cs="Arial"/>
          <w:i/>
          <w:color w:val="FF0000"/>
          <w:sz w:val="24"/>
          <w:szCs w:val="24"/>
        </w:rPr>
        <w:t>.  See attached example for format.)</w:t>
      </w:r>
    </w:p>
    <w:p w14:paraId="4BD0B7A2" w14:textId="77777777" w:rsidR="00A61178" w:rsidRPr="00443710" w:rsidRDefault="00A61178" w:rsidP="0015134A">
      <w:pPr>
        <w:tabs>
          <w:tab w:val="left" w:pos="576"/>
          <w:tab w:val="left" w:pos="1152"/>
          <w:tab w:val="left" w:pos="1728"/>
        </w:tabs>
        <w:suppressAutoHyphens/>
        <w:rPr>
          <w:rFonts w:ascii="Arial" w:hAnsi="Arial" w:cs="Arial"/>
          <w:color w:val="000080"/>
          <w:sz w:val="24"/>
          <w:szCs w:val="24"/>
        </w:rPr>
      </w:pPr>
    </w:p>
    <w:p w14:paraId="2121A788" w14:textId="77777777" w:rsidR="00A61178" w:rsidRPr="001E34F7" w:rsidRDefault="00517E5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7.2</w:t>
      </w:r>
      <w:r w:rsidR="00AD18DD" w:rsidRPr="00443710">
        <w:rPr>
          <w:rFonts w:ascii="Arial" w:hAnsi="Arial" w:cs="Arial"/>
          <w:b/>
          <w:sz w:val="24"/>
          <w:szCs w:val="24"/>
        </w:rPr>
        <w:t xml:space="preserve">  </w:t>
      </w:r>
      <w:r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B</w:t>
      </w:r>
      <w:r w:rsidRPr="00443710">
        <w:rPr>
          <w:rFonts w:ascii="Arial" w:hAnsi="Arial" w:cs="Arial"/>
          <w:sz w:val="24"/>
          <w:szCs w:val="24"/>
        </w:rPr>
        <w:t xml:space="preserve"> – Deliverables Schedule</w:t>
      </w:r>
      <w:r w:rsidR="00A06169" w:rsidRPr="00443710">
        <w:rPr>
          <w:rFonts w:ascii="Arial" w:hAnsi="Arial" w:cs="Arial"/>
          <w:sz w:val="24"/>
          <w:szCs w:val="24"/>
        </w:rPr>
        <w:t xml:space="preserve"> </w:t>
      </w:r>
      <w:r w:rsidR="00A06169" w:rsidRPr="001E34F7">
        <w:rPr>
          <w:rFonts w:ascii="Arial" w:hAnsi="Arial" w:cs="Arial"/>
          <w:i/>
          <w:color w:val="FF0000"/>
          <w:sz w:val="24"/>
          <w:szCs w:val="24"/>
        </w:rPr>
        <w:t>(T</w:t>
      </w:r>
      <w:r w:rsidR="009C73BF" w:rsidRPr="001E34F7">
        <w:rPr>
          <w:rFonts w:ascii="Arial" w:hAnsi="Arial" w:cs="Arial"/>
          <w:i/>
          <w:color w:val="FF0000"/>
          <w:sz w:val="24"/>
          <w:szCs w:val="24"/>
        </w:rPr>
        <w:t>his document is required for every</w:t>
      </w:r>
      <w:r w:rsidRPr="001E34F7">
        <w:rPr>
          <w:rFonts w:ascii="Arial" w:hAnsi="Arial" w:cs="Arial"/>
          <w:i/>
          <w:color w:val="FF0000"/>
          <w:sz w:val="24"/>
          <w:szCs w:val="24"/>
        </w:rPr>
        <w:t xml:space="preserve"> PWS</w:t>
      </w:r>
      <w:r w:rsidR="00A06169" w:rsidRPr="001E34F7">
        <w:rPr>
          <w:rFonts w:ascii="Arial" w:hAnsi="Arial" w:cs="Arial"/>
          <w:i/>
          <w:color w:val="FF0000"/>
          <w:sz w:val="24"/>
          <w:szCs w:val="24"/>
        </w:rPr>
        <w:t>.  See attached example for format.)</w:t>
      </w:r>
    </w:p>
    <w:p w14:paraId="2324D28B" w14:textId="77777777" w:rsidR="00F33B4C" w:rsidRPr="00443710" w:rsidRDefault="00F33B4C" w:rsidP="0015134A">
      <w:pPr>
        <w:tabs>
          <w:tab w:val="left" w:pos="576"/>
          <w:tab w:val="left" w:pos="1152"/>
          <w:tab w:val="left" w:pos="1728"/>
        </w:tabs>
        <w:suppressAutoHyphens/>
        <w:rPr>
          <w:rFonts w:ascii="Arial" w:hAnsi="Arial" w:cs="Arial"/>
          <w:sz w:val="24"/>
          <w:szCs w:val="24"/>
        </w:rPr>
      </w:pPr>
    </w:p>
    <w:p w14:paraId="56ADD292" w14:textId="59149CE7" w:rsidR="00A61178"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7.3</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Attachment </w:t>
      </w:r>
      <w:r w:rsidR="0027394B" w:rsidRPr="00443710">
        <w:rPr>
          <w:rFonts w:ascii="Arial" w:hAnsi="Arial" w:cs="Arial"/>
          <w:b/>
          <w:sz w:val="24"/>
          <w:szCs w:val="24"/>
          <w:u w:val="single"/>
        </w:rPr>
        <w:t>1</w:t>
      </w:r>
      <w:r w:rsidR="00A61178" w:rsidRPr="00443710">
        <w:rPr>
          <w:rFonts w:ascii="Arial" w:hAnsi="Arial" w:cs="Arial"/>
          <w:sz w:val="24"/>
          <w:szCs w:val="24"/>
        </w:rPr>
        <w:t xml:space="preserve"> – Estimated Workload Data</w:t>
      </w:r>
      <w:r w:rsidR="00A06169" w:rsidRPr="00443710">
        <w:rPr>
          <w:rFonts w:ascii="Arial" w:hAnsi="Arial" w:cs="Arial"/>
          <w:sz w:val="24"/>
          <w:szCs w:val="24"/>
        </w:rPr>
        <w:t xml:space="preserve"> </w:t>
      </w:r>
      <w:r w:rsidR="00A06169" w:rsidRPr="001E34F7">
        <w:rPr>
          <w:rFonts w:ascii="Arial" w:hAnsi="Arial" w:cs="Arial"/>
          <w:i/>
          <w:color w:val="FF0000"/>
          <w:sz w:val="24"/>
          <w:szCs w:val="24"/>
        </w:rPr>
        <w:t>(Th</w:t>
      </w:r>
      <w:r w:rsidR="003A4281" w:rsidRPr="001E34F7">
        <w:rPr>
          <w:rFonts w:ascii="Arial" w:hAnsi="Arial" w:cs="Arial"/>
          <w:i/>
          <w:color w:val="FF0000"/>
          <w:sz w:val="24"/>
          <w:szCs w:val="24"/>
        </w:rPr>
        <w:t xml:space="preserve">e </w:t>
      </w:r>
      <w:r w:rsidR="00466439">
        <w:rPr>
          <w:rFonts w:ascii="Arial" w:hAnsi="Arial" w:cs="Arial"/>
          <w:i/>
          <w:color w:val="FF0000"/>
          <w:sz w:val="24"/>
          <w:szCs w:val="24"/>
        </w:rPr>
        <w:t>Offeror</w:t>
      </w:r>
      <w:r w:rsidR="003A4281" w:rsidRPr="001E34F7">
        <w:rPr>
          <w:rFonts w:ascii="Arial" w:hAnsi="Arial" w:cs="Arial"/>
          <w:i/>
          <w:color w:val="FF0000"/>
          <w:sz w:val="24"/>
          <w:szCs w:val="24"/>
        </w:rPr>
        <w:t xml:space="preserve"> shall provide Estimated Workload Data </w:t>
      </w:r>
      <w:r w:rsidR="00A06169" w:rsidRPr="001E34F7">
        <w:rPr>
          <w:rFonts w:ascii="Arial" w:hAnsi="Arial" w:cs="Arial"/>
          <w:i/>
          <w:color w:val="FF0000"/>
          <w:sz w:val="24"/>
          <w:szCs w:val="24"/>
        </w:rPr>
        <w:t>if historical data exists.</w:t>
      </w:r>
      <w:r w:rsidR="00427960" w:rsidRPr="001E34F7">
        <w:rPr>
          <w:rFonts w:ascii="Arial" w:hAnsi="Arial" w:cs="Arial"/>
          <w:i/>
          <w:color w:val="FF0000"/>
          <w:sz w:val="24"/>
          <w:szCs w:val="24"/>
        </w:rPr>
        <w:t xml:space="preserve"> See attached example for format.</w:t>
      </w:r>
      <w:r w:rsidR="00A06169" w:rsidRPr="001E34F7">
        <w:rPr>
          <w:rFonts w:ascii="Arial" w:hAnsi="Arial" w:cs="Arial"/>
          <w:i/>
          <w:color w:val="FF0000"/>
          <w:sz w:val="24"/>
          <w:szCs w:val="24"/>
        </w:rPr>
        <w:t>)</w:t>
      </w:r>
    </w:p>
    <w:p w14:paraId="65740E18" w14:textId="77777777" w:rsidR="00AD18DD" w:rsidRPr="001E34F7" w:rsidRDefault="00AD18DD" w:rsidP="0015134A">
      <w:pPr>
        <w:rPr>
          <w:rFonts w:ascii="Arial" w:hAnsi="Arial" w:cs="Arial"/>
          <w:b/>
          <w:bCs/>
          <w:color w:val="FF0000"/>
          <w:sz w:val="24"/>
          <w:szCs w:val="24"/>
        </w:rPr>
      </w:pPr>
    </w:p>
    <w:p w14:paraId="1C5EA4F0" w14:textId="37D11F8C" w:rsidR="0090584A" w:rsidRPr="001E34F7" w:rsidRDefault="00AD18DD" w:rsidP="00F03FC8">
      <w:pPr>
        <w:rPr>
          <w:rFonts w:ascii="Arial" w:hAnsi="Arial" w:cs="Arial"/>
          <w:b/>
          <w:bCs/>
          <w:i/>
          <w:color w:val="FF0000"/>
          <w:sz w:val="24"/>
          <w:szCs w:val="24"/>
        </w:rPr>
      </w:pPr>
      <w:r w:rsidRPr="00443710">
        <w:rPr>
          <w:rFonts w:ascii="Arial" w:hAnsi="Arial" w:cs="Arial"/>
          <w:b/>
          <w:bCs/>
          <w:sz w:val="24"/>
          <w:szCs w:val="24"/>
        </w:rPr>
        <w:t>7.</w:t>
      </w:r>
      <w:r w:rsidR="00466439">
        <w:rPr>
          <w:rFonts w:ascii="Arial" w:hAnsi="Arial" w:cs="Arial"/>
          <w:b/>
          <w:bCs/>
          <w:sz w:val="24"/>
          <w:szCs w:val="24"/>
        </w:rPr>
        <w:t>4</w:t>
      </w:r>
      <w:r w:rsidRPr="00443710">
        <w:rPr>
          <w:rFonts w:ascii="Arial" w:hAnsi="Arial" w:cs="Arial"/>
          <w:b/>
          <w:bCs/>
          <w:sz w:val="24"/>
          <w:szCs w:val="24"/>
        </w:rPr>
        <w:t xml:space="preserve">  </w:t>
      </w:r>
      <w:r w:rsidRPr="00443710">
        <w:rPr>
          <w:rFonts w:ascii="Arial" w:hAnsi="Arial" w:cs="Arial"/>
          <w:b/>
          <w:bCs/>
          <w:sz w:val="24"/>
          <w:szCs w:val="24"/>
          <w:u w:val="single"/>
        </w:rPr>
        <w:t xml:space="preserve">Attachment </w:t>
      </w:r>
      <w:r w:rsidR="0027394B" w:rsidRPr="00443710">
        <w:rPr>
          <w:rFonts w:ascii="Arial" w:hAnsi="Arial" w:cs="Arial"/>
          <w:b/>
          <w:bCs/>
          <w:sz w:val="24"/>
          <w:szCs w:val="24"/>
          <w:u w:val="single"/>
        </w:rPr>
        <w:t>3</w:t>
      </w:r>
      <w:r w:rsidRPr="00443710">
        <w:rPr>
          <w:rFonts w:ascii="Arial" w:hAnsi="Arial" w:cs="Arial"/>
          <w:bCs/>
          <w:sz w:val="24"/>
          <w:szCs w:val="24"/>
        </w:rPr>
        <w:t xml:space="preserve"> – </w:t>
      </w:r>
      <w:r w:rsidR="002141BF" w:rsidRPr="001E34F7">
        <w:rPr>
          <w:rFonts w:ascii="Arial" w:hAnsi="Arial" w:cs="Arial"/>
          <w:i/>
          <w:color w:val="FF0000"/>
          <w:sz w:val="24"/>
          <w:szCs w:val="24"/>
        </w:rPr>
        <w:t>(If applicable</w:t>
      </w:r>
      <w:r w:rsidR="002C2DEF" w:rsidRPr="001E34F7">
        <w:rPr>
          <w:rFonts w:ascii="Arial" w:hAnsi="Arial" w:cs="Arial"/>
          <w:i/>
          <w:color w:val="FF0000"/>
          <w:sz w:val="24"/>
          <w:szCs w:val="24"/>
        </w:rPr>
        <w:t>)</w:t>
      </w:r>
      <w:r w:rsidR="002C2DEF" w:rsidRPr="001E34F7">
        <w:rPr>
          <w:rFonts w:ascii="Arial" w:hAnsi="Arial" w:cs="Arial"/>
          <w:bCs/>
          <w:color w:val="FF0000"/>
          <w:sz w:val="24"/>
          <w:szCs w:val="24"/>
        </w:rPr>
        <w:t xml:space="preserve"> </w:t>
      </w:r>
      <w:r w:rsidR="002C2DEF" w:rsidRPr="00443710">
        <w:rPr>
          <w:rFonts w:ascii="Arial" w:hAnsi="Arial" w:cs="Arial"/>
          <w:bCs/>
          <w:sz w:val="24"/>
          <w:szCs w:val="24"/>
        </w:rPr>
        <w:t>Government</w:t>
      </w:r>
      <w:r w:rsidRPr="00443710">
        <w:rPr>
          <w:rFonts w:ascii="Arial" w:hAnsi="Arial" w:cs="Arial"/>
          <w:bCs/>
          <w:sz w:val="24"/>
          <w:szCs w:val="24"/>
        </w:rPr>
        <w:t xml:space="preserve"> Property</w:t>
      </w:r>
      <w:r w:rsidR="00804C8A" w:rsidRPr="00443710">
        <w:rPr>
          <w:rFonts w:ascii="Arial" w:hAnsi="Arial" w:cs="Arial"/>
          <w:bCs/>
          <w:sz w:val="24"/>
          <w:szCs w:val="24"/>
        </w:rPr>
        <w:t xml:space="preserve"> (GP) </w:t>
      </w:r>
    </w:p>
    <w:p w14:paraId="75EA4BC6" w14:textId="77777777" w:rsidR="0090584A" w:rsidRPr="00443710" w:rsidRDefault="0090584A" w:rsidP="0015134A">
      <w:pPr>
        <w:rPr>
          <w:rFonts w:ascii="Arial" w:hAnsi="Arial" w:cs="Arial"/>
          <w:b/>
          <w:bCs/>
          <w:i/>
          <w:color w:val="0000FF"/>
          <w:sz w:val="24"/>
          <w:szCs w:val="24"/>
        </w:rPr>
      </w:pPr>
    </w:p>
    <w:p w14:paraId="3869DACC" w14:textId="201BFE56" w:rsidR="00AD18DD" w:rsidRPr="00443710" w:rsidRDefault="0090584A" w:rsidP="00F03FC8">
      <w:pPr>
        <w:rPr>
          <w:rFonts w:ascii="Arial" w:hAnsi="Arial" w:cs="Arial"/>
          <w:b/>
          <w:bCs/>
          <w:sz w:val="24"/>
          <w:szCs w:val="24"/>
          <w:u w:val="single"/>
        </w:rPr>
      </w:pPr>
      <w:r w:rsidRPr="001E34F7">
        <w:rPr>
          <w:rFonts w:ascii="Arial" w:hAnsi="Arial" w:cs="Arial"/>
          <w:i/>
          <w:color w:val="FF0000"/>
          <w:sz w:val="24"/>
          <w:szCs w:val="24"/>
          <w:u w:val="single"/>
        </w:rPr>
        <w:t>7.</w:t>
      </w:r>
      <w:r w:rsidR="00037277" w:rsidRPr="001E34F7">
        <w:rPr>
          <w:rFonts w:ascii="Arial" w:hAnsi="Arial" w:cs="Arial"/>
          <w:i/>
          <w:color w:val="FF0000"/>
          <w:sz w:val="24"/>
          <w:szCs w:val="24"/>
          <w:u w:val="single"/>
        </w:rPr>
        <w:t>6</w:t>
      </w:r>
      <w:r w:rsidRPr="001E34F7">
        <w:rPr>
          <w:rFonts w:ascii="Arial" w:hAnsi="Arial" w:cs="Arial"/>
          <w:i/>
          <w:color w:val="FF0000"/>
          <w:sz w:val="24"/>
          <w:szCs w:val="24"/>
          <w:u w:val="single"/>
        </w:rPr>
        <w:t xml:space="preserve">  Attachment </w:t>
      </w:r>
      <w:r w:rsidR="0027394B" w:rsidRPr="001E34F7">
        <w:rPr>
          <w:rFonts w:ascii="Arial" w:hAnsi="Arial" w:cs="Arial"/>
          <w:i/>
          <w:color w:val="FF0000"/>
          <w:sz w:val="24"/>
          <w:szCs w:val="24"/>
          <w:u w:val="single"/>
        </w:rPr>
        <w:t xml:space="preserve">4 OR </w:t>
      </w:r>
      <w:r w:rsidRPr="001E34F7">
        <w:rPr>
          <w:rFonts w:ascii="Arial" w:hAnsi="Arial" w:cs="Arial"/>
          <w:i/>
          <w:color w:val="FF0000"/>
          <w:sz w:val="24"/>
          <w:szCs w:val="24"/>
          <w:u w:val="single"/>
        </w:rPr>
        <w:t xml:space="preserve">Technical Exhibit </w:t>
      </w:r>
      <w:r w:rsidR="002141BF" w:rsidRPr="001E34F7">
        <w:rPr>
          <w:rFonts w:ascii="Arial" w:hAnsi="Arial" w:cs="Arial"/>
          <w:i/>
          <w:color w:val="FF0000"/>
          <w:sz w:val="24"/>
          <w:szCs w:val="24"/>
          <w:u w:val="single"/>
        </w:rPr>
        <w:t>C, etc.</w:t>
      </w:r>
      <w:r w:rsidR="0021194E">
        <w:rPr>
          <w:rFonts w:ascii="Arial" w:hAnsi="Arial" w:cs="Arial"/>
          <w:i/>
          <w:color w:val="FF0000"/>
          <w:sz w:val="24"/>
          <w:szCs w:val="24"/>
          <w:u w:val="single"/>
        </w:rPr>
        <w:t xml:space="preserve"> - </w:t>
      </w:r>
      <w:r w:rsidRPr="001E34F7">
        <w:rPr>
          <w:rFonts w:ascii="Arial" w:hAnsi="Arial" w:cs="Arial"/>
          <w:i/>
          <w:color w:val="FF0000"/>
          <w:sz w:val="24"/>
          <w:szCs w:val="24"/>
        </w:rPr>
        <w:t xml:space="preserve"> </w:t>
      </w:r>
      <w:r w:rsidRPr="00443710">
        <w:rPr>
          <w:rFonts w:ascii="Arial" w:hAnsi="Arial" w:cs="Arial"/>
          <w:i/>
          <w:color w:val="FF0000"/>
          <w:sz w:val="24"/>
          <w:szCs w:val="24"/>
        </w:rPr>
        <w:t>{Continue inserting attachments/technical exhibits in sequential order as they are referenced in this PWS}</w:t>
      </w:r>
      <w:r w:rsidRPr="00443710">
        <w:rPr>
          <w:rFonts w:ascii="Arial" w:hAnsi="Arial" w:cs="Arial"/>
          <w:b/>
          <w:bCs/>
          <w:sz w:val="24"/>
          <w:szCs w:val="24"/>
          <w:u w:val="single"/>
        </w:rPr>
        <w:t xml:space="preserve"> </w:t>
      </w:r>
      <w:r w:rsidR="00AD18DD" w:rsidRPr="00443710">
        <w:rPr>
          <w:rFonts w:ascii="Arial" w:hAnsi="Arial" w:cs="Arial"/>
          <w:b/>
          <w:bCs/>
          <w:sz w:val="24"/>
          <w:szCs w:val="24"/>
          <w:u w:val="single"/>
        </w:rPr>
        <w:br w:type="page"/>
      </w:r>
    </w:p>
    <w:p w14:paraId="4FFBA54A" w14:textId="77777777" w:rsidR="00807525" w:rsidRPr="00443710" w:rsidRDefault="00807525" w:rsidP="00F42CC4">
      <w:pPr>
        <w:rPr>
          <w:rFonts w:ascii="Arial" w:hAnsi="Arial" w:cs="Arial"/>
          <w:b/>
          <w:bCs/>
          <w:sz w:val="24"/>
          <w:szCs w:val="24"/>
        </w:rPr>
      </w:pPr>
    </w:p>
    <w:p w14:paraId="0400F847" w14:textId="77777777"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14:paraId="344180F4" w14:textId="77777777" w:rsidR="00685304" w:rsidRPr="00443710"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bCs/>
          <w:sz w:val="24"/>
          <w:szCs w:val="24"/>
        </w:rPr>
        <w:t>Performance Requirements Summary</w:t>
      </w:r>
      <w:r w:rsidR="002141BF" w:rsidRPr="00443710">
        <w:rPr>
          <w:rFonts w:ascii="Arial" w:hAnsi="Arial" w:cs="Arial"/>
          <w:b/>
          <w:bCs/>
          <w:sz w:val="24"/>
          <w:szCs w:val="24"/>
        </w:rPr>
        <w:t xml:space="preserve"> (PRS)</w:t>
      </w:r>
    </w:p>
    <w:p w14:paraId="4FFCDD37" w14:textId="77777777" w:rsidR="00F42CC4" w:rsidRPr="00443710" w:rsidRDefault="00F42CC4" w:rsidP="00F42CC4">
      <w:pPr>
        <w:pStyle w:val="BodyText3"/>
        <w:spacing w:after="0"/>
        <w:rPr>
          <w:rFonts w:ascii="Arial" w:hAnsi="Arial" w:cs="Arial"/>
          <w:sz w:val="24"/>
          <w:szCs w:val="24"/>
        </w:rPr>
      </w:pPr>
    </w:p>
    <w:p w14:paraId="32BF793F" w14:textId="01417063" w:rsidR="004B5FA1" w:rsidRPr="00641587" w:rsidRDefault="00680DB6" w:rsidP="00F03FC8">
      <w:pPr>
        <w:pStyle w:val="BodyText3"/>
        <w:spacing w:after="0"/>
        <w:rPr>
          <w:rFonts w:ascii="Arial" w:hAnsi="Arial" w:cs="Arial"/>
          <w:i/>
          <w:color w:val="FF0000"/>
          <w:sz w:val="24"/>
          <w:szCs w:val="24"/>
        </w:rPr>
      </w:pPr>
      <w:r w:rsidRPr="00641587">
        <w:rPr>
          <w:rFonts w:ascii="Arial" w:hAnsi="Arial" w:cs="Arial"/>
          <w:i/>
          <w:color w:val="FF0000"/>
          <w:sz w:val="24"/>
          <w:szCs w:val="24"/>
        </w:rPr>
        <w:t>(</w:t>
      </w:r>
      <w:r w:rsidR="00500FEF" w:rsidRPr="00641587">
        <w:rPr>
          <w:rFonts w:ascii="Arial" w:hAnsi="Arial" w:cs="Arial"/>
          <w:i/>
          <w:color w:val="FF0000"/>
          <w:sz w:val="24"/>
          <w:szCs w:val="24"/>
        </w:rPr>
        <w:t>The C</w:t>
      </w:r>
      <w:r w:rsidR="006B1B84" w:rsidRPr="00641587">
        <w:rPr>
          <w:rFonts w:ascii="Arial" w:hAnsi="Arial" w:cs="Arial"/>
          <w:i/>
          <w:color w:val="FF0000"/>
          <w:sz w:val="24"/>
          <w:szCs w:val="24"/>
        </w:rPr>
        <w:t>ontractor service requirements are summarized into performance objectives that relate directly to mission essential items. The performance threshold briefly describes the minimum acceptable levels of service required for each requirement.</w:t>
      </w:r>
      <w:r w:rsidR="002B6047" w:rsidRPr="00641587">
        <w:rPr>
          <w:rFonts w:ascii="Arial" w:hAnsi="Arial" w:cs="Arial"/>
          <w:i/>
          <w:color w:val="FF0000"/>
          <w:sz w:val="24"/>
          <w:szCs w:val="24"/>
        </w:rPr>
        <w:t xml:space="preserve"> NOTE – PWS Part 5</w:t>
      </w:r>
      <w:r w:rsidR="006B1B84" w:rsidRPr="00641587">
        <w:rPr>
          <w:rFonts w:ascii="Arial" w:hAnsi="Arial" w:cs="Arial"/>
          <w:i/>
          <w:color w:val="FF0000"/>
          <w:sz w:val="24"/>
          <w:szCs w:val="24"/>
        </w:rPr>
        <w:t xml:space="preserve"> </w:t>
      </w:r>
      <w:r w:rsidR="002B6047" w:rsidRPr="00641587">
        <w:rPr>
          <w:rFonts w:ascii="Arial" w:hAnsi="Arial" w:cs="Arial"/>
          <w:i/>
          <w:color w:val="FF0000"/>
          <w:sz w:val="24"/>
          <w:szCs w:val="24"/>
        </w:rPr>
        <w:t xml:space="preserve">Specific Tasks will require the </w:t>
      </w:r>
      <w:r w:rsidR="005C08FE">
        <w:rPr>
          <w:rFonts w:ascii="Arial" w:hAnsi="Arial" w:cs="Arial"/>
          <w:i/>
          <w:color w:val="FF0000"/>
          <w:sz w:val="24"/>
          <w:szCs w:val="24"/>
        </w:rPr>
        <w:t>Offeror</w:t>
      </w:r>
      <w:r w:rsidR="002B6047" w:rsidRPr="00641587">
        <w:rPr>
          <w:rFonts w:ascii="Arial" w:hAnsi="Arial" w:cs="Arial"/>
          <w:i/>
          <w:color w:val="FF0000"/>
          <w:sz w:val="24"/>
          <w:szCs w:val="24"/>
        </w:rPr>
        <w:t xml:space="preserve"> to capture and briefly summarize the salient</w:t>
      </w:r>
      <w:r w:rsidR="00E756E5" w:rsidRPr="00641587">
        <w:rPr>
          <w:rFonts w:ascii="Arial" w:hAnsi="Arial" w:cs="Arial"/>
          <w:i/>
          <w:color w:val="FF0000"/>
          <w:sz w:val="24"/>
          <w:szCs w:val="24"/>
        </w:rPr>
        <w:t xml:space="preserve"> elements of the requirement </w:t>
      </w:r>
      <w:r w:rsidR="00956879">
        <w:rPr>
          <w:rFonts w:ascii="Arial" w:hAnsi="Arial" w:cs="Arial"/>
          <w:i/>
          <w:color w:val="FF0000"/>
          <w:sz w:val="24"/>
          <w:szCs w:val="24"/>
        </w:rPr>
        <w:t>that they believe should be measured based on their unique approach to meeting the APS requirement</w:t>
      </w:r>
      <w:r w:rsidR="00E756E5" w:rsidRPr="00641587">
        <w:rPr>
          <w:rFonts w:ascii="Arial" w:hAnsi="Arial" w:cs="Arial"/>
          <w:i/>
          <w:color w:val="FF0000"/>
          <w:sz w:val="24"/>
          <w:szCs w:val="24"/>
        </w:rPr>
        <w:t>.</w:t>
      </w:r>
      <w:r w:rsidR="002B6047" w:rsidRPr="00641587">
        <w:rPr>
          <w:rFonts w:ascii="Arial" w:hAnsi="Arial" w:cs="Arial"/>
          <w:i/>
          <w:color w:val="FF0000"/>
          <w:sz w:val="24"/>
          <w:szCs w:val="24"/>
        </w:rPr>
        <w:t xml:space="preserve"> </w:t>
      </w:r>
      <w:r w:rsidR="006B1B84" w:rsidRPr="00641587">
        <w:rPr>
          <w:rFonts w:ascii="Arial" w:hAnsi="Arial" w:cs="Arial"/>
          <w:i/>
          <w:color w:val="FF0000"/>
          <w:sz w:val="24"/>
          <w:szCs w:val="24"/>
        </w:rPr>
        <w:t xml:space="preserve"> </w:t>
      </w:r>
    </w:p>
    <w:p w14:paraId="769B3FCC" w14:textId="77777777" w:rsidR="004B5FA1" w:rsidRDefault="004B5FA1" w:rsidP="00F03FC8">
      <w:pPr>
        <w:pStyle w:val="BodyText3"/>
        <w:spacing w:after="0"/>
        <w:rPr>
          <w:rFonts w:ascii="Arial" w:hAnsi="Arial" w:cs="Arial"/>
          <w:i/>
          <w:color w:val="0000FF"/>
          <w:sz w:val="24"/>
          <w:szCs w:val="24"/>
        </w:rPr>
      </w:pPr>
    </w:p>
    <w:p w14:paraId="3CEB741D" w14:textId="77777777" w:rsidR="00145A69" w:rsidRDefault="004B5FA1" w:rsidP="0015134A">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 xml:space="preserve">AL INFORMATION </w:t>
      </w:r>
      <w:r w:rsidR="006105F5">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14:paraId="2FD251E1" w14:textId="77777777" w:rsidR="004B5FA1" w:rsidRPr="00443710" w:rsidRDefault="004B5FA1" w:rsidP="00145A69">
      <w:pPr>
        <w:jc w:val="center"/>
        <w:rPr>
          <w:rFonts w:ascii="Arial" w:hAnsi="Arial" w:cs="Arial"/>
          <w:b/>
          <w:sz w:val="24"/>
          <w:szCs w:val="24"/>
          <w:highlight w:val="yellow"/>
        </w:rPr>
      </w:pPr>
    </w:p>
    <w:tbl>
      <w:tblPr>
        <w:tblStyle w:val="TableGrid1"/>
        <w:tblW w:w="10075" w:type="dxa"/>
        <w:tblLook w:val="04A0" w:firstRow="1" w:lastRow="0" w:firstColumn="1" w:lastColumn="0" w:noHBand="0" w:noVBand="1"/>
      </w:tblPr>
      <w:tblGrid>
        <w:gridCol w:w="2605"/>
        <w:gridCol w:w="2430"/>
        <w:gridCol w:w="2250"/>
        <w:gridCol w:w="2790"/>
      </w:tblGrid>
      <w:tr w:rsidR="00991016" w:rsidRPr="00443710" w14:paraId="37CCBD7E" w14:textId="77777777" w:rsidTr="00991016">
        <w:tc>
          <w:tcPr>
            <w:tcW w:w="2605" w:type="dxa"/>
            <w:shd w:val="clear" w:color="auto" w:fill="ACB9CA" w:themeFill="text2" w:themeFillTint="66"/>
          </w:tcPr>
          <w:p w14:paraId="329BFA4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OBJECTIVE</w:t>
            </w:r>
          </w:p>
        </w:tc>
        <w:tc>
          <w:tcPr>
            <w:tcW w:w="2430" w:type="dxa"/>
            <w:shd w:val="clear" w:color="auto" w:fill="ACB9CA" w:themeFill="text2" w:themeFillTint="66"/>
          </w:tcPr>
          <w:p w14:paraId="24DE6CD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STANDARD</w:t>
            </w:r>
          </w:p>
        </w:tc>
        <w:tc>
          <w:tcPr>
            <w:tcW w:w="2250" w:type="dxa"/>
            <w:shd w:val="clear" w:color="auto" w:fill="ACB9CA" w:themeFill="text2" w:themeFillTint="66"/>
          </w:tcPr>
          <w:p w14:paraId="04011F5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790" w:type="dxa"/>
            <w:shd w:val="clear" w:color="auto" w:fill="ACB9CA" w:themeFill="text2" w:themeFillTint="66"/>
          </w:tcPr>
          <w:p w14:paraId="3A1AF8E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METHOD OF SURVEILLANCE</w:t>
            </w:r>
          </w:p>
        </w:tc>
      </w:tr>
      <w:tr w:rsidR="00991016" w:rsidRPr="00443710" w14:paraId="4326F517" w14:textId="77777777" w:rsidTr="00991016">
        <w:tc>
          <w:tcPr>
            <w:tcW w:w="2605" w:type="dxa"/>
          </w:tcPr>
          <w:p w14:paraId="448E6E5A" w14:textId="77777777" w:rsidR="00991016" w:rsidRPr="00443710" w:rsidRDefault="004A1123" w:rsidP="00991016">
            <w:pPr>
              <w:rPr>
                <w:rFonts w:ascii="Arial" w:hAnsi="Arial" w:cs="Arial"/>
                <w:b/>
                <w:color w:val="FF0000"/>
                <w:sz w:val="24"/>
                <w:szCs w:val="24"/>
              </w:rPr>
            </w:pPr>
            <w:r w:rsidRPr="00443710">
              <w:rPr>
                <w:rFonts w:ascii="Arial" w:hAnsi="Arial" w:cs="Arial"/>
                <w:b/>
                <w:sz w:val="24"/>
                <w:szCs w:val="24"/>
              </w:rPr>
              <w:t xml:space="preserve">PRS#1 - PWS para </w:t>
            </w:r>
            <w:r w:rsidRPr="00443710">
              <w:rPr>
                <w:rFonts w:ascii="Arial" w:hAnsi="Arial" w:cs="Arial"/>
                <w:b/>
                <w:color w:val="FF0000"/>
                <w:sz w:val="24"/>
                <w:szCs w:val="24"/>
              </w:rPr>
              <w:t>( xx  )</w:t>
            </w:r>
          </w:p>
          <w:p w14:paraId="272C5BE5"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 xml:space="preserve">Insert Contractor shall tasks that are considered critical tasks of the service. </w:t>
            </w:r>
          </w:p>
          <w:p w14:paraId="6BCE3AED" w14:textId="77777777" w:rsidR="004A1123" w:rsidRPr="00443710" w:rsidRDefault="004A1123" w:rsidP="00991016">
            <w:pPr>
              <w:rPr>
                <w:rFonts w:ascii="Arial" w:hAnsi="Arial" w:cs="Arial"/>
                <w:b/>
                <w:i/>
                <w:color w:val="FF0000"/>
                <w:sz w:val="24"/>
                <w:szCs w:val="24"/>
              </w:rPr>
            </w:pPr>
          </w:p>
          <w:p w14:paraId="61B79506"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Does not have to be ALL contractor shall tasks, only those that are considered “high risk” or “critical” to the performance of the service.</w:t>
            </w:r>
          </w:p>
          <w:p w14:paraId="5ADCFBFE" w14:textId="77777777" w:rsidR="004A1123" w:rsidRPr="00443710" w:rsidRDefault="004A1123" w:rsidP="00991016">
            <w:pPr>
              <w:rPr>
                <w:rFonts w:ascii="Arial" w:hAnsi="Arial" w:cs="Arial"/>
                <w:b/>
                <w:i/>
                <w:color w:val="FF0000"/>
                <w:sz w:val="24"/>
                <w:szCs w:val="24"/>
              </w:rPr>
            </w:pPr>
          </w:p>
          <w:p w14:paraId="6ABC1FEE" w14:textId="77777777" w:rsidR="004A1123" w:rsidRPr="00443710" w:rsidRDefault="004A1123" w:rsidP="00991016">
            <w:pPr>
              <w:rPr>
                <w:rFonts w:ascii="Arial" w:hAnsi="Arial" w:cs="Arial"/>
                <w:b/>
                <w:i/>
                <w:color w:val="FF0000"/>
                <w:sz w:val="24"/>
                <w:szCs w:val="24"/>
              </w:rPr>
            </w:pPr>
          </w:p>
          <w:p w14:paraId="4E21D370"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Verbiage should be copy/pasted directly from PWS here.</w:t>
            </w:r>
          </w:p>
          <w:p w14:paraId="02B951B3" w14:textId="77777777" w:rsidR="004A1123" w:rsidRPr="00443710" w:rsidRDefault="004A1123" w:rsidP="00991016">
            <w:pPr>
              <w:rPr>
                <w:rFonts w:ascii="Arial" w:hAnsi="Arial" w:cs="Arial"/>
                <w:b/>
                <w:i/>
                <w:color w:val="FF0000"/>
                <w:sz w:val="24"/>
                <w:szCs w:val="24"/>
              </w:rPr>
            </w:pPr>
          </w:p>
          <w:p w14:paraId="1A7FE39F" w14:textId="77777777" w:rsidR="004A1123" w:rsidRPr="00443710" w:rsidRDefault="00EA33FE" w:rsidP="00991016">
            <w:pPr>
              <w:rPr>
                <w:rFonts w:ascii="Arial" w:hAnsi="Arial" w:cs="Arial"/>
                <w:b/>
                <w:i/>
                <w:color w:val="FF0000"/>
                <w:sz w:val="24"/>
                <w:szCs w:val="24"/>
              </w:rPr>
            </w:pPr>
            <w:r w:rsidRPr="00443710">
              <w:rPr>
                <w:rFonts w:ascii="Arial" w:hAnsi="Arial" w:cs="Arial"/>
                <w:b/>
                <w:i/>
                <w:color w:val="FF0000"/>
                <w:sz w:val="24"/>
                <w:szCs w:val="24"/>
              </w:rPr>
              <w:t>Add additional PRS rows to the table as necessary.</w:t>
            </w:r>
          </w:p>
          <w:p w14:paraId="374C08F5" w14:textId="77777777" w:rsidR="004A1123" w:rsidRPr="00443710" w:rsidRDefault="004A1123" w:rsidP="00991016">
            <w:pPr>
              <w:rPr>
                <w:rFonts w:ascii="Arial" w:hAnsi="Arial" w:cs="Arial"/>
                <w:b/>
                <w:i/>
                <w:sz w:val="24"/>
                <w:szCs w:val="24"/>
              </w:rPr>
            </w:pPr>
          </w:p>
          <w:p w14:paraId="7B006057" w14:textId="77777777" w:rsidR="004A1123" w:rsidRPr="00443710" w:rsidRDefault="004A1123" w:rsidP="00991016">
            <w:pPr>
              <w:rPr>
                <w:rFonts w:ascii="Arial" w:hAnsi="Arial" w:cs="Arial"/>
                <w:b/>
                <w:i/>
                <w:sz w:val="24"/>
                <w:szCs w:val="24"/>
              </w:rPr>
            </w:pPr>
          </w:p>
          <w:p w14:paraId="587CD26E" w14:textId="77777777" w:rsidR="004A1123" w:rsidRPr="00443710" w:rsidRDefault="004A1123" w:rsidP="00991016">
            <w:pPr>
              <w:rPr>
                <w:rFonts w:ascii="Arial" w:hAnsi="Arial" w:cs="Arial"/>
                <w:i/>
                <w:sz w:val="24"/>
                <w:szCs w:val="24"/>
              </w:rPr>
            </w:pPr>
            <w:r w:rsidRPr="006105F5">
              <w:rPr>
                <w:rFonts w:ascii="Arial" w:hAnsi="Arial" w:cs="Arial"/>
                <w:i/>
                <w:color w:val="FF0000"/>
                <w:sz w:val="24"/>
                <w:szCs w:val="24"/>
              </w:rPr>
              <w:lastRenderedPageBreak/>
              <w:t>Ex. The Contractor shall perform custodial services in building XX.</w:t>
            </w:r>
          </w:p>
        </w:tc>
        <w:tc>
          <w:tcPr>
            <w:tcW w:w="2430" w:type="dxa"/>
          </w:tcPr>
          <w:p w14:paraId="47A1A44C" w14:textId="77777777" w:rsidR="00991016"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lastRenderedPageBreak/>
              <w:t>Standard should be pulled from the same paragraph (do not make up standards here).</w:t>
            </w:r>
          </w:p>
          <w:p w14:paraId="1F28C563" w14:textId="77777777" w:rsidR="004A1123" w:rsidRPr="00443710" w:rsidRDefault="004A1123" w:rsidP="00991016">
            <w:pPr>
              <w:rPr>
                <w:rFonts w:ascii="Arial" w:hAnsi="Arial" w:cs="Arial"/>
                <w:b/>
                <w:i/>
                <w:color w:val="FF0000"/>
                <w:sz w:val="24"/>
                <w:szCs w:val="24"/>
              </w:rPr>
            </w:pPr>
          </w:p>
          <w:p w14:paraId="7A292F44"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Standard should relate to the timeliness, quantity, or quality that the service is to be performed at.</w:t>
            </w:r>
          </w:p>
          <w:p w14:paraId="19074EC6" w14:textId="77777777" w:rsidR="004A1123" w:rsidRPr="00443710" w:rsidRDefault="004A1123" w:rsidP="00991016">
            <w:pPr>
              <w:rPr>
                <w:rFonts w:ascii="Arial" w:hAnsi="Arial" w:cs="Arial"/>
                <w:i/>
                <w:sz w:val="24"/>
                <w:szCs w:val="24"/>
              </w:rPr>
            </w:pPr>
          </w:p>
          <w:p w14:paraId="4865BA33" w14:textId="77777777" w:rsidR="004A1123" w:rsidRPr="00443710" w:rsidRDefault="004A1123" w:rsidP="00991016">
            <w:pPr>
              <w:rPr>
                <w:rFonts w:ascii="Arial" w:hAnsi="Arial" w:cs="Arial"/>
                <w:i/>
                <w:sz w:val="24"/>
                <w:szCs w:val="24"/>
              </w:rPr>
            </w:pPr>
            <w:r w:rsidRPr="006105F5">
              <w:rPr>
                <w:rFonts w:ascii="Arial" w:hAnsi="Arial" w:cs="Arial"/>
                <w:i/>
                <w:color w:val="FF0000"/>
                <w:sz w:val="24"/>
                <w:szCs w:val="24"/>
              </w:rPr>
              <w:t>Ex. Custodial Svs are performed Mon, Wed, and Fri between hours of 0900-1100.</w:t>
            </w:r>
          </w:p>
        </w:tc>
        <w:tc>
          <w:tcPr>
            <w:tcW w:w="2250" w:type="dxa"/>
          </w:tcPr>
          <w:p w14:paraId="01A5202E" w14:textId="77777777" w:rsidR="00991016"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From 100%, what is considered to be an acceptable deviation to still be satisfactory performance? Examples include:</w:t>
            </w:r>
          </w:p>
          <w:p w14:paraId="36D03C89" w14:textId="77777777" w:rsidR="004A1123" w:rsidRPr="00443710" w:rsidRDefault="004A1123" w:rsidP="00991016">
            <w:pPr>
              <w:rPr>
                <w:rFonts w:ascii="Arial" w:hAnsi="Arial" w:cs="Arial"/>
                <w:b/>
                <w:i/>
                <w:color w:val="FF0000"/>
                <w:sz w:val="24"/>
                <w:szCs w:val="24"/>
              </w:rPr>
            </w:pPr>
          </w:p>
          <w:p w14:paraId="6DAF139B"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100% Compliance</w:t>
            </w:r>
          </w:p>
          <w:p w14:paraId="709023AE"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Zero Deviation from standard</w:t>
            </w:r>
          </w:p>
          <w:p w14:paraId="64B5CC82"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95% Compliance; no more than xx discrepancies found per month, etc.</w:t>
            </w:r>
          </w:p>
          <w:p w14:paraId="2D7392A3" w14:textId="77777777" w:rsidR="004A1123" w:rsidRPr="00443710" w:rsidRDefault="004A1123" w:rsidP="00991016">
            <w:pPr>
              <w:rPr>
                <w:rFonts w:ascii="Arial" w:hAnsi="Arial" w:cs="Arial"/>
                <w:i/>
                <w:sz w:val="24"/>
                <w:szCs w:val="24"/>
              </w:rPr>
            </w:pPr>
          </w:p>
          <w:p w14:paraId="45CD30E9" w14:textId="77777777" w:rsidR="004A1123" w:rsidRPr="006105F5" w:rsidRDefault="004A1123" w:rsidP="00991016">
            <w:pPr>
              <w:rPr>
                <w:rFonts w:ascii="Arial" w:hAnsi="Arial" w:cs="Arial"/>
                <w:i/>
                <w:color w:val="FF0000"/>
                <w:sz w:val="24"/>
                <w:szCs w:val="24"/>
              </w:rPr>
            </w:pPr>
            <w:r w:rsidRPr="006105F5">
              <w:rPr>
                <w:rFonts w:ascii="Arial" w:hAnsi="Arial" w:cs="Arial"/>
                <w:i/>
                <w:color w:val="FF0000"/>
                <w:sz w:val="24"/>
                <w:szCs w:val="24"/>
              </w:rPr>
              <w:t>Ex. No more than 1 complaint per month.</w:t>
            </w:r>
          </w:p>
          <w:p w14:paraId="6BDA2F3C" w14:textId="77777777" w:rsidR="004A1123" w:rsidRPr="006105F5" w:rsidRDefault="004A1123" w:rsidP="00991016">
            <w:pPr>
              <w:rPr>
                <w:rFonts w:ascii="Arial" w:hAnsi="Arial" w:cs="Arial"/>
                <w:i/>
                <w:color w:val="FF0000"/>
                <w:sz w:val="24"/>
                <w:szCs w:val="24"/>
              </w:rPr>
            </w:pPr>
          </w:p>
          <w:p w14:paraId="2C5313C6" w14:textId="77777777" w:rsidR="004A1123" w:rsidRPr="00443710" w:rsidRDefault="004A1123" w:rsidP="00991016">
            <w:pPr>
              <w:rPr>
                <w:rFonts w:ascii="Arial" w:hAnsi="Arial" w:cs="Arial"/>
                <w:i/>
                <w:sz w:val="24"/>
                <w:szCs w:val="24"/>
              </w:rPr>
            </w:pPr>
            <w:r w:rsidRPr="006105F5">
              <w:rPr>
                <w:rFonts w:ascii="Arial" w:hAnsi="Arial" w:cs="Arial"/>
                <w:i/>
                <w:color w:val="FF0000"/>
                <w:sz w:val="24"/>
                <w:szCs w:val="24"/>
              </w:rPr>
              <w:t xml:space="preserve">Custodial svs are performed on the required days </w:t>
            </w:r>
            <w:r w:rsidRPr="006105F5">
              <w:rPr>
                <w:rFonts w:ascii="Arial" w:hAnsi="Arial" w:cs="Arial"/>
                <w:i/>
                <w:color w:val="FF0000"/>
                <w:sz w:val="24"/>
                <w:szCs w:val="24"/>
              </w:rPr>
              <w:lastRenderedPageBreak/>
              <w:t>without deviation from standard</w:t>
            </w:r>
            <w:r w:rsidRPr="00443710">
              <w:rPr>
                <w:rFonts w:ascii="Arial" w:hAnsi="Arial" w:cs="Arial"/>
                <w:i/>
                <w:color w:val="385623" w:themeColor="accent6" w:themeShade="80"/>
                <w:sz w:val="24"/>
                <w:szCs w:val="24"/>
              </w:rPr>
              <w:t>.</w:t>
            </w:r>
          </w:p>
        </w:tc>
        <w:tc>
          <w:tcPr>
            <w:tcW w:w="2790" w:type="dxa"/>
          </w:tcPr>
          <w:p w14:paraId="0A2A59E4" w14:textId="77777777" w:rsidR="00991016"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lastRenderedPageBreak/>
              <w:t>There are 4 surveillance methods:</w:t>
            </w:r>
          </w:p>
          <w:p w14:paraId="15C733D5" w14:textId="77777777" w:rsidR="004A1123" w:rsidRPr="00443710" w:rsidRDefault="004A1123" w:rsidP="00991016">
            <w:pPr>
              <w:rPr>
                <w:rFonts w:ascii="Arial" w:hAnsi="Arial" w:cs="Arial"/>
                <w:b/>
                <w:i/>
                <w:color w:val="FF0000"/>
                <w:sz w:val="24"/>
                <w:szCs w:val="24"/>
              </w:rPr>
            </w:pPr>
          </w:p>
          <w:p w14:paraId="161C281B"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100% Inspection</w:t>
            </w:r>
          </w:p>
          <w:p w14:paraId="513B505A" w14:textId="77777777" w:rsidR="004A1123" w:rsidRPr="00443710" w:rsidRDefault="004A1123" w:rsidP="00991016">
            <w:pPr>
              <w:rPr>
                <w:rFonts w:ascii="Arial" w:hAnsi="Arial" w:cs="Arial"/>
                <w:b/>
                <w:i/>
                <w:color w:val="FF0000"/>
                <w:sz w:val="24"/>
                <w:szCs w:val="24"/>
              </w:rPr>
            </w:pPr>
          </w:p>
          <w:p w14:paraId="6B865D8A"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Periodic Inspection</w:t>
            </w:r>
          </w:p>
          <w:p w14:paraId="1CBF76F7" w14:textId="77777777" w:rsidR="004A1123" w:rsidRPr="00443710" w:rsidRDefault="004A1123" w:rsidP="00991016">
            <w:pPr>
              <w:rPr>
                <w:rFonts w:ascii="Arial" w:hAnsi="Arial" w:cs="Arial"/>
                <w:b/>
                <w:i/>
                <w:color w:val="FF0000"/>
                <w:sz w:val="24"/>
                <w:szCs w:val="24"/>
              </w:rPr>
            </w:pPr>
          </w:p>
          <w:p w14:paraId="784390B5"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Random Sampling</w:t>
            </w:r>
          </w:p>
          <w:p w14:paraId="53136BAF" w14:textId="77777777" w:rsidR="004A1123" w:rsidRPr="00443710" w:rsidRDefault="004A1123" w:rsidP="00991016">
            <w:pPr>
              <w:rPr>
                <w:rFonts w:ascii="Arial" w:hAnsi="Arial" w:cs="Arial"/>
                <w:b/>
                <w:i/>
                <w:color w:val="FF0000"/>
                <w:sz w:val="24"/>
                <w:szCs w:val="24"/>
              </w:rPr>
            </w:pPr>
          </w:p>
          <w:p w14:paraId="2B170333" w14:textId="77777777" w:rsidR="004A1123" w:rsidRPr="00443710" w:rsidRDefault="004A1123" w:rsidP="00991016">
            <w:pPr>
              <w:rPr>
                <w:rFonts w:ascii="Arial" w:hAnsi="Arial" w:cs="Arial"/>
                <w:b/>
                <w:i/>
                <w:color w:val="FF0000"/>
                <w:sz w:val="24"/>
                <w:szCs w:val="24"/>
              </w:rPr>
            </w:pPr>
            <w:r w:rsidRPr="00443710">
              <w:rPr>
                <w:rFonts w:ascii="Arial" w:hAnsi="Arial" w:cs="Arial"/>
                <w:b/>
                <w:i/>
                <w:color w:val="FF0000"/>
                <w:sz w:val="24"/>
                <w:szCs w:val="24"/>
              </w:rPr>
              <w:t>Customer Feedback</w:t>
            </w:r>
          </w:p>
          <w:p w14:paraId="2CE28136" w14:textId="77777777" w:rsidR="004A1123" w:rsidRPr="00443710" w:rsidRDefault="004A1123" w:rsidP="00991016">
            <w:pPr>
              <w:rPr>
                <w:rFonts w:ascii="Arial" w:hAnsi="Arial" w:cs="Arial"/>
                <w:i/>
                <w:sz w:val="24"/>
                <w:szCs w:val="24"/>
              </w:rPr>
            </w:pPr>
          </w:p>
          <w:p w14:paraId="0883CB9D" w14:textId="77777777" w:rsidR="004A1123" w:rsidRPr="00443710" w:rsidRDefault="004A1123" w:rsidP="00991016">
            <w:pPr>
              <w:rPr>
                <w:rFonts w:ascii="Arial" w:hAnsi="Arial" w:cs="Arial"/>
                <w:i/>
                <w:sz w:val="24"/>
                <w:szCs w:val="24"/>
              </w:rPr>
            </w:pPr>
            <w:r w:rsidRPr="006105F5">
              <w:rPr>
                <w:rFonts w:ascii="Arial" w:hAnsi="Arial" w:cs="Arial"/>
                <w:i/>
                <w:color w:val="FF0000"/>
                <w:sz w:val="24"/>
                <w:szCs w:val="24"/>
              </w:rPr>
              <w:t>Ex. Periodic Inspection</w:t>
            </w:r>
          </w:p>
        </w:tc>
      </w:tr>
      <w:tr w:rsidR="00991016" w:rsidRPr="00443710" w14:paraId="530537B0" w14:textId="77777777" w:rsidTr="00991016">
        <w:tc>
          <w:tcPr>
            <w:tcW w:w="2605" w:type="dxa"/>
          </w:tcPr>
          <w:p w14:paraId="48954FE4" w14:textId="77777777" w:rsidR="00991016" w:rsidRPr="00A52F72" w:rsidRDefault="004A1123" w:rsidP="00991016">
            <w:pPr>
              <w:rPr>
                <w:rFonts w:ascii="Arial" w:hAnsi="Arial" w:cs="Arial"/>
                <w:b/>
                <w:color w:val="FF0000"/>
                <w:sz w:val="24"/>
                <w:szCs w:val="24"/>
              </w:rPr>
            </w:pPr>
            <w:r w:rsidRPr="00A52F72">
              <w:rPr>
                <w:rFonts w:ascii="Arial" w:hAnsi="Arial" w:cs="Arial"/>
                <w:b/>
                <w:color w:val="FF0000"/>
                <w:sz w:val="24"/>
                <w:szCs w:val="24"/>
              </w:rPr>
              <w:t>PRS#2 - PWS para ( xx  )</w:t>
            </w:r>
          </w:p>
          <w:p w14:paraId="2326C42F" w14:textId="77777777" w:rsidR="004A1123" w:rsidRPr="00A52F72" w:rsidRDefault="004A1123" w:rsidP="00991016">
            <w:pPr>
              <w:rPr>
                <w:rFonts w:ascii="Arial" w:hAnsi="Arial" w:cs="Arial"/>
                <w:b/>
                <w:color w:val="FF0000"/>
                <w:sz w:val="24"/>
                <w:szCs w:val="24"/>
              </w:rPr>
            </w:pPr>
          </w:p>
          <w:p w14:paraId="2140F733" w14:textId="77777777" w:rsidR="004A1123" w:rsidRPr="00A52F72" w:rsidRDefault="004A1123" w:rsidP="00991016">
            <w:pPr>
              <w:rPr>
                <w:rFonts w:ascii="Arial" w:hAnsi="Arial" w:cs="Arial"/>
                <w:color w:val="FF0000"/>
                <w:sz w:val="24"/>
                <w:szCs w:val="24"/>
              </w:rPr>
            </w:pPr>
            <w:r w:rsidRPr="00A52F72">
              <w:rPr>
                <w:rFonts w:ascii="Arial" w:hAnsi="Arial" w:cs="Arial"/>
                <w:b/>
                <w:color w:val="FF0000"/>
                <w:sz w:val="24"/>
                <w:szCs w:val="24"/>
              </w:rPr>
              <w:t>The contractor shall….</w:t>
            </w:r>
          </w:p>
        </w:tc>
        <w:tc>
          <w:tcPr>
            <w:tcW w:w="2430" w:type="dxa"/>
          </w:tcPr>
          <w:p w14:paraId="545814E0" w14:textId="77777777" w:rsidR="00991016" w:rsidRPr="00A52F72" w:rsidRDefault="00991016" w:rsidP="00991016">
            <w:pPr>
              <w:rPr>
                <w:rFonts w:ascii="Arial" w:hAnsi="Arial" w:cs="Arial"/>
                <w:color w:val="FF0000"/>
                <w:sz w:val="24"/>
                <w:szCs w:val="24"/>
              </w:rPr>
            </w:pPr>
          </w:p>
        </w:tc>
        <w:tc>
          <w:tcPr>
            <w:tcW w:w="2250" w:type="dxa"/>
          </w:tcPr>
          <w:p w14:paraId="5225BBCD" w14:textId="77777777" w:rsidR="00991016" w:rsidRPr="00A52F72" w:rsidRDefault="00991016" w:rsidP="00991016">
            <w:pPr>
              <w:rPr>
                <w:rFonts w:ascii="Arial" w:hAnsi="Arial" w:cs="Arial"/>
                <w:color w:val="FF0000"/>
                <w:sz w:val="24"/>
                <w:szCs w:val="24"/>
              </w:rPr>
            </w:pPr>
          </w:p>
        </w:tc>
        <w:tc>
          <w:tcPr>
            <w:tcW w:w="2790" w:type="dxa"/>
          </w:tcPr>
          <w:p w14:paraId="0CA28CEE" w14:textId="77777777" w:rsidR="00991016" w:rsidRPr="00A52F72" w:rsidRDefault="00991016" w:rsidP="00991016">
            <w:pPr>
              <w:rPr>
                <w:rFonts w:ascii="Arial" w:hAnsi="Arial" w:cs="Arial"/>
                <w:color w:val="FF0000"/>
                <w:sz w:val="24"/>
                <w:szCs w:val="24"/>
              </w:rPr>
            </w:pPr>
          </w:p>
        </w:tc>
      </w:tr>
      <w:tr w:rsidR="00991016" w:rsidRPr="00443710" w14:paraId="6268BA66" w14:textId="77777777" w:rsidTr="00991016">
        <w:tc>
          <w:tcPr>
            <w:tcW w:w="2605" w:type="dxa"/>
          </w:tcPr>
          <w:p w14:paraId="0A3641BE" w14:textId="77777777" w:rsidR="00991016" w:rsidRPr="00A52F72" w:rsidRDefault="004A1123" w:rsidP="004A1123">
            <w:pPr>
              <w:rPr>
                <w:rFonts w:ascii="Arial" w:hAnsi="Arial" w:cs="Arial"/>
                <w:b/>
                <w:color w:val="FF0000"/>
                <w:sz w:val="24"/>
                <w:szCs w:val="24"/>
              </w:rPr>
            </w:pPr>
            <w:r w:rsidRPr="00A52F72">
              <w:rPr>
                <w:rFonts w:ascii="Arial" w:hAnsi="Arial" w:cs="Arial"/>
                <w:b/>
                <w:color w:val="FF0000"/>
                <w:sz w:val="24"/>
                <w:szCs w:val="24"/>
              </w:rPr>
              <w:t>PRS#3 - PWS para ( xx )</w:t>
            </w:r>
          </w:p>
          <w:p w14:paraId="5E84D197" w14:textId="77777777" w:rsidR="004A1123" w:rsidRPr="00A52F72" w:rsidRDefault="004A1123" w:rsidP="004A1123">
            <w:pPr>
              <w:rPr>
                <w:rFonts w:ascii="Arial" w:hAnsi="Arial" w:cs="Arial"/>
                <w:b/>
                <w:color w:val="FF0000"/>
                <w:sz w:val="24"/>
                <w:szCs w:val="24"/>
              </w:rPr>
            </w:pPr>
          </w:p>
          <w:p w14:paraId="28697735" w14:textId="77777777" w:rsidR="004A1123" w:rsidRPr="00A52F72" w:rsidRDefault="004A1123" w:rsidP="004A1123">
            <w:pPr>
              <w:rPr>
                <w:rFonts w:ascii="Arial" w:hAnsi="Arial" w:cs="Arial"/>
                <w:color w:val="FF0000"/>
                <w:sz w:val="24"/>
                <w:szCs w:val="24"/>
              </w:rPr>
            </w:pPr>
            <w:r w:rsidRPr="00A52F72">
              <w:rPr>
                <w:rFonts w:ascii="Arial" w:hAnsi="Arial" w:cs="Arial"/>
                <w:b/>
                <w:color w:val="FF0000"/>
                <w:sz w:val="24"/>
                <w:szCs w:val="24"/>
              </w:rPr>
              <w:t>The contractor shall…</w:t>
            </w:r>
          </w:p>
        </w:tc>
        <w:tc>
          <w:tcPr>
            <w:tcW w:w="2430" w:type="dxa"/>
          </w:tcPr>
          <w:p w14:paraId="710EEE90" w14:textId="77777777" w:rsidR="00991016" w:rsidRPr="00A52F72" w:rsidRDefault="00991016" w:rsidP="00991016">
            <w:pPr>
              <w:rPr>
                <w:rFonts w:ascii="Arial" w:hAnsi="Arial" w:cs="Arial"/>
                <w:color w:val="FF0000"/>
                <w:sz w:val="24"/>
                <w:szCs w:val="24"/>
              </w:rPr>
            </w:pPr>
          </w:p>
        </w:tc>
        <w:tc>
          <w:tcPr>
            <w:tcW w:w="2250" w:type="dxa"/>
          </w:tcPr>
          <w:p w14:paraId="64E300FF" w14:textId="77777777" w:rsidR="00991016" w:rsidRPr="00A52F72" w:rsidRDefault="00991016" w:rsidP="00991016">
            <w:pPr>
              <w:rPr>
                <w:rFonts w:ascii="Arial" w:hAnsi="Arial" w:cs="Arial"/>
                <w:color w:val="FF0000"/>
                <w:sz w:val="24"/>
                <w:szCs w:val="24"/>
              </w:rPr>
            </w:pPr>
          </w:p>
        </w:tc>
        <w:tc>
          <w:tcPr>
            <w:tcW w:w="2790" w:type="dxa"/>
          </w:tcPr>
          <w:p w14:paraId="73AA2C0C" w14:textId="77777777" w:rsidR="00991016" w:rsidRPr="00A52F72" w:rsidRDefault="00991016" w:rsidP="00991016">
            <w:pPr>
              <w:rPr>
                <w:rFonts w:ascii="Arial" w:hAnsi="Arial" w:cs="Arial"/>
                <w:color w:val="FF0000"/>
                <w:sz w:val="24"/>
                <w:szCs w:val="24"/>
              </w:rPr>
            </w:pPr>
          </w:p>
        </w:tc>
      </w:tr>
      <w:tr w:rsidR="00991016" w:rsidRPr="00443710" w14:paraId="29503744" w14:textId="77777777" w:rsidTr="00991016">
        <w:tc>
          <w:tcPr>
            <w:tcW w:w="2605" w:type="dxa"/>
          </w:tcPr>
          <w:p w14:paraId="66C3C693" w14:textId="77777777" w:rsidR="00991016" w:rsidRPr="00A52F72" w:rsidRDefault="004A1123" w:rsidP="00991016">
            <w:pPr>
              <w:rPr>
                <w:rFonts w:ascii="Arial" w:hAnsi="Arial" w:cs="Arial"/>
                <w:b/>
                <w:color w:val="FF0000"/>
                <w:sz w:val="24"/>
                <w:szCs w:val="24"/>
              </w:rPr>
            </w:pPr>
            <w:r w:rsidRPr="00A52F72">
              <w:rPr>
                <w:rFonts w:ascii="Arial" w:hAnsi="Arial" w:cs="Arial"/>
                <w:b/>
                <w:color w:val="FF0000"/>
                <w:sz w:val="24"/>
                <w:szCs w:val="24"/>
              </w:rPr>
              <w:t>PRS#4 - PWS para ( xx )</w:t>
            </w:r>
          </w:p>
          <w:p w14:paraId="7FA5E857" w14:textId="77777777" w:rsidR="004A1123" w:rsidRPr="00A52F72" w:rsidRDefault="004A1123" w:rsidP="00991016">
            <w:pPr>
              <w:rPr>
                <w:rFonts w:ascii="Arial" w:hAnsi="Arial" w:cs="Arial"/>
                <w:b/>
                <w:color w:val="FF0000"/>
                <w:sz w:val="24"/>
                <w:szCs w:val="24"/>
              </w:rPr>
            </w:pPr>
          </w:p>
          <w:p w14:paraId="1ACF43E0" w14:textId="77777777" w:rsidR="004A1123" w:rsidRPr="00A52F72" w:rsidRDefault="004A1123" w:rsidP="00991016">
            <w:pPr>
              <w:rPr>
                <w:rFonts w:ascii="Arial" w:hAnsi="Arial" w:cs="Arial"/>
                <w:bCs/>
                <w:color w:val="FF0000"/>
                <w:sz w:val="24"/>
                <w:szCs w:val="24"/>
              </w:rPr>
            </w:pPr>
            <w:r w:rsidRPr="00A52F72">
              <w:rPr>
                <w:rFonts w:ascii="Arial" w:hAnsi="Arial" w:cs="Arial"/>
                <w:b/>
                <w:color w:val="FF0000"/>
                <w:sz w:val="24"/>
                <w:szCs w:val="24"/>
              </w:rPr>
              <w:t>The contractor shall…</w:t>
            </w:r>
          </w:p>
        </w:tc>
        <w:tc>
          <w:tcPr>
            <w:tcW w:w="2430" w:type="dxa"/>
          </w:tcPr>
          <w:p w14:paraId="1C6B9C01" w14:textId="77777777" w:rsidR="00991016" w:rsidRPr="00A52F72" w:rsidRDefault="00991016" w:rsidP="00991016">
            <w:pPr>
              <w:rPr>
                <w:rFonts w:ascii="Arial" w:hAnsi="Arial" w:cs="Arial"/>
                <w:color w:val="FF0000"/>
                <w:sz w:val="24"/>
                <w:szCs w:val="24"/>
              </w:rPr>
            </w:pPr>
          </w:p>
        </w:tc>
        <w:tc>
          <w:tcPr>
            <w:tcW w:w="2250" w:type="dxa"/>
          </w:tcPr>
          <w:p w14:paraId="674C8B9B" w14:textId="77777777" w:rsidR="00991016" w:rsidRPr="00A52F72" w:rsidRDefault="00991016" w:rsidP="00991016">
            <w:pPr>
              <w:rPr>
                <w:rFonts w:ascii="Arial" w:hAnsi="Arial" w:cs="Arial"/>
                <w:color w:val="FF0000"/>
                <w:sz w:val="24"/>
                <w:szCs w:val="24"/>
              </w:rPr>
            </w:pPr>
          </w:p>
        </w:tc>
        <w:tc>
          <w:tcPr>
            <w:tcW w:w="2790" w:type="dxa"/>
          </w:tcPr>
          <w:p w14:paraId="7E94B0D1" w14:textId="77777777" w:rsidR="00991016" w:rsidRPr="00A52F72" w:rsidRDefault="00991016" w:rsidP="00991016">
            <w:pPr>
              <w:rPr>
                <w:rFonts w:ascii="Arial" w:hAnsi="Arial" w:cs="Arial"/>
                <w:color w:val="FF0000"/>
                <w:sz w:val="24"/>
                <w:szCs w:val="24"/>
              </w:rPr>
            </w:pPr>
          </w:p>
        </w:tc>
      </w:tr>
      <w:tr w:rsidR="00820646" w:rsidRPr="00443710" w14:paraId="6B94FCE2" w14:textId="77777777" w:rsidTr="00991016">
        <w:tc>
          <w:tcPr>
            <w:tcW w:w="2605" w:type="dxa"/>
          </w:tcPr>
          <w:p w14:paraId="0564F091" w14:textId="77777777" w:rsidR="00820646" w:rsidRPr="00A52F72" w:rsidRDefault="00820646" w:rsidP="00820646">
            <w:pPr>
              <w:rPr>
                <w:rFonts w:ascii="Arial" w:hAnsi="Arial" w:cs="Arial"/>
                <w:b/>
                <w:color w:val="FF0000"/>
                <w:sz w:val="24"/>
                <w:szCs w:val="24"/>
              </w:rPr>
            </w:pPr>
            <w:r w:rsidRPr="00A52F72">
              <w:rPr>
                <w:rFonts w:ascii="Arial" w:hAnsi="Arial" w:cs="Arial"/>
                <w:b/>
                <w:color w:val="FF0000"/>
                <w:sz w:val="24"/>
                <w:szCs w:val="24"/>
              </w:rPr>
              <w:t xml:space="preserve">PRS #X - Service Contract Reporting (SCR) </w:t>
            </w:r>
          </w:p>
          <w:p w14:paraId="0C6D9B62" w14:textId="77777777" w:rsidR="00820646" w:rsidRPr="00A52F72" w:rsidRDefault="00820646" w:rsidP="00820646">
            <w:pPr>
              <w:rPr>
                <w:rFonts w:ascii="Arial" w:hAnsi="Arial" w:cs="Arial"/>
                <w:color w:val="FF0000"/>
                <w:sz w:val="24"/>
                <w:szCs w:val="24"/>
              </w:rPr>
            </w:pPr>
            <w:r w:rsidRPr="00A52F72">
              <w:rPr>
                <w:rFonts w:ascii="Arial" w:hAnsi="Arial" w:cs="Arial"/>
                <w:b/>
                <w:color w:val="FF0000"/>
                <w:sz w:val="24"/>
                <w:szCs w:val="24"/>
              </w:rPr>
              <w:t>PWS 5.3 and CLIN XXXX</w:t>
            </w:r>
          </w:p>
        </w:tc>
        <w:tc>
          <w:tcPr>
            <w:tcW w:w="2430" w:type="dxa"/>
          </w:tcPr>
          <w:p w14:paraId="63EEB49F" w14:textId="77777777" w:rsidR="00820646" w:rsidRPr="00A52F72" w:rsidRDefault="00820646" w:rsidP="006105F5">
            <w:pPr>
              <w:rPr>
                <w:rFonts w:ascii="Arial" w:hAnsi="Arial" w:cs="Arial"/>
                <w:color w:val="FF0000"/>
                <w:sz w:val="24"/>
                <w:szCs w:val="24"/>
              </w:rPr>
            </w:pPr>
            <w:r w:rsidRPr="00A52F72">
              <w:rPr>
                <w:rFonts w:ascii="Arial" w:hAnsi="Arial" w:cs="Arial"/>
                <w:color w:val="FF0000"/>
                <w:sz w:val="24"/>
                <w:szCs w:val="24"/>
              </w:rPr>
              <w:t xml:space="preserve">The Contractor shall completely fill in all the information in the format using the following web address </w:t>
            </w:r>
            <w:hyperlink r:id="rId22" w:history="1">
              <w:r w:rsidR="006105F5" w:rsidRPr="00A52F72">
                <w:rPr>
                  <w:rStyle w:val="Hyperlink"/>
                  <w:rFonts w:ascii="Arial" w:hAnsi="Arial" w:cs="Arial"/>
                  <w:color w:val="FF0000"/>
                  <w:sz w:val="24"/>
                  <w:szCs w:val="24"/>
                </w:rPr>
                <w:t>www.sam.gov</w:t>
              </w:r>
            </w:hyperlink>
            <w:r w:rsidR="006105F5" w:rsidRPr="00A52F72">
              <w:rPr>
                <w:rFonts w:ascii="Arial" w:hAnsi="Arial" w:cs="Arial"/>
                <w:color w:val="FF0000"/>
                <w:sz w:val="24"/>
                <w:szCs w:val="24"/>
              </w:rPr>
              <w:t xml:space="preserve"> </w:t>
            </w:r>
            <w:r w:rsidRPr="00A52F72">
              <w:rPr>
                <w:rFonts w:ascii="Arial" w:hAnsi="Arial" w:cs="Arial"/>
                <w:color w:val="FF0000"/>
                <w:sz w:val="24"/>
                <w:szCs w:val="24"/>
              </w:rPr>
              <w:t xml:space="preserve">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If contract period of performance ends </w:t>
            </w:r>
            <w:r w:rsidRPr="00A52F72">
              <w:rPr>
                <w:rFonts w:ascii="Arial" w:hAnsi="Arial" w:cs="Arial"/>
                <w:color w:val="FF0000"/>
                <w:sz w:val="24"/>
                <w:szCs w:val="24"/>
              </w:rPr>
              <w:lastRenderedPageBreak/>
              <w:t>prior to September 30, the contractor has 30 days from end date of the contract to complete the SCR requirement.</w:t>
            </w:r>
          </w:p>
        </w:tc>
        <w:tc>
          <w:tcPr>
            <w:tcW w:w="2250" w:type="dxa"/>
          </w:tcPr>
          <w:p w14:paraId="5794368A" w14:textId="77777777" w:rsidR="00820646" w:rsidRPr="00A52F72" w:rsidRDefault="00820646" w:rsidP="00820646">
            <w:pPr>
              <w:rPr>
                <w:rFonts w:ascii="Arial" w:hAnsi="Arial" w:cs="Arial"/>
                <w:color w:val="FF0000"/>
                <w:sz w:val="24"/>
                <w:szCs w:val="24"/>
              </w:rPr>
            </w:pPr>
            <w:r w:rsidRPr="00A52F72">
              <w:rPr>
                <w:rFonts w:ascii="Arial" w:hAnsi="Arial" w:cs="Arial"/>
                <w:color w:val="FF0000"/>
                <w:sz w:val="24"/>
                <w:szCs w:val="24"/>
              </w:rPr>
              <w:lastRenderedPageBreak/>
              <w:t>Zero Deviation from Standard</w:t>
            </w:r>
          </w:p>
        </w:tc>
        <w:tc>
          <w:tcPr>
            <w:tcW w:w="2790" w:type="dxa"/>
          </w:tcPr>
          <w:p w14:paraId="6BFD32DB" w14:textId="77777777" w:rsidR="00820646" w:rsidRPr="00A52F72" w:rsidRDefault="00820646" w:rsidP="00820646">
            <w:pPr>
              <w:rPr>
                <w:rFonts w:ascii="Arial" w:hAnsi="Arial" w:cs="Arial"/>
                <w:color w:val="FF0000"/>
                <w:sz w:val="24"/>
                <w:szCs w:val="24"/>
              </w:rPr>
            </w:pPr>
            <w:r w:rsidRPr="00A52F72">
              <w:rPr>
                <w:rFonts w:ascii="Arial" w:hAnsi="Arial" w:cs="Arial"/>
                <w:color w:val="FF0000"/>
                <w:sz w:val="24"/>
                <w:szCs w:val="24"/>
              </w:rPr>
              <w:t>100% Inspection</w:t>
            </w:r>
          </w:p>
        </w:tc>
      </w:tr>
      <w:tr w:rsidR="00820646" w:rsidRPr="00443710" w14:paraId="4F422712" w14:textId="77777777" w:rsidTr="00991016">
        <w:tc>
          <w:tcPr>
            <w:tcW w:w="2605" w:type="dxa"/>
          </w:tcPr>
          <w:p w14:paraId="4DB657B9" w14:textId="77777777" w:rsidR="00820646" w:rsidRPr="00443710" w:rsidRDefault="00820646" w:rsidP="00820646">
            <w:pPr>
              <w:rPr>
                <w:rFonts w:ascii="Arial" w:hAnsi="Arial" w:cs="Arial"/>
                <w:b/>
                <w:sz w:val="24"/>
                <w:szCs w:val="24"/>
                <w:u w:val="single"/>
              </w:rPr>
            </w:pPr>
          </w:p>
        </w:tc>
        <w:tc>
          <w:tcPr>
            <w:tcW w:w="2430" w:type="dxa"/>
          </w:tcPr>
          <w:p w14:paraId="67502427" w14:textId="77777777" w:rsidR="00820646" w:rsidRPr="00443710" w:rsidRDefault="00820646" w:rsidP="00820646">
            <w:pPr>
              <w:rPr>
                <w:rFonts w:ascii="Arial" w:hAnsi="Arial" w:cs="Arial"/>
                <w:sz w:val="24"/>
                <w:szCs w:val="24"/>
              </w:rPr>
            </w:pPr>
          </w:p>
        </w:tc>
        <w:tc>
          <w:tcPr>
            <w:tcW w:w="2250" w:type="dxa"/>
          </w:tcPr>
          <w:p w14:paraId="0887E51B" w14:textId="77777777" w:rsidR="00820646" w:rsidRPr="00443710" w:rsidRDefault="00820646" w:rsidP="00820646">
            <w:pPr>
              <w:rPr>
                <w:rFonts w:ascii="Arial" w:hAnsi="Arial" w:cs="Arial"/>
                <w:sz w:val="24"/>
                <w:szCs w:val="24"/>
              </w:rPr>
            </w:pPr>
          </w:p>
        </w:tc>
        <w:tc>
          <w:tcPr>
            <w:tcW w:w="2790" w:type="dxa"/>
          </w:tcPr>
          <w:p w14:paraId="606CF6BA" w14:textId="77777777" w:rsidR="00820646" w:rsidRPr="00443710" w:rsidRDefault="00820646" w:rsidP="00820646">
            <w:pPr>
              <w:rPr>
                <w:rFonts w:ascii="Arial" w:hAnsi="Arial" w:cs="Arial"/>
                <w:sz w:val="24"/>
                <w:szCs w:val="24"/>
              </w:rPr>
            </w:pPr>
          </w:p>
        </w:tc>
      </w:tr>
      <w:tr w:rsidR="00820646" w:rsidRPr="00443710" w14:paraId="74975CA8" w14:textId="77777777" w:rsidTr="00991016">
        <w:tc>
          <w:tcPr>
            <w:tcW w:w="2605" w:type="dxa"/>
          </w:tcPr>
          <w:p w14:paraId="37E1ADCA" w14:textId="77777777" w:rsidR="00820646" w:rsidRPr="00443710" w:rsidRDefault="00820646" w:rsidP="00820646">
            <w:pPr>
              <w:rPr>
                <w:rFonts w:ascii="Arial" w:hAnsi="Arial" w:cs="Arial"/>
                <w:i/>
                <w:color w:val="0000FF"/>
                <w:sz w:val="24"/>
                <w:szCs w:val="24"/>
              </w:rPr>
            </w:pPr>
          </w:p>
        </w:tc>
        <w:tc>
          <w:tcPr>
            <w:tcW w:w="2430" w:type="dxa"/>
          </w:tcPr>
          <w:p w14:paraId="67D4E676" w14:textId="77777777" w:rsidR="00820646" w:rsidRPr="00443710" w:rsidRDefault="00820646" w:rsidP="00820646">
            <w:pPr>
              <w:rPr>
                <w:rFonts w:ascii="Arial" w:hAnsi="Arial" w:cs="Arial"/>
                <w:i/>
                <w:color w:val="0000FF"/>
                <w:sz w:val="24"/>
                <w:szCs w:val="24"/>
              </w:rPr>
            </w:pPr>
          </w:p>
        </w:tc>
        <w:tc>
          <w:tcPr>
            <w:tcW w:w="2250" w:type="dxa"/>
          </w:tcPr>
          <w:p w14:paraId="6D9A3307" w14:textId="77777777" w:rsidR="00820646" w:rsidRPr="00443710" w:rsidRDefault="00820646" w:rsidP="00820646">
            <w:pPr>
              <w:rPr>
                <w:rFonts w:ascii="Arial" w:hAnsi="Arial" w:cs="Arial"/>
                <w:i/>
                <w:color w:val="0000FF"/>
                <w:sz w:val="24"/>
                <w:szCs w:val="24"/>
              </w:rPr>
            </w:pPr>
          </w:p>
        </w:tc>
        <w:tc>
          <w:tcPr>
            <w:tcW w:w="2790" w:type="dxa"/>
          </w:tcPr>
          <w:p w14:paraId="4FA47E8A" w14:textId="77777777" w:rsidR="00820646" w:rsidRPr="00443710" w:rsidRDefault="00820646" w:rsidP="00820646">
            <w:pPr>
              <w:rPr>
                <w:rFonts w:ascii="Arial" w:hAnsi="Arial" w:cs="Arial"/>
                <w:i/>
                <w:color w:val="0000FF"/>
                <w:sz w:val="24"/>
                <w:szCs w:val="24"/>
              </w:rPr>
            </w:pPr>
          </w:p>
        </w:tc>
      </w:tr>
      <w:tr w:rsidR="00820646" w:rsidRPr="00443710" w14:paraId="061A447D" w14:textId="77777777" w:rsidTr="00991016">
        <w:tc>
          <w:tcPr>
            <w:tcW w:w="2605" w:type="dxa"/>
          </w:tcPr>
          <w:p w14:paraId="6DCA81C7" w14:textId="77777777" w:rsidR="00820646" w:rsidRPr="00443710" w:rsidRDefault="00820646" w:rsidP="00820646">
            <w:pPr>
              <w:rPr>
                <w:rFonts w:ascii="Arial" w:hAnsi="Arial" w:cs="Arial"/>
                <w:b/>
                <w:sz w:val="24"/>
                <w:szCs w:val="24"/>
                <w:u w:val="single"/>
              </w:rPr>
            </w:pPr>
          </w:p>
        </w:tc>
        <w:tc>
          <w:tcPr>
            <w:tcW w:w="2430" w:type="dxa"/>
          </w:tcPr>
          <w:p w14:paraId="0CE1AD1A" w14:textId="77777777" w:rsidR="00820646" w:rsidRPr="00443710" w:rsidRDefault="00820646" w:rsidP="00820646">
            <w:pPr>
              <w:jc w:val="center"/>
              <w:rPr>
                <w:rFonts w:ascii="Arial" w:hAnsi="Arial" w:cs="Arial"/>
                <w:color w:val="0000FF"/>
                <w:sz w:val="24"/>
                <w:szCs w:val="24"/>
              </w:rPr>
            </w:pPr>
          </w:p>
        </w:tc>
        <w:tc>
          <w:tcPr>
            <w:tcW w:w="2250" w:type="dxa"/>
          </w:tcPr>
          <w:p w14:paraId="48BA7106" w14:textId="77777777" w:rsidR="00820646" w:rsidRPr="00443710" w:rsidRDefault="00820646" w:rsidP="00820646">
            <w:pPr>
              <w:rPr>
                <w:rFonts w:ascii="Arial" w:hAnsi="Arial" w:cs="Arial"/>
                <w:sz w:val="24"/>
                <w:szCs w:val="24"/>
              </w:rPr>
            </w:pPr>
          </w:p>
        </w:tc>
        <w:tc>
          <w:tcPr>
            <w:tcW w:w="2790" w:type="dxa"/>
          </w:tcPr>
          <w:p w14:paraId="338EBDF6" w14:textId="77777777" w:rsidR="00820646" w:rsidRPr="00443710" w:rsidRDefault="00820646" w:rsidP="00820646">
            <w:pPr>
              <w:rPr>
                <w:rFonts w:ascii="Arial" w:hAnsi="Arial" w:cs="Arial"/>
                <w:sz w:val="24"/>
                <w:szCs w:val="24"/>
              </w:rPr>
            </w:pPr>
          </w:p>
        </w:tc>
      </w:tr>
      <w:tr w:rsidR="00820646" w:rsidRPr="00443710" w14:paraId="17A73EB1" w14:textId="77777777" w:rsidTr="00991016">
        <w:tc>
          <w:tcPr>
            <w:tcW w:w="2605" w:type="dxa"/>
          </w:tcPr>
          <w:p w14:paraId="38C212C7" w14:textId="77777777" w:rsidR="00820646" w:rsidRPr="00443710" w:rsidRDefault="00820646" w:rsidP="00820646">
            <w:pPr>
              <w:jc w:val="right"/>
              <w:rPr>
                <w:rFonts w:ascii="Arial" w:hAnsi="Arial" w:cs="Arial"/>
                <w:i/>
                <w:color w:val="006600"/>
                <w:sz w:val="24"/>
                <w:szCs w:val="24"/>
              </w:rPr>
            </w:pPr>
          </w:p>
        </w:tc>
        <w:tc>
          <w:tcPr>
            <w:tcW w:w="2430" w:type="dxa"/>
          </w:tcPr>
          <w:p w14:paraId="08572BF2" w14:textId="77777777" w:rsidR="00820646" w:rsidRPr="00443710" w:rsidRDefault="00820646" w:rsidP="00820646">
            <w:pPr>
              <w:rPr>
                <w:rFonts w:ascii="Arial" w:hAnsi="Arial" w:cs="Arial"/>
                <w:i/>
                <w:color w:val="006600"/>
                <w:sz w:val="24"/>
                <w:szCs w:val="24"/>
              </w:rPr>
            </w:pPr>
          </w:p>
        </w:tc>
        <w:tc>
          <w:tcPr>
            <w:tcW w:w="2250" w:type="dxa"/>
          </w:tcPr>
          <w:p w14:paraId="133D999D" w14:textId="77777777" w:rsidR="00820646" w:rsidRPr="00443710" w:rsidRDefault="00820646" w:rsidP="00820646">
            <w:pPr>
              <w:rPr>
                <w:rFonts w:ascii="Arial" w:hAnsi="Arial" w:cs="Arial"/>
                <w:i/>
                <w:color w:val="006600"/>
                <w:sz w:val="24"/>
                <w:szCs w:val="24"/>
              </w:rPr>
            </w:pPr>
          </w:p>
        </w:tc>
        <w:tc>
          <w:tcPr>
            <w:tcW w:w="2790" w:type="dxa"/>
          </w:tcPr>
          <w:p w14:paraId="3D3AE670" w14:textId="77777777" w:rsidR="00820646" w:rsidRPr="00443710" w:rsidRDefault="00820646" w:rsidP="00820646">
            <w:pPr>
              <w:rPr>
                <w:rFonts w:ascii="Arial" w:hAnsi="Arial" w:cs="Arial"/>
                <w:i/>
                <w:color w:val="006600"/>
                <w:sz w:val="24"/>
                <w:szCs w:val="24"/>
              </w:rPr>
            </w:pPr>
          </w:p>
        </w:tc>
      </w:tr>
      <w:tr w:rsidR="00820646" w:rsidRPr="00443710" w14:paraId="41086B4D" w14:textId="77777777" w:rsidTr="00991016">
        <w:tc>
          <w:tcPr>
            <w:tcW w:w="2605" w:type="dxa"/>
          </w:tcPr>
          <w:p w14:paraId="061CC447" w14:textId="77777777" w:rsidR="00820646" w:rsidRPr="00443710" w:rsidRDefault="00820646" w:rsidP="00820646">
            <w:pPr>
              <w:jc w:val="right"/>
              <w:rPr>
                <w:rFonts w:ascii="Arial" w:hAnsi="Arial" w:cs="Arial"/>
                <w:i/>
                <w:color w:val="006600"/>
                <w:sz w:val="24"/>
                <w:szCs w:val="24"/>
              </w:rPr>
            </w:pPr>
          </w:p>
        </w:tc>
        <w:tc>
          <w:tcPr>
            <w:tcW w:w="2430" w:type="dxa"/>
          </w:tcPr>
          <w:p w14:paraId="18A27F35" w14:textId="77777777" w:rsidR="00820646" w:rsidRPr="00443710" w:rsidRDefault="00820646" w:rsidP="00820646">
            <w:pPr>
              <w:rPr>
                <w:rFonts w:ascii="Arial" w:hAnsi="Arial" w:cs="Arial"/>
                <w:i/>
                <w:color w:val="006600"/>
                <w:sz w:val="24"/>
                <w:szCs w:val="24"/>
              </w:rPr>
            </w:pPr>
          </w:p>
        </w:tc>
        <w:tc>
          <w:tcPr>
            <w:tcW w:w="2250" w:type="dxa"/>
          </w:tcPr>
          <w:p w14:paraId="2CF6DC90" w14:textId="77777777" w:rsidR="00820646" w:rsidRPr="00443710" w:rsidRDefault="00820646" w:rsidP="00820646">
            <w:pPr>
              <w:rPr>
                <w:rFonts w:ascii="Arial" w:hAnsi="Arial" w:cs="Arial"/>
                <w:i/>
                <w:color w:val="006600"/>
                <w:sz w:val="24"/>
                <w:szCs w:val="24"/>
              </w:rPr>
            </w:pPr>
          </w:p>
        </w:tc>
        <w:tc>
          <w:tcPr>
            <w:tcW w:w="2790" w:type="dxa"/>
          </w:tcPr>
          <w:p w14:paraId="15783EA8" w14:textId="77777777" w:rsidR="00820646" w:rsidRPr="00443710" w:rsidRDefault="00820646" w:rsidP="00820646">
            <w:pPr>
              <w:rPr>
                <w:rFonts w:ascii="Arial" w:hAnsi="Arial" w:cs="Arial"/>
                <w:i/>
                <w:color w:val="006600"/>
                <w:sz w:val="24"/>
                <w:szCs w:val="24"/>
              </w:rPr>
            </w:pPr>
          </w:p>
        </w:tc>
      </w:tr>
      <w:tr w:rsidR="00820646" w:rsidRPr="00443710" w14:paraId="739D7742" w14:textId="77777777" w:rsidTr="00991016">
        <w:tc>
          <w:tcPr>
            <w:tcW w:w="2605" w:type="dxa"/>
          </w:tcPr>
          <w:p w14:paraId="7B09529E" w14:textId="77777777" w:rsidR="00820646" w:rsidRPr="00443710" w:rsidRDefault="00820646" w:rsidP="00820646">
            <w:pPr>
              <w:jc w:val="right"/>
              <w:rPr>
                <w:rFonts w:ascii="Arial" w:hAnsi="Arial" w:cs="Arial"/>
                <w:i/>
                <w:color w:val="006600"/>
                <w:sz w:val="24"/>
                <w:szCs w:val="24"/>
              </w:rPr>
            </w:pPr>
          </w:p>
        </w:tc>
        <w:tc>
          <w:tcPr>
            <w:tcW w:w="2430" w:type="dxa"/>
          </w:tcPr>
          <w:p w14:paraId="2FB37BF3" w14:textId="77777777" w:rsidR="00820646" w:rsidRPr="00443710" w:rsidRDefault="00820646" w:rsidP="00820646">
            <w:pPr>
              <w:rPr>
                <w:rFonts w:ascii="Arial" w:hAnsi="Arial" w:cs="Arial"/>
                <w:i/>
                <w:color w:val="006600"/>
                <w:sz w:val="24"/>
                <w:szCs w:val="24"/>
              </w:rPr>
            </w:pPr>
          </w:p>
        </w:tc>
        <w:tc>
          <w:tcPr>
            <w:tcW w:w="2250" w:type="dxa"/>
          </w:tcPr>
          <w:p w14:paraId="13A6D932" w14:textId="77777777" w:rsidR="00820646" w:rsidRPr="00443710" w:rsidRDefault="00820646" w:rsidP="00820646">
            <w:pPr>
              <w:rPr>
                <w:rFonts w:ascii="Arial" w:hAnsi="Arial" w:cs="Arial"/>
                <w:i/>
                <w:color w:val="006600"/>
                <w:sz w:val="24"/>
                <w:szCs w:val="24"/>
              </w:rPr>
            </w:pPr>
          </w:p>
        </w:tc>
        <w:tc>
          <w:tcPr>
            <w:tcW w:w="2790" w:type="dxa"/>
          </w:tcPr>
          <w:p w14:paraId="02E70452" w14:textId="77777777" w:rsidR="00820646" w:rsidRPr="00443710" w:rsidRDefault="00820646" w:rsidP="00820646">
            <w:pPr>
              <w:rPr>
                <w:rFonts w:ascii="Arial" w:hAnsi="Arial" w:cs="Arial"/>
                <w:i/>
                <w:color w:val="006600"/>
                <w:sz w:val="24"/>
                <w:szCs w:val="24"/>
              </w:rPr>
            </w:pPr>
          </w:p>
        </w:tc>
      </w:tr>
      <w:tr w:rsidR="00820646" w:rsidRPr="00443710" w14:paraId="4B8F91D1" w14:textId="77777777" w:rsidTr="00991016">
        <w:tc>
          <w:tcPr>
            <w:tcW w:w="2605" w:type="dxa"/>
          </w:tcPr>
          <w:p w14:paraId="7AF50507" w14:textId="77777777" w:rsidR="00820646" w:rsidRPr="00443710" w:rsidRDefault="00820646" w:rsidP="00820646">
            <w:pPr>
              <w:rPr>
                <w:rFonts w:ascii="Arial" w:hAnsi="Arial" w:cs="Arial"/>
                <w:b/>
                <w:sz w:val="24"/>
                <w:szCs w:val="24"/>
                <w:u w:val="single"/>
              </w:rPr>
            </w:pPr>
          </w:p>
        </w:tc>
        <w:tc>
          <w:tcPr>
            <w:tcW w:w="2430" w:type="dxa"/>
          </w:tcPr>
          <w:p w14:paraId="24CEDD99" w14:textId="77777777" w:rsidR="00820646" w:rsidRPr="00443710" w:rsidRDefault="00820646" w:rsidP="00820646">
            <w:pPr>
              <w:rPr>
                <w:rFonts w:ascii="Arial" w:hAnsi="Arial" w:cs="Arial"/>
                <w:sz w:val="24"/>
                <w:szCs w:val="24"/>
              </w:rPr>
            </w:pPr>
          </w:p>
        </w:tc>
        <w:tc>
          <w:tcPr>
            <w:tcW w:w="2250" w:type="dxa"/>
          </w:tcPr>
          <w:p w14:paraId="2F17FA65" w14:textId="77777777" w:rsidR="00820646" w:rsidRPr="00443710" w:rsidRDefault="00820646" w:rsidP="00820646">
            <w:pPr>
              <w:rPr>
                <w:rFonts w:ascii="Arial" w:hAnsi="Arial" w:cs="Arial"/>
                <w:sz w:val="24"/>
                <w:szCs w:val="24"/>
              </w:rPr>
            </w:pPr>
          </w:p>
        </w:tc>
        <w:tc>
          <w:tcPr>
            <w:tcW w:w="2790" w:type="dxa"/>
          </w:tcPr>
          <w:p w14:paraId="45EDB6EE" w14:textId="77777777" w:rsidR="00820646" w:rsidRPr="00443710" w:rsidRDefault="00820646" w:rsidP="00820646">
            <w:pPr>
              <w:rPr>
                <w:rFonts w:ascii="Arial" w:hAnsi="Arial" w:cs="Arial"/>
                <w:sz w:val="24"/>
                <w:szCs w:val="24"/>
              </w:rPr>
            </w:pPr>
          </w:p>
        </w:tc>
      </w:tr>
    </w:tbl>
    <w:p w14:paraId="5DD9D218" w14:textId="77777777" w:rsidR="00991016" w:rsidRPr="00443710" w:rsidRDefault="00991016" w:rsidP="00145A69">
      <w:pPr>
        <w:jc w:val="center"/>
        <w:rPr>
          <w:rFonts w:ascii="Arial" w:hAnsi="Arial" w:cs="Arial"/>
          <w:b/>
          <w:sz w:val="24"/>
          <w:szCs w:val="24"/>
          <w:highlight w:val="yellow"/>
        </w:rPr>
      </w:pPr>
    </w:p>
    <w:p w14:paraId="085DD464" w14:textId="77777777" w:rsidR="00145A69" w:rsidRPr="004B5FA1" w:rsidRDefault="00145A69" w:rsidP="00F03FC8">
      <w:pPr>
        <w:rPr>
          <w:rFonts w:ascii="Arial" w:hAnsi="Arial" w:cs="Arial"/>
          <w:i/>
          <w:color w:val="FF0000"/>
          <w:sz w:val="24"/>
          <w:szCs w:val="24"/>
        </w:rPr>
      </w:pPr>
      <w:r w:rsidRPr="004B5FA1">
        <w:rPr>
          <w:rFonts w:ascii="Arial" w:hAnsi="Arial" w:cs="Arial"/>
          <w:i/>
          <w:color w:val="FF0000"/>
          <w:sz w:val="24"/>
          <w:szCs w:val="24"/>
        </w:rPr>
        <w:t xml:space="preserve">THE FOLLOWING </w:t>
      </w:r>
      <w:r w:rsidR="006B1B84" w:rsidRPr="004B5FA1">
        <w:rPr>
          <w:rFonts w:ascii="Arial" w:hAnsi="Arial" w:cs="Arial"/>
          <w:i/>
          <w:color w:val="FF0000"/>
          <w:sz w:val="24"/>
          <w:szCs w:val="24"/>
        </w:rPr>
        <w:t xml:space="preserve">LIST IS </w:t>
      </w:r>
      <w:r w:rsidRPr="004B5FA1">
        <w:rPr>
          <w:rFonts w:ascii="Arial" w:hAnsi="Arial" w:cs="Arial"/>
          <w:i/>
          <w:color w:val="FF0000"/>
          <w:sz w:val="24"/>
          <w:szCs w:val="24"/>
        </w:rPr>
        <w:t>PROVIDED FOR INFORMATIONAL PURPOSES ONLY AND SHALL BE DELETED PRIOR TO FINALIZING THE PWS</w:t>
      </w:r>
    </w:p>
    <w:p w14:paraId="12A9A280" w14:textId="77777777" w:rsidR="00145A69" w:rsidRPr="004B5FA1" w:rsidRDefault="00145A69" w:rsidP="0015134A">
      <w:pPr>
        <w:rPr>
          <w:rFonts w:ascii="Arial" w:hAnsi="Arial" w:cs="Arial"/>
          <w:color w:val="FF0000"/>
          <w:sz w:val="24"/>
          <w:szCs w:val="24"/>
        </w:rPr>
      </w:pPr>
    </w:p>
    <w:p w14:paraId="10CBB563" w14:textId="77777777" w:rsidR="00685304" w:rsidRPr="004B5FA1" w:rsidRDefault="0026335E" w:rsidP="00F03FC8">
      <w:pPr>
        <w:pStyle w:val="textb"/>
        <w:spacing w:after="120"/>
        <w:rPr>
          <w:rFonts w:ascii="Arial" w:hAnsi="Arial" w:cs="Arial"/>
          <w:b w:val="0"/>
          <w:i/>
          <w:smallCaps w:val="0"/>
          <w:color w:val="FF0000"/>
        </w:rPr>
      </w:pPr>
      <w:r w:rsidRPr="004B5FA1">
        <w:rPr>
          <w:rFonts w:ascii="Arial" w:hAnsi="Arial" w:cs="Arial"/>
          <w:b w:val="0"/>
          <w:i/>
          <w:smallCaps w:val="0"/>
          <w:color w:val="FF0000"/>
        </w:rPr>
        <w:t>The following listing provides various t</w:t>
      </w:r>
      <w:r w:rsidR="00685304" w:rsidRPr="004B5FA1">
        <w:rPr>
          <w:rFonts w:ascii="Arial" w:hAnsi="Arial" w:cs="Arial"/>
          <w:b w:val="0"/>
          <w:i/>
          <w:smallCaps w:val="0"/>
          <w:color w:val="FF0000"/>
        </w:rPr>
        <w:t xml:space="preserve">ypes of Surveillance </w:t>
      </w:r>
      <w:r w:rsidRPr="004B5FA1">
        <w:rPr>
          <w:rFonts w:ascii="Arial" w:hAnsi="Arial" w:cs="Arial"/>
          <w:b w:val="0"/>
          <w:i/>
          <w:smallCaps w:val="0"/>
          <w:color w:val="FF0000"/>
        </w:rPr>
        <w:t xml:space="preserve">as examples </w:t>
      </w:r>
      <w:r w:rsidR="00685304" w:rsidRPr="004B5FA1">
        <w:rPr>
          <w:rFonts w:ascii="Arial" w:hAnsi="Arial" w:cs="Arial"/>
          <w:b w:val="0"/>
          <w:i/>
          <w:smallCaps w:val="0"/>
          <w:color w:val="FF0000"/>
        </w:rPr>
        <w:t>to select from</w:t>
      </w:r>
      <w:r w:rsidRPr="004B5FA1">
        <w:rPr>
          <w:rFonts w:ascii="Arial" w:hAnsi="Arial" w:cs="Arial"/>
          <w:b w:val="0"/>
          <w:i/>
          <w:smallCaps w:val="0"/>
          <w:color w:val="FF0000"/>
        </w:rPr>
        <w:t xml:space="preserve"> and should not be included on the final document</w:t>
      </w:r>
      <w:r w:rsidR="00685304" w:rsidRPr="004B5FA1">
        <w:rPr>
          <w:rFonts w:ascii="Arial" w:hAnsi="Arial" w:cs="Arial"/>
          <w:b w:val="0"/>
          <w:i/>
          <w:smallCaps w:val="0"/>
          <w:color w:val="FF0000"/>
        </w:rPr>
        <w:t>:</w:t>
      </w:r>
    </w:p>
    <w:p w14:paraId="71FA42DF" w14:textId="419264B9" w:rsidR="00685304" w:rsidRPr="006105F5" w:rsidRDefault="00685304" w:rsidP="00F03FC8">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Random Sampling</w:t>
      </w:r>
      <w:r w:rsidRPr="006105F5">
        <w:rPr>
          <w:rFonts w:ascii="Arial" w:hAnsi="Arial" w:cs="Arial"/>
          <w:b w:val="0"/>
          <w:i/>
          <w:smallCaps w:val="0"/>
          <w:color w:val="FF0000"/>
        </w:rPr>
        <w:t>: Appropriate for frequently recurring tasks. Evaluate randomly selected samples of the lot to determine the acceptability of the entire lot.</w:t>
      </w:r>
    </w:p>
    <w:p w14:paraId="28E44FC9" w14:textId="1819244B" w:rsidR="00685304" w:rsidRPr="006105F5" w:rsidRDefault="00685304" w:rsidP="00F03FC8">
      <w:pPr>
        <w:pStyle w:val="textb"/>
        <w:spacing w:after="120"/>
        <w:ind w:left="720"/>
        <w:rPr>
          <w:rFonts w:ascii="Arial" w:hAnsi="Arial" w:cs="Arial"/>
          <w:b w:val="0"/>
          <w:i/>
          <w:smallCaps w:val="0"/>
          <w:color w:val="FF0000"/>
        </w:rPr>
      </w:pPr>
      <w:r w:rsidRPr="006105F5">
        <w:rPr>
          <w:rFonts w:ascii="Arial" w:hAnsi="Arial" w:cs="Arial"/>
          <w:b w:val="0"/>
          <w:i/>
          <w:smallCaps w:val="0"/>
          <w:color w:val="FF0000"/>
        </w:rPr>
        <w:t>Random Inspection Guide, Method of surveillance, Lot size, Sample size, Performance requirement, Sampling procedure, Inspection procedure</w:t>
      </w:r>
      <w:r w:rsidR="002066CB">
        <w:rPr>
          <w:rFonts w:ascii="Arial" w:hAnsi="Arial" w:cs="Arial"/>
          <w:b w:val="0"/>
          <w:i/>
          <w:smallCaps w:val="0"/>
          <w:color w:val="FF0000"/>
        </w:rPr>
        <w:t>.</w:t>
      </w:r>
    </w:p>
    <w:p w14:paraId="59D5A5B7" w14:textId="282EE147" w:rsidR="00685304" w:rsidRPr="006105F5" w:rsidRDefault="00685304" w:rsidP="00F03FC8">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100 Percent Inspection</w:t>
      </w:r>
      <w:r w:rsidRPr="006105F5">
        <w:rPr>
          <w:rFonts w:ascii="Arial" w:hAnsi="Arial" w:cs="Arial"/>
          <w:b w:val="0"/>
          <w:i/>
          <w:smallCaps w:val="0"/>
          <w:color w:val="FF0000"/>
        </w:rPr>
        <w:t>:  Appropriate for tasks that occur infrequently. Inspect and evaluate performance each time task is performed</w:t>
      </w:r>
      <w:r w:rsidR="002066CB">
        <w:rPr>
          <w:rFonts w:ascii="Arial" w:hAnsi="Arial" w:cs="Arial"/>
          <w:b w:val="0"/>
          <w:i/>
          <w:smallCaps w:val="0"/>
          <w:color w:val="FF0000"/>
        </w:rPr>
        <w:t>.</w:t>
      </w:r>
    </w:p>
    <w:p w14:paraId="74433332" w14:textId="298532FE" w:rsidR="00685304" w:rsidRPr="006105F5" w:rsidRDefault="00685304" w:rsidP="00F03FC8">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Periodic Surveillance</w:t>
      </w:r>
      <w:r w:rsidRPr="006105F5">
        <w:rPr>
          <w:rFonts w:ascii="Arial" w:hAnsi="Arial" w:cs="Arial"/>
          <w:b w:val="0"/>
          <w:i/>
          <w:smallCaps w:val="0"/>
          <w:color w:val="FF0000"/>
        </w:rPr>
        <w:t>:  Evaluation of samples selected on other than 100% or st</w:t>
      </w:r>
      <w:r w:rsidR="00EA354E" w:rsidRPr="006105F5">
        <w:rPr>
          <w:rFonts w:ascii="Arial" w:hAnsi="Arial" w:cs="Arial"/>
          <w:b w:val="0"/>
          <w:i/>
          <w:smallCaps w:val="0"/>
          <w:color w:val="FF0000"/>
        </w:rPr>
        <w:t>atistically random basis. (i.e.,</w:t>
      </w:r>
      <w:r w:rsidRPr="006105F5">
        <w:rPr>
          <w:rFonts w:ascii="Arial" w:hAnsi="Arial" w:cs="Arial"/>
          <w:b w:val="0"/>
          <w:i/>
          <w:smallCaps w:val="0"/>
          <w:color w:val="FF0000"/>
        </w:rPr>
        <w:t xml:space="preserve"> monthly, quarterly, semi-annually etc.)</w:t>
      </w:r>
    </w:p>
    <w:p w14:paraId="510FFD93" w14:textId="77777777" w:rsidR="00685304" w:rsidRPr="006105F5" w:rsidRDefault="00685304" w:rsidP="00F03FC8">
      <w:pPr>
        <w:pStyle w:val="textb"/>
        <w:ind w:left="720"/>
        <w:rPr>
          <w:rFonts w:ascii="Arial" w:hAnsi="Arial" w:cs="Arial"/>
          <w:b w:val="0"/>
          <w:i/>
          <w:smallCaps w:val="0"/>
          <w:color w:val="FF0000"/>
        </w:rPr>
      </w:pPr>
      <w:r w:rsidRPr="006105F5">
        <w:rPr>
          <w:rFonts w:ascii="Arial" w:hAnsi="Arial" w:cs="Arial"/>
          <w:b w:val="0"/>
          <w:i/>
          <w:smallCaps w:val="0"/>
          <w:color w:val="FF0000"/>
          <w:u w:val="single"/>
        </w:rPr>
        <w:t>Validated Customer Complaint</w:t>
      </w:r>
      <w:r w:rsidRPr="006105F5">
        <w:rPr>
          <w:rFonts w:ascii="Arial" w:hAnsi="Arial" w:cs="Arial"/>
          <w:b w:val="0"/>
          <w:i/>
          <w:smallCaps w:val="0"/>
          <w:color w:val="FF0000"/>
        </w:rPr>
        <w:t>:  Complaints must be validated.</w:t>
      </w:r>
    </w:p>
    <w:p w14:paraId="6D7FC658" w14:textId="77777777" w:rsidR="008C2412" w:rsidRPr="003371DF" w:rsidRDefault="00685304" w:rsidP="0015134A">
      <w:pPr>
        <w:pStyle w:val="textb"/>
        <w:spacing w:after="120"/>
        <w:ind w:left="720"/>
        <w:rPr>
          <w:rFonts w:ascii="Arial" w:hAnsi="Arial" w:cs="Arial"/>
          <w:b w:val="0"/>
          <w:i/>
          <w:color w:val="FF0000"/>
        </w:rPr>
      </w:pPr>
      <w:r w:rsidRPr="003371DF">
        <w:rPr>
          <w:rFonts w:ascii="Arial" w:hAnsi="Arial" w:cs="Arial"/>
          <w:b w:val="0"/>
          <w:i/>
          <w:color w:val="FF0000"/>
        </w:rPr>
        <w:t xml:space="preserve">NOTE:  You may also </w:t>
      </w:r>
      <w:r w:rsidR="00E76698" w:rsidRPr="003371DF">
        <w:rPr>
          <w:rFonts w:ascii="Arial" w:hAnsi="Arial" w:cs="Arial"/>
          <w:b w:val="0"/>
          <w:i/>
          <w:color w:val="FF0000"/>
        </w:rPr>
        <w:t>identify</w:t>
      </w:r>
      <w:r w:rsidRPr="003371DF">
        <w:rPr>
          <w:rFonts w:ascii="Arial" w:hAnsi="Arial" w:cs="Arial"/>
          <w:b w:val="0"/>
          <w:i/>
          <w:color w:val="FF0000"/>
        </w:rPr>
        <w:t xml:space="preserve"> any surveillance method used in the commercial market to surve</w:t>
      </w:r>
      <w:r w:rsidR="00FC6C6D" w:rsidRPr="003371DF">
        <w:rPr>
          <w:rFonts w:ascii="Arial" w:hAnsi="Arial" w:cs="Arial"/>
          <w:b w:val="0"/>
          <w:i/>
          <w:color w:val="FF0000"/>
        </w:rPr>
        <w:t>y</w:t>
      </w:r>
      <w:r w:rsidRPr="003371DF">
        <w:rPr>
          <w:rFonts w:ascii="Arial" w:hAnsi="Arial" w:cs="Arial"/>
          <w:b w:val="0"/>
          <w:i/>
          <w:color w:val="FF0000"/>
        </w:rPr>
        <w:t xml:space="preserve"> the required service. (This will be discovered when market research is conducted).</w:t>
      </w:r>
      <w:bookmarkStart w:id="22" w:name="_Toc41385511"/>
    </w:p>
    <w:p w14:paraId="59E904EB" w14:textId="77777777" w:rsidR="00991016" w:rsidRPr="00443710" w:rsidRDefault="00991016">
      <w:pPr>
        <w:rPr>
          <w:rFonts w:ascii="Arial" w:hAnsi="Arial" w:cs="Arial"/>
          <w:b/>
          <w:bCs/>
          <w:smallCaps/>
          <w:sz w:val="24"/>
          <w:szCs w:val="24"/>
        </w:rPr>
      </w:pPr>
      <w:r w:rsidRPr="00443710">
        <w:rPr>
          <w:rFonts w:ascii="Arial" w:hAnsi="Arial" w:cs="Arial"/>
          <w:bCs/>
          <w:sz w:val="24"/>
          <w:szCs w:val="24"/>
        </w:rPr>
        <w:br w:type="page"/>
      </w:r>
    </w:p>
    <w:p w14:paraId="5B6E9B63" w14:textId="77777777" w:rsidR="00685304" w:rsidRPr="00443710" w:rsidRDefault="002141BF" w:rsidP="008C2412">
      <w:pPr>
        <w:pStyle w:val="textb"/>
        <w:jc w:val="center"/>
        <w:rPr>
          <w:rFonts w:ascii="Arial" w:hAnsi="Arial" w:cs="Arial"/>
          <w:b w:val="0"/>
          <w:bCs/>
        </w:rPr>
      </w:pPr>
      <w:r w:rsidRPr="00443710">
        <w:rPr>
          <w:rFonts w:ascii="Arial" w:hAnsi="Arial" w:cs="Arial"/>
          <w:bCs/>
        </w:rPr>
        <w:lastRenderedPageBreak/>
        <w:t>TECHNICAL EXHIBIT B</w:t>
      </w:r>
    </w:p>
    <w:p w14:paraId="3D4C1402" w14:textId="77777777" w:rsidR="00685304" w:rsidRPr="00443710"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DELIVERABLES SCHEDULE</w:t>
      </w:r>
      <w:bookmarkEnd w:id="22"/>
    </w:p>
    <w:p w14:paraId="2AA871E9" w14:textId="77777777" w:rsidR="00685304" w:rsidRPr="004B5FA1"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FF0000"/>
          <w:sz w:val="24"/>
          <w:szCs w:val="24"/>
        </w:rPr>
      </w:pPr>
    </w:p>
    <w:p w14:paraId="1B26C1AD" w14:textId="750CF4F8" w:rsidR="004B5FA1" w:rsidRDefault="00F22ADA" w:rsidP="7A2127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iCs/>
          <w:color w:val="FF0000"/>
          <w:sz w:val="24"/>
          <w:szCs w:val="24"/>
        </w:rPr>
      </w:pPr>
      <w:r w:rsidRPr="7A2127B4">
        <w:rPr>
          <w:rFonts w:ascii="Arial" w:hAnsi="Arial" w:cs="Arial"/>
          <w:i/>
          <w:iCs/>
          <w:color w:val="FF0000"/>
          <w:sz w:val="24"/>
          <w:szCs w:val="24"/>
        </w:rPr>
        <w:t>The Offeror</w:t>
      </w:r>
      <w:r w:rsidR="00D71821" w:rsidRPr="7A2127B4">
        <w:rPr>
          <w:rFonts w:ascii="Arial" w:hAnsi="Arial" w:cs="Arial"/>
          <w:i/>
          <w:iCs/>
          <w:color w:val="FF0000"/>
          <w:sz w:val="24"/>
          <w:szCs w:val="24"/>
        </w:rPr>
        <w:t xml:space="preserve"> shall list here any </w:t>
      </w:r>
      <w:r w:rsidR="00D43C85" w:rsidRPr="7A2127B4">
        <w:rPr>
          <w:rFonts w:ascii="Arial" w:hAnsi="Arial" w:cs="Arial"/>
          <w:i/>
          <w:iCs/>
          <w:color w:val="FF0000"/>
          <w:sz w:val="24"/>
          <w:szCs w:val="24"/>
        </w:rPr>
        <w:t>report or documentation that is required as a deliverable</w:t>
      </w:r>
      <w:r w:rsidRPr="7A2127B4">
        <w:rPr>
          <w:rFonts w:ascii="Arial" w:hAnsi="Arial" w:cs="Arial"/>
          <w:i/>
          <w:iCs/>
          <w:color w:val="FF0000"/>
          <w:sz w:val="24"/>
          <w:szCs w:val="24"/>
        </w:rPr>
        <w:t xml:space="preserve"> based on their unique approach and their understanding of the requirements in the Request for Proposal</w:t>
      </w:r>
      <w:r w:rsidR="00F42D26" w:rsidRPr="7A2127B4">
        <w:rPr>
          <w:rFonts w:ascii="Arial" w:hAnsi="Arial" w:cs="Arial"/>
          <w:i/>
          <w:iCs/>
          <w:color w:val="FF0000"/>
          <w:sz w:val="24"/>
          <w:szCs w:val="24"/>
        </w:rPr>
        <w:t>, in sequential order of its appearance in the PWS. This includes</w:t>
      </w:r>
      <w:r w:rsidR="00D43C85" w:rsidRPr="7A2127B4">
        <w:rPr>
          <w:rFonts w:ascii="Arial" w:hAnsi="Arial" w:cs="Arial"/>
          <w:i/>
          <w:iCs/>
          <w:color w:val="FF0000"/>
          <w:sz w:val="24"/>
          <w:szCs w:val="24"/>
        </w:rPr>
        <w:t xml:space="preserve"> </w:t>
      </w:r>
      <w:r w:rsidR="00F42D26" w:rsidRPr="7A2127B4">
        <w:rPr>
          <w:rFonts w:ascii="Arial" w:hAnsi="Arial" w:cs="Arial"/>
          <w:i/>
          <w:iCs/>
          <w:color w:val="FF0000"/>
          <w:sz w:val="24"/>
          <w:szCs w:val="24"/>
        </w:rPr>
        <w:t xml:space="preserve">identifying </w:t>
      </w:r>
      <w:r w:rsidR="00D43C85" w:rsidRPr="7A2127B4">
        <w:rPr>
          <w:rFonts w:ascii="Arial" w:hAnsi="Arial" w:cs="Arial"/>
          <w:i/>
          <w:iCs/>
          <w:color w:val="FF0000"/>
          <w:sz w:val="24"/>
          <w:szCs w:val="24"/>
        </w:rPr>
        <w:t xml:space="preserve">the </w:t>
      </w:r>
      <w:r w:rsidR="00F42D26" w:rsidRPr="7A2127B4">
        <w:rPr>
          <w:rFonts w:ascii="Arial" w:hAnsi="Arial" w:cs="Arial"/>
          <w:i/>
          <w:iCs/>
          <w:color w:val="FF0000"/>
          <w:sz w:val="24"/>
          <w:szCs w:val="24"/>
        </w:rPr>
        <w:t>deliverable #, deliverable title, the associated paragraph in the PWS,</w:t>
      </w:r>
      <w:r w:rsidR="00575DD0" w:rsidRPr="7A2127B4">
        <w:rPr>
          <w:rFonts w:ascii="Arial" w:hAnsi="Arial" w:cs="Arial"/>
          <w:i/>
          <w:iCs/>
          <w:color w:val="FF0000"/>
          <w:sz w:val="24"/>
          <w:szCs w:val="24"/>
        </w:rPr>
        <w:t xml:space="preserve"> f</w:t>
      </w:r>
      <w:r w:rsidR="00D43C85" w:rsidRPr="7A2127B4">
        <w:rPr>
          <w:rFonts w:ascii="Arial" w:hAnsi="Arial" w:cs="Arial"/>
          <w:i/>
          <w:iCs/>
          <w:color w:val="FF0000"/>
          <w:sz w:val="24"/>
          <w:szCs w:val="24"/>
        </w:rPr>
        <w:t xml:space="preserve">requency, </w:t>
      </w:r>
      <w:r w:rsidR="002C2DEF" w:rsidRPr="7A2127B4">
        <w:rPr>
          <w:rFonts w:ascii="Arial" w:hAnsi="Arial" w:cs="Arial"/>
          <w:i/>
          <w:iCs/>
          <w:color w:val="FF0000"/>
          <w:sz w:val="24"/>
          <w:szCs w:val="24"/>
        </w:rPr>
        <w:t>and number of copies, medium/format, and who /where</w:t>
      </w:r>
      <w:r w:rsidR="00D43C85" w:rsidRPr="7A2127B4">
        <w:rPr>
          <w:rFonts w:ascii="Arial" w:hAnsi="Arial" w:cs="Arial"/>
          <w:i/>
          <w:iCs/>
          <w:color w:val="FF0000"/>
          <w:sz w:val="24"/>
          <w:szCs w:val="24"/>
        </w:rPr>
        <w:t xml:space="preserve"> it is to be submitted. A deliverable is anything that can be physically delivered but may include non-physical things such as meeting</w:t>
      </w:r>
      <w:r w:rsidR="0082439A" w:rsidRPr="7A2127B4">
        <w:rPr>
          <w:rFonts w:ascii="Arial" w:hAnsi="Arial" w:cs="Arial"/>
          <w:i/>
          <w:iCs/>
          <w:color w:val="FF0000"/>
          <w:sz w:val="24"/>
          <w:szCs w:val="24"/>
        </w:rPr>
        <w:t xml:space="preserve"> minutes</w:t>
      </w:r>
      <w:r w:rsidR="00D43C85" w:rsidRPr="7A2127B4">
        <w:rPr>
          <w:rFonts w:ascii="Arial" w:hAnsi="Arial" w:cs="Arial"/>
          <w:i/>
          <w:iCs/>
          <w:color w:val="FF0000"/>
          <w:sz w:val="24"/>
          <w:szCs w:val="24"/>
        </w:rPr>
        <w:t>.</w:t>
      </w:r>
      <w:r w:rsidR="00937571" w:rsidRPr="7A2127B4">
        <w:rPr>
          <w:rFonts w:ascii="Arial" w:hAnsi="Arial" w:cs="Arial"/>
          <w:i/>
          <w:iCs/>
          <w:color w:val="FF0000"/>
          <w:sz w:val="24"/>
          <w:szCs w:val="24"/>
        </w:rPr>
        <w:t xml:space="preserve"> </w:t>
      </w:r>
      <w:r w:rsidR="000E5161" w:rsidRPr="7A2127B4">
        <w:rPr>
          <w:rFonts w:ascii="Arial" w:hAnsi="Arial" w:cs="Arial"/>
          <w:i/>
          <w:iCs/>
          <w:color w:val="FF0000"/>
          <w:sz w:val="24"/>
          <w:szCs w:val="24"/>
        </w:rPr>
        <w:t xml:space="preserve">Note:  </w:t>
      </w:r>
      <w:r w:rsidR="0082439A" w:rsidRPr="7A2127B4">
        <w:rPr>
          <w:rFonts w:ascii="Arial" w:hAnsi="Arial" w:cs="Arial"/>
          <w:i/>
          <w:iCs/>
          <w:color w:val="FF0000"/>
          <w:sz w:val="24"/>
          <w:szCs w:val="24"/>
        </w:rPr>
        <w:t>A</w:t>
      </w:r>
      <w:r w:rsidR="000E5161" w:rsidRPr="7A2127B4">
        <w:rPr>
          <w:rFonts w:ascii="Arial" w:hAnsi="Arial" w:cs="Arial"/>
          <w:i/>
          <w:iCs/>
          <w:color w:val="FF0000"/>
          <w:sz w:val="24"/>
          <w:szCs w:val="24"/>
        </w:rPr>
        <w:t>ll PWS deliverables</w:t>
      </w:r>
      <w:r w:rsidR="00427960" w:rsidRPr="7A2127B4">
        <w:rPr>
          <w:rFonts w:ascii="Arial" w:hAnsi="Arial" w:cs="Arial"/>
          <w:i/>
          <w:iCs/>
          <w:color w:val="FF0000"/>
          <w:sz w:val="24"/>
          <w:szCs w:val="24"/>
        </w:rPr>
        <w:t xml:space="preserve"> </w:t>
      </w:r>
      <w:r w:rsidR="000E5161" w:rsidRPr="7A2127B4">
        <w:rPr>
          <w:rFonts w:ascii="Arial" w:hAnsi="Arial" w:cs="Arial"/>
          <w:i/>
          <w:iCs/>
          <w:color w:val="FF0000"/>
          <w:sz w:val="24"/>
          <w:szCs w:val="24"/>
        </w:rPr>
        <w:t>sh</w:t>
      </w:r>
      <w:r w:rsidR="094C370D" w:rsidRPr="7A2127B4">
        <w:rPr>
          <w:rFonts w:ascii="Arial" w:hAnsi="Arial" w:cs="Arial"/>
          <w:i/>
          <w:iCs/>
          <w:color w:val="FF0000"/>
          <w:sz w:val="24"/>
          <w:szCs w:val="24"/>
        </w:rPr>
        <w:t xml:space="preserve">all </w:t>
      </w:r>
      <w:r w:rsidR="000E5161" w:rsidRPr="7A2127B4">
        <w:rPr>
          <w:rFonts w:ascii="Arial" w:hAnsi="Arial" w:cs="Arial"/>
          <w:i/>
          <w:iCs/>
          <w:color w:val="FF0000"/>
          <w:sz w:val="24"/>
          <w:szCs w:val="24"/>
        </w:rPr>
        <w:t>be included in this exhibit.</w:t>
      </w:r>
      <w:r w:rsidR="006B1B84" w:rsidRPr="7A2127B4">
        <w:rPr>
          <w:rFonts w:ascii="Arial" w:hAnsi="Arial" w:cs="Arial"/>
          <w:i/>
          <w:iCs/>
          <w:color w:val="FF0000"/>
          <w:sz w:val="24"/>
          <w:szCs w:val="24"/>
        </w:rPr>
        <w:t xml:space="preserve">  </w:t>
      </w:r>
    </w:p>
    <w:p w14:paraId="38E0CF02" w14:textId="77777777" w:rsidR="004B5FA1" w:rsidRDefault="004B5FA1" w:rsidP="00F03F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p>
    <w:p w14:paraId="23724C4E" w14:textId="77777777" w:rsidR="00D43C85" w:rsidRPr="004B5FA1" w:rsidRDefault="006B1B84" w:rsidP="00F03F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r w:rsidRPr="004B5FA1">
        <w:rPr>
          <w:rFonts w:ascii="Arial" w:hAnsi="Arial" w:cs="Arial"/>
          <w:i/>
          <w:color w:val="FF0000"/>
          <w:sz w:val="24"/>
          <w:szCs w:val="24"/>
        </w:rPr>
        <w:t>REMINDER</w:t>
      </w:r>
      <w:r w:rsidR="004B5FA1">
        <w:rPr>
          <w:rFonts w:ascii="Arial" w:hAnsi="Arial" w:cs="Arial"/>
          <w:i/>
          <w:color w:val="FF0000"/>
          <w:sz w:val="24"/>
          <w:szCs w:val="24"/>
        </w:rPr>
        <w:t xml:space="preserve"> – </w:t>
      </w:r>
      <w:r w:rsidRPr="004B5FA1">
        <w:rPr>
          <w:rFonts w:ascii="Arial" w:hAnsi="Arial" w:cs="Arial"/>
          <w:i/>
          <w:color w:val="FF0000"/>
          <w:sz w:val="24"/>
          <w:szCs w:val="24"/>
        </w:rPr>
        <w:t>DELETE</w:t>
      </w:r>
      <w:r w:rsidR="004B5FA1">
        <w:rPr>
          <w:rFonts w:ascii="Arial" w:hAnsi="Arial" w:cs="Arial"/>
          <w:i/>
          <w:color w:val="FF0000"/>
          <w:sz w:val="24"/>
          <w:szCs w:val="24"/>
        </w:rPr>
        <w:t xml:space="preserve"> ALL </w:t>
      </w:r>
      <w:r w:rsidR="00D81042" w:rsidRPr="004B5FA1">
        <w:rPr>
          <w:rFonts w:ascii="Arial" w:hAnsi="Arial" w:cs="Arial"/>
          <w:i/>
          <w:color w:val="FF0000"/>
          <w:sz w:val="24"/>
          <w:szCs w:val="24"/>
        </w:rPr>
        <w:t>INSTRUCTION</w:t>
      </w:r>
      <w:r w:rsidR="004B5FA1">
        <w:rPr>
          <w:rFonts w:ascii="Arial" w:hAnsi="Arial" w:cs="Arial"/>
          <w:i/>
          <w:color w:val="FF0000"/>
          <w:sz w:val="24"/>
          <w:szCs w:val="24"/>
        </w:rPr>
        <w:t xml:space="preserve">AL INFORMATION </w:t>
      </w:r>
      <w:r w:rsidRPr="004B5FA1">
        <w:rPr>
          <w:rFonts w:ascii="Arial" w:hAnsi="Arial" w:cs="Arial"/>
          <w:i/>
          <w:color w:val="FF0000"/>
          <w:sz w:val="24"/>
          <w:szCs w:val="24"/>
        </w:rPr>
        <w:t>PRIOR TO FINALIZING THE PWS.</w:t>
      </w:r>
    </w:p>
    <w:p w14:paraId="72E6183C" w14:textId="77777777" w:rsidR="00807525" w:rsidRPr="00443710" w:rsidRDefault="00807525" w:rsidP="001513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Cs/>
          <w:sz w:val="24"/>
          <w:szCs w:val="24"/>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890"/>
        <w:gridCol w:w="1980"/>
        <w:gridCol w:w="1620"/>
      </w:tblGrid>
      <w:tr w:rsidR="00576DB0" w:rsidRPr="00443710" w14:paraId="5C6E20EB" w14:textId="77777777" w:rsidTr="00991016">
        <w:trPr>
          <w:tblHeader/>
        </w:trPr>
        <w:tc>
          <w:tcPr>
            <w:tcW w:w="1915" w:type="dxa"/>
            <w:shd w:val="clear" w:color="auto" w:fill="CCCCCC"/>
            <w:vAlign w:val="bottom"/>
          </w:tcPr>
          <w:p w14:paraId="003CB614"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Deliverable</w:t>
            </w:r>
          </w:p>
        </w:tc>
        <w:tc>
          <w:tcPr>
            <w:tcW w:w="2850" w:type="dxa"/>
            <w:shd w:val="clear" w:color="auto" w:fill="CCCCCC"/>
            <w:vAlign w:val="bottom"/>
          </w:tcPr>
          <w:p w14:paraId="3421CF8B"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Frequency</w:t>
            </w:r>
          </w:p>
        </w:tc>
        <w:tc>
          <w:tcPr>
            <w:tcW w:w="1890" w:type="dxa"/>
            <w:shd w:val="clear" w:color="auto" w:fill="CCCCCC"/>
          </w:tcPr>
          <w:p w14:paraId="1023DCC5"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 of Copies</w:t>
            </w:r>
          </w:p>
        </w:tc>
        <w:tc>
          <w:tcPr>
            <w:tcW w:w="1980" w:type="dxa"/>
            <w:shd w:val="clear" w:color="auto" w:fill="CCCCCC"/>
            <w:vAlign w:val="bottom"/>
          </w:tcPr>
          <w:p w14:paraId="4AD92830"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Medium/Format</w:t>
            </w:r>
          </w:p>
        </w:tc>
        <w:tc>
          <w:tcPr>
            <w:tcW w:w="1620" w:type="dxa"/>
            <w:shd w:val="clear" w:color="auto" w:fill="CCCCCC"/>
            <w:vAlign w:val="bottom"/>
          </w:tcPr>
          <w:p w14:paraId="07E7A33D" w14:textId="77777777" w:rsidR="00685304" w:rsidRPr="00443710" w:rsidRDefault="00685304" w:rsidP="00F42CC4">
            <w:pPr>
              <w:pStyle w:val="textb"/>
              <w:spacing w:before="60" w:after="60"/>
              <w:rPr>
                <w:rFonts w:ascii="Arial" w:hAnsi="Arial" w:cs="Arial"/>
                <w:b w:val="0"/>
                <w:bCs/>
                <w:smallCaps w:val="0"/>
                <w:u w:val="single"/>
              </w:rPr>
            </w:pPr>
            <w:r w:rsidRPr="00443710">
              <w:rPr>
                <w:rFonts w:ascii="Arial" w:hAnsi="Arial" w:cs="Arial"/>
                <w:b w:val="0"/>
                <w:bCs/>
                <w:smallCaps w:val="0"/>
                <w:u w:val="single"/>
              </w:rPr>
              <w:t>Submit To</w:t>
            </w:r>
          </w:p>
        </w:tc>
      </w:tr>
      <w:tr w:rsidR="00F42D26" w:rsidRPr="00443710" w14:paraId="42D71855" w14:textId="77777777" w:rsidTr="00991016">
        <w:tc>
          <w:tcPr>
            <w:tcW w:w="1915" w:type="dxa"/>
          </w:tcPr>
          <w:p w14:paraId="07F1B556" w14:textId="77777777" w:rsidR="00F42D26" w:rsidRPr="003371DF" w:rsidRDefault="00F42D26" w:rsidP="00F42D26">
            <w:pPr>
              <w:rPr>
                <w:rFonts w:ascii="Arial" w:hAnsi="Arial" w:cs="Arial"/>
                <w:i/>
                <w:color w:val="FF0000"/>
                <w:sz w:val="24"/>
                <w:szCs w:val="24"/>
              </w:rPr>
            </w:pPr>
            <w:r w:rsidRPr="00443710">
              <w:rPr>
                <w:rFonts w:ascii="Arial" w:hAnsi="Arial" w:cs="Arial"/>
                <w:b/>
                <w:i/>
                <w:color w:val="FF0000"/>
                <w:sz w:val="24"/>
                <w:szCs w:val="24"/>
              </w:rPr>
              <w:t xml:space="preserve">{Insert the deliverable number in sequential order of appearance in the PWS, the title of the deliverable, and the paragraph where the deliverable requirement is first identified – </w:t>
            </w:r>
            <w:r w:rsidRPr="003371DF">
              <w:rPr>
                <w:rFonts w:ascii="Arial" w:hAnsi="Arial" w:cs="Arial"/>
                <w:i/>
                <w:color w:val="FF0000"/>
                <w:sz w:val="24"/>
                <w:szCs w:val="24"/>
              </w:rPr>
              <w:t xml:space="preserve">For example, </w:t>
            </w:r>
          </w:p>
          <w:p w14:paraId="5EC64F2D" w14:textId="77777777" w:rsidR="00F42D26" w:rsidRPr="003371DF" w:rsidRDefault="00F42D26" w:rsidP="00F42D26">
            <w:pPr>
              <w:rPr>
                <w:rFonts w:ascii="Arial" w:hAnsi="Arial" w:cs="Arial"/>
                <w:b/>
                <w:i/>
                <w:color w:val="FF0000"/>
                <w:sz w:val="24"/>
                <w:szCs w:val="24"/>
              </w:rPr>
            </w:pPr>
            <w:r w:rsidRPr="003371DF">
              <w:rPr>
                <w:rFonts w:ascii="Arial" w:hAnsi="Arial" w:cs="Arial"/>
                <w:i/>
                <w:color w:val="FF0000"/>
                <w:sz w:val="24"/>
                <w:szCs w:val="24"/>
              </w:rPr>
              <w:t>A.001 Quality Control Plan (paragraph 1.6.1)</w:t>
            </w:r>
            <w:r w:rsidR="00575DD0" w:rsidRPr="003371DF">
              <w:rPr>
                <w:rFonts w:ascii="Arial" w:hAnsi="Arial" w:cs="Arial"/>
                <w:b/>
                <w:i/>
                <w:color w:val="FF0000"/>
                <w:sz w:val="24"/>
                <w:szCs w:val="24"/>
              </w:rPr>
              <w:t>}</w:t>
            </w:r>
          </w:p>
          <w:p w14:paraId="78D84E41" w14:textId="77777777" w:rsidR="00F42D26" w:rsidRPr="00443710" w:rsidRDefault="00F42D26" w:rsidP="00F42D26">
            <w:pPr>
              <w:rPr>
                <w:rFonts w:ascii="Arial" w:hAnsi="Arial" w:cs="Arial"/>
                <w:b/>
                <w:i/>
                <w:color w:val="FF0000"/>
                <w:sz w:val="24"/>
                <w:szCs w:val="24"/>
              </w:rPr>
            </w:pPr>
          </w:p>
        </w:tc>
        <w:tc>
          <w:tcPr>
            <w:tcW w:w="2850" w:type="dxa"/>
          </w:tcPr>
          <w:p w14:paraId="1D3F1CCF" w14:textId="77777777" w:rsidR="00F42D26" w:rsidRPr="003371DF" w:rsidRDefault="00F42D26" w:rsidP="00F42D26">
            <w:pPr>
              <w:rPr>
                <w:rFonts w:ascii="Arial" w:hAnsi="Arial" w:cs="Arial"/>
                <w:i/>
                <w:color w:val="FF0000"/>
                <w:sz w:val="24"/>
                <w:szCs w:val="24"/>
              </w:rPr>
            </w:pPr>
            <w:r w:rsidRPr="00443710">
              <w:rPr>
                <w:rFonts w:ascii="Arial" w:hAnsi="Arial" w:cs="Arial"/>
                <w:b/>
                <w:i/>
                <w:color w:val="FF0000"/>
                <w:sz w:val="24"/>
                <w:szCs w:val="24"/>
              </w:rPr>
              <w:t>{Insert the frequency requiremen</w:t>
            </w:r>
            <w:r w:rsidRPr="003371DF">
              <w:rPr>
                <w:rFonts w:ascii="Arial" w:hAnsi="Arial" w:cs="Arial"/>
                <w:b/>
                <w:i/>
                <w:color w:val="FF0000"/>
                <w:sz w:val="24"/>
                <w:szCs w:val="24"/>
              </w:rPr>
              <w:t xml:space="preserve">t – </w:t>
            </w:r>
            <w:r w:rsidRPr="003371DF">
              <w:rPr>
                <w:rFonts w:ascii="Arial" w:hAnsi="Arial" w:cs="Arial"/>
                <w:i/>
                <w:color w:val="FF0000"/>
                <w:sz w:val="24"/>
                <w:szCs w:val="24"/>
              </w:rPr>
              <w:t xml:space="preserve">For example,  </w:t>
            </w:r>
          </w:p>
          <w:p w14:paraId="1940FB28" w14:textId="77777777" w:rsidR="00F42D26" w:rsidRPr="003371DF" w:rsidRDefault="00C0509B" w:rsidP="00F42D26">
            <w:pPr>
              <w:rPr>
                <w:rFonts w:ascii="Arial" w:hAnsi="Arial" w:cs="Arial"/>
                <w:b/>
                <w:i/>
                <w:color w:val="FF0000"/>
                <w:sz w:val="24"/>
                <w:szCs w:val="24"/>
              </w:rPr>
            </w:pPr>
            <w:r w:rsidRPr="003371DF">
              <w:rPr>
                <w:rFonts w:ascii="Arial" w:hAnsi="Arial" w:cs="Arial"/>
                <w:i/>
                <w:color w:val="FF0000"/>
                <w:sz w:val="24"/>
                <w:szCs w:val="24"/>
              </w:rPr>
              <w:t xml:space="preserve">Once within 10 </w:t>
            </w:r>
            <w:r w:rsidR="00F42D26" w:rsidRPr="003371DF">
              <w:rPr>
                <w:rFonts w:ascii="Arial" w:hAnsi="Arial" w:cs="Arial"/>
                <w:i/>
                <w:color w:val="FF0000"/>
                <w:sz w:val="24"/>
                <w:szCs w:val="24"/>
              </w:rPr>
              <w:t>days after contract awa</w:t>
            </w:r>
            <w:r w:rsidRPr="003371DF">
              <w:rPr>
                <w:rFonts w:ascii="Arial" w:hAnsi="Arial" w:cs="Arial"/>
                <w:i/>
                <w:color w:val="FF0000"/>
                <w:sz w:val="24"/>
                <w:szCs w:val="24"/>
              </w:rPr>
              <w:t xml:space="preserve">rd and no later than 30 days </w:t>
            </w:r>
            <w:r w:rsidR="00F42D26" w:rsidRPr="003371DF">
              <w:rPr>
                <w:rFonts w:ascii="Arial" w:hAnsi="Arial" w:cs="Arial"/>
                <w:i/>
                <w:color w:val="FF0000"/>
                <w:sz w:val="24"/>
                <w:szCs w:val="24"/>
              </w:rPr>
              <w:t>prior to any anticipated changes.</w:t>
            </w:r>
            <w:r w:rsidR="00575DD0" w:rsidRPr="003371DF">
              <w:rPr>
                <w:rFonts w:ascii="Arial" w:hAnsi="Arial" w:cs="Arial"/>
                <w:b/>
                <w:i/>
                <w:color w:val="FF0000"/>
                <w:sz w:val="24"/>
                <w:szCs w:val="24"/>
              </w:rPr>
              <w:t>}</w:t>
            </w:r>
          </w:p>
          <w:p w14:paraId="6CEFEBB8" w14:textId="77777777" w:rsidR="00F42D26" w:rsidRPr="00443710" w:rsidRDefault="00F42D26" w:rsidP="00F42D26">
            <w:pPr>
              <w:rPr>
                <w:rFonts w:ascii="Arial" w:hAnsi="Arial" w:cs="Arial"/>
                <w:b/>
                <w:bCs/>
                <w:i/>
                <w:sz w:val="24"/>
                <w:szCs w:val="24"/>
              </w:rPr>
            </w:pPr>
          </w:p>
        </w:tc>
        <w:tc>
          <w:tcPr>
            <w:tcW w:w="1890" w:type="dxa"/>
          </w:tcPr>
          <w:p w14:paraId="4B32E8E8" w14:textId="77777777" w:rsidR="00F42D26" w:rsidRPr="003371DF" w:rsidRDefault="00F42D26" w:rsidP="00F42D26">
            <w:pPr>
              <w:rPr>
                <w:rFonts w:ascii="Arial" w:hAnsi="Arial" w:cs="Arial"/>
                <w:i/>
                <w:color w:val="FF0000"/>
                <w:sz w:val="24"/>
                <w:szCs w:val="24"/>
              </w:rPr>
            </w:pPr>
            <w:r w:rsidRPr="00443710">
              <w:rPr>
                <w:rFonts w:ascii="Arial" w:hAnsi="Arial" w:cs="Arial"/>
                <w:b/>
                <w:i/>
                <w:color w:val="FF0000"/>
                <w:sz w:val="24"/>
                <w:szCs w:val="24"/>
              </w:rPr>
              <w:t xml:space="preserve">{Insert the </w:t>
            </w:r>
            <w:r w:rsidR="00575DD0" w:rsidRPr="00443710">
              <w:rPr>
                <w:rFonts w:ascii="Arial" w:hAnsi="Arial" w:cs="Arial"/>
                <w:b/>
                <w:i/>
                <w:color w:val="FF0000"/>
                <w:sz w:val="24"/>
                <w:szCs w:val="24"/>
              </w:rPr>
              <w:t>number of copi</w:t>
            </w:r>
            <w:r w:rsidR="00575DD0" w:rsidRPr="003371DF">
              <w:rPr>
                <w:rFonts w:ascii="Arial" w:hAnsi="Arial" w:cs="Arial"/>
                <w:b/>
                <w:i/>
                <w:color w:val="FF0000"/>
                <w:sz w:val="24"/>
                <w:szCs w:val="24"/>
              </w:rPr>
              <w:t>es</w:t>
            </w:r>
            <w:r w:rsidRPr="003371DF">
              <w:rPr>
                <w:rFonts w:ascii="Arial" w:hAnsi="Arial" w:cs="Arial"/>
                <w:b/>
                <w:i/>
                <w:color w:val="FF0000"/>
                <w:sz w:val="24"/>
                <w:szCs w:val="24"/>
              </w:rPr>
              <w:t xml:space="preserve"> – </w:t>
            </w:r>
            <w:r w:rsidRPr="003371DF">
              <w:rPr>
                <w:rFonts w:ascii="Arial" w:hAnsi="Arial" w:cs="Arial"/>
                <w:i/>
                <w:color w:val="FF0000"/>
                <w:sz w:val="24"/>
                <w:szCs w:val="24"/>
              </w:rPr>
              <w:t xml:space="preserve">For example,  </w:t>
            </w:r>
          </w:p>
          <w:p w14:paraId="7B1DD7E1" w14:textId="77777777" w:rsidR="00F42D26" w:rsidRPr="00443710" w:rsidRDefault="00F42D26" w:rsidP="00575DD0">
            <w:pPr>
              <w:rPr>
                <w:rFonts w:ascii="Arial" w:hAnsi="Arial" w:cs="Arial"/>
                <w:b/>
                <w:bCs/>
                <w:i/>
                <w:sz w:val="24"/>
                <w:szCs w:val="24"/>
              </w:rPr>
            </w:pPr>
            <w:r w:rsidRPr="003371DF">
              <w:rPr>
                <w:rFonts w:ascii="Arial" w:hAnsi="Arial" w:cs="Arial"/>
                <w:i/>
                <w:color w:val="FF0000"/>
                <w:sz w:val="24"/>
                <w:szCs w:val="24"/>
              </w:rPr>
              <w:t xml:space="preserve">One </w:t>
            </w:r>
            <w:r w:rsidR="00575DD0" w:rsidRPr="003371DF">
              <w:rPr>
                <w:rFonts w:ascii="Arial" w:hAnsi="Arial" w:cs="Arial"/>
                <w:i/>
                <w:color w:val="FF0000"/>
                <w:sz w:val="24"/>
                <w:szCs w:val="24"/>
              </w:rPr>
              <w:t>each to the Contracting Officer</w:t>
            </w:r>
            <w:r w:rsidR="00575DD0" w:rsidRPr="003371DF">
              <w:rPr>
                <w:rFonts w:ascii="Arial" w:hAnsi="Arial" w:cs="Arial"/>
                <w:b/>
                <w:i/>
                <w:color w:val="FF0000"/>
                <w:sz w:val="24"/>
                <w:szCs w:val="24"/>
              </w:rPr>
              <w:t xml:space="preserve">} </w:t>
            </w:r>
          </w:p>
        </w:tc>
        <w:tc>
          <w:tcPr>
            <w:tcW w:w="1980" w:type="dxa"/>
          </w:tcPr>
          <w:p w14:paraId="42EFDD81" w14:textId="77777777" w:rsidR="00F42D26" w:rsidRPr="003371DF" w:rsidRDefault="00F42D26" w:rsidP="00F42D26">
            <w:pPr>
              <w:rPr>
                <w:rFonts w:ascii="Arial" w:hAnsi="Arial" w:cs="Arial"/>
                <w:i/>
                <w:color w:val="FF0000"/>
                <w:sz w:val="24"/>
                <w:szCs w:val="24"/>
              </w:rPr>
            </w:pPr>
            <w:r w:rsidRPr="00443710">
              <w:rPr>
                <w:rFonts w:ascii="Arial" w:hAnsi="Arial" w:cs="Arial"/>
                <w:b/>
                <w:i/>
                <w:color w:val="FF0000"/>
                <w:sz w:val="24"/>
                <w:szCs w:val="24"/>
              </w:rPr>
              <w:t xml:space="preserve">{Insert the </w:t>
            </w:r>
            <w:r w:rsidR="00575DD0" w:rsidRPr="00443710">
              <w:rPr>
                <w:rFonts w:ascii="Arial" w:hAnsi="Arial" w:cs="Arial"/>
                <w:b/>
                <w:i/>
                <w:color w:val="FF0000"/>
                <w:sz w:val="24"/>
                <w:szCs w:val="24"/>
              </w:rPr>
              <w:t>medium/format</w:t>
            </w:r>
            <w:r w:rsidRPr="00443710">
              <w:rPr>
                <w:rFonts w:ascii="Arial" w:hAnsi="Arial" w:cs="Arial"/>
                <w:b/>
                <w:i/>
                <w:color w:val="FF0000"/>
                <w:sz w:val="24"/>
                <w:szCs w:val="24"/>
              </w:rPr>
              <w:t xml:space="preserve"> – </w:t>
            </w:r>
            <w:r w:rsidRPr="003371DF">
              <w:rPr>
                <w:rFonts w:ascii="Arial" w:hAnsi="Arial" w:cs="Arial"/>
                <w:i/>
                <w:color w:val="FF0000"/>
                <w:sz w:val="24"/>
                <w:szCs w:val="24"/>
              </w:rPr>
              <w:t xml:space="preserve">For example,  </w:t>
            </w:r>
          </w:p>
          <w:p w14:paraId="071186FE" w14:textId="77777777" w:rsidR="00F42D26" w:rsidRPr="003371DF" w:rsidRDefault="00575DD0" w:rsidP="00F42D26">
            <w:pPr>
              <w:rPr>
                <w:rFonts w:ascii="Arial" w:hAnsi="Arial" w:cs="Arial"/>
                <w:b/>
                <w:i/>
                <w:color w:val="FF0000"/>
                <w:sz w:val="24"/>
                <w:szCs w:val="24"/>
              </w:rPr>
            </w:pPr>
            <w:r w:rsidRPr="003371DF">
              <w:rPr>
                <w:rFonts w:ascii="Arial" w:hAnsi="Arial" w:cs="Arial"/>
                <w:i/>
                <w:color w:val="FF0000"/>
                <w:sz w:val="24"/>
                <w:szCs w:val="24"/>
              </w:rPr>
              <w:t>Electronic delivery via email using Microsoft Office Word or Power Point 2013</w:t>
            </w:r>
            <w:r w:rsidRPr="003371DF">
              <w:rPr>
                <w:rFonts w:ascii="Arial" w:hAnsi="Arial" w:cs="Arial"/>
                <w:b/>
                <w:i/>
                <w:color w:val="FF0000"/>
                <w:sz w:val="24"/>
                <w:szCs w:val="24"/>
              </w:rPr>
              <w:t>}</w:t>
            </w:r>
          </w:p>
          <w:p w14:paraId="46746BAE" w14:textId="77777777" w:rsidR="00F42D26" w:rsidRPr="00443710" w:rsidRDefault="00F42D26" w:rsidP="00F42D26">
            <w:pPr>
              <w:rPr>
                <w:rFonts w:ascii="Arial" w:hAnsi="Arial" w:cs="Arial"/>
                <w:b/>
                <w:bCs/>
                <w:i/>
                <w:sz w:val="24"/>
                <w:szCs w:val="24"/>
              </w:rPr>
            </w:pPr>
          </w:p>
        </w:tc>
        <w:tc>
          <w:tcPr>
            <w:tcW w:w="1620" w:type="dxa"/>
          </w:tcPr>
          <w:p w14:paraId="7B53CEE5" w14:textId="77777777" w:rsidR="00F42D26" w:rsidRPr="003371DF" w:rsidRDefault="00F42D26" w:rsidP="00F42D26">
            <w:pPr>
              <w:rPr>
                <w:rFonts w:ascii="Arial" w:hAnsi="Arial" w:cs="Arial"/>
                <w:i/>
                <w:color w:val="FF0000"/>
                <w:sz w:val="24"/>
                <w:szCs w:val="24"/>
              </w:rPr>
            </w:pPr>
            <w:r w:rsidRPr="00443710">
              <w:rPr>
                <w:rFonts w:ascii="Arial" w:hAnsi="Arial" w:cs="Arial"/>
                <w:b/>
                <w:i/>
                <w:color w:val="FF0000"/>
                <w:sz w:val="24"/>
                <w:szCs w:val="24"/>
              </w:rPr>
              <w:t>{I</w:t>
            </w:r>
            <w:r w:rsidR="00575DD0" w:rsidRPr="00443710">
              <w:rPr>
                <w:rFonts w:ascii="Arial" w:hAnsi="Arial" w:cs="Arial"/>
                <w:b/>
                <w:i/>
                <w:color w:val="FF0000"/>
                <w:sz w:val="24"/>
                <w:szCs w:val="24"/>
              </w:rPr>
              <w:t>dentify</w:t>
            </w:r>
            <w:r w:rsidRPr="00443710">
              <w:rPr>
                <w:rFonts w:ascii="Arial" w:hAnsi="Arial" w:cs="Arial"/>
                <w:b/>
                <w:i/>
                <w:color w:val="FF0000"/>
                <w:sz w:val="24"/>
                <w:szCs w:val="24"/>
              </w:rPr>
              <w:t xml:space="preserve"> </w:t>
            </w:r>
            <w:r w:rsidR="00575DD0" w:rsidRPr="00443710">
              <w:rPr>
                <w:rFonts w:ascii="Arial" w:hAnsi="Arial" w:cs="Arial"/>
                <w:b/>
                <w:i/>
                <w:color w:val="FF0000"/>
                <w:sz w:val="24"/>
                <w:szCs w:val="24"/>
              </w:rPr>
              <w:t xml:space="preserve">the </w:t>
            </w:r>
            <w:r w:rsidRPr="00443710">
              <w:rPr>
                <w:rFonts w:ascii="Arial" w:hAnsi="Arial" w:cs="Arial"/>
                <w:b/>
                <w:i/>
                <w:color w:val="FF0000"/>
                <w:sz w:val="24"/>
                <w:szCs w:val="24"/>
              </w:rPr>
              <w:t xml:space="preserve"> </w:t>
            </w:r>
            <w:r w:rsidR="00575DD0" w:rsidRPr="00443710">
              <w:rPr>
                <w:rFonts w:ascii="Arial" w:hAnsi="Arial" w:cs="Arial"/>
                <w:b/>
                <w:i/>
                <w:color w:val="FF0000"/>
                <w:sz w:val="24"/>
                <w:szCs w:val="24"/>
              </w:rPr>
              <w:t xml:space="preserve">recipient of the deliverable  </w:t>
            </w:r>
            <w:r w:rsidRPr="003371DF">
              <w:rPr>
                <w:rFonts w:ascii="Arial" w:hAnsi="Arial" w:cs="Arial"/>
                <w:b/>
                <w:i/>
                <w:color w:val="FF0000"/>
                <w:sz w:val="24"/>
                <w:szCs w:val="24"/>
              </w:rPr>
              <w:t xml:space="preserve">– </w:t>
            </w:r>
            <w:r w:rsidRPr="003371DF">
              <w:rPr>
                <w:rFonts w:ascii="Arial" w:hAnsi="Arial" w:cs="Arial"/>
                <w:i/>
                <w:color w:val="FF0000"/>
                <w:sz w:val="24"/>
                <w:szCs w:val="24"/>
              </w:rPr>
              <w:t xml:space="preserve">For example,  </w:t>
            </w:r>
          </w:p>
          <w:p w14:paraId="59351B7B" w14:textId="77777777" w:rsidR="00575DD0" w:rsidRPr="003371DF" w:rsidRDefault="00575DD0" w:rsidP="00575DD0">
            <w:pPr>
              <w:rPr>
                <w:rFonts w:ascii="Arial" w:hAnsi="Arial" w:cs="Arial"/>
                <w:b/>
                <w:i/>
                <w:color w:val="FF0000"/>
                <w:sz w:val="24"/>
                <w:szCs w:val="24"/>
              </w:rPr>
            </w:pPr>
            <w:r w:rsidRPr="003371DF">
              <w:rPr>
                <w:rFonts w:ascii="Arial" w:hAnsi="Arial" w:cs="Arial"/>
                <w:i/>
                <w:color w:val="FF0000"/>
                <w:sz w:val="24"/>
                <w:szCs w:val="24"/>
              </w:rPr>
              <w:t>To the Contracting Officer through the Contracting Officer’s Representative (COR)</w:t>
            </w:r>
            <w:r w:rsidRPr="003371DF">
              <w:rPr>
                <w:rFonts w:ascii="Arial" w:hAnsi="Arial" w:cs="Arial"/>
                <w:b/>
                <w:i/>
                <w:color w:val="FF0000"/>
                <w:sz w:val="24"/>
                <w:szCs w:val="24"/>
              </w:rPr>
              <w:t>}</w:t>
            </w:r>
          </w:p>
          <w:p w14:paraId="656C13ED" w14:textId="77777777" w:rsidR="00F42D26" w:rsidRPr="00443710" w:rsidRDefault="00F42D26" w:rsidP="00F42D26">
            <w:pPr>
              <w:rPr>
                <w:rFonts w:ascii="Arial" w:hAnsi="Arial" w:cs="Arial"/>
                <w:b/>
                <w:i/>
                <w:color w:val="FF0000"/>
                <w:sz w:val="24"/>
                <w:szCs w:val="24"/>
              </w:rPr>
            </w:pPr>
          </w:p>
          <w:p w14:paraId="7E45478E" w14:textId="77777777" w:rsidR="00F42D26" w:rsidRPr="00443710" w:rsidRDefault="00F42D26" w:rsidP="00F42D26">
            <w:pPr>
              <w:pStyle w:val="textb"/>
              <w:spacing w:before="120" w:after="0"/>
              <w:rPr>
                <w:rFonts w:ascii="Arial" w:hAnsi="Arial" w:cs="Arial"/>
                <w:i/>
              </w:rPr>
            </w:pPr>
          </w:p>
        </w:tc>
      </w:tr>
      <w:tr w:rsidR="00575DD0" w:rsidRPr="00443710" w14:paraId="77B64D33" w14:textId="77777777" w:rsidTr="00991016">
        <w:tc>
          <w:tcPr>
            <w:tcW w:w="1915" w:type="dxa"/>
          </w:tcPr>
          <w:p w14:paraId="50CD578F" w14:textId="77777777" w:rsidR="00575DD0" w:rsidRPr="00443710" w:rsidRDefault="00575DD0" w:rsidP="00575DD0">
            <w:pPr>
              <w:rPr>
                <w:rFonts w:ascii="Arial" w:hAnsi="Arial" w:cs="Arial"/>
                <w:b/>
                <w:i/>
                <w:color w:val="FF0000"/>
                <w:sz w:val="24"/>
                <w:szCs w:val="24"/>
              </w:rPr>
            </w:pPr>
            <w:r w:rsidRPr="00443710">
              <w:rPr>
                <w:rFonts w:ascii="Arial" w:hAnsi="Arial" w:cs="Arial"/>
                <w:b/>
                <w:i/>
                <w:color w:val="FF0000"/>
                <w:sz w:val="24"/>
                <w:szCs w:val="24"/>
              </w:rPr>
              <w:t>{Continue inserting the deliverables in accordance with (IAW) the example provided above.}</w:t>
            </w:r>
          </w:p>
        </w:tc>
        <w:tc>
          <w:tcPr>
            <w:tcW w:w="2850" w:type="dxa"/>
          </w:tcPr>
          <w:p w14:paraId="70A4EB41" w14:textId="77777777" w:rsidR="00575DD0" w:rsidRPr="00443710" w:rsidRDefault="00575DD0" w:rsidP="00575DD0">
            <w:pPr>
              <w:rPr>
                <w:rFonts w:ascii="Arial" w:hAnsi="Arial" w:cs="Arial"/>
                <w:b/>
                <w:i/>
                <w:sz w:val="24"/>
                <w:szCs w:val="24"/>
              </w:rPr>
            </w:pPr>
            <w:r w:rsidRPr="00443710">
              <w:rPr>
                <w:rFonts w:ascii="Arial" w:hAnsi="Arial" w:cs="Arial"/>
                <w:b/>
                <w:i/>
                <w:color w:val="FF0000"/>
                <w:sz w:val="24"/>
                <w:szCs w:val="24"/>
              </w:rPr>
              <w:t>{Continue inserting the frequency IAW the example provided above.}</w:t>
            </w:r>
          </w:p>
        </w:tc>
        <w:tc>
          <w:tcPr>
            <w:tcW w:w="1890" w:type="dxa"/>
          </w:tcPr>
          <w:p w14:paraId="01E20272" w14:textId="77777777" w:rsidR="00575DD0" w:rsidRPr="00443710" w:rsidRDefault="00575DD0" w:rsidP="00575DD0">
            <w:pPr>
              <w:rPr>
                <w:rFonts w:ascii="Arial" w:hAnsi="Arial" w:cs="Arial"/>
                <w:b/>
                <w:i/>
                <w:sz w:val="24"/>
                <w:szCs w:val="24"/>
              </w:rPr>
            </w:pPr>
            <w:r w:rsidRPr="00443710">
              <w:rPr>
                <w:rFonts w:ascii="Arial" w:hAnsi="Arial" w:cs="Arial"/>
                <w:b/>
                <w:i/>
                <w:color w:val="FF0000"/>
                <w:sz w:val="24"/>
                <w:szCs w:val="24"/>
              </w:rPr>
              <w:t>{Continue inserting the number of copies IAW the example provided above.}</w:t>
            </w:r>
          </w:p>
        </w:tc>
        <w:tc>
          <w:tcPr>
            <w:tcW w:w="1980" w:type="dxa"/>
          </w:tcPr>
          <w:p w14:paraId="56847D32" w14:textId="77777777" w:rsidR="00575DD0" w:rsidRPr="00443710" w:rsidRDefault="00575DD0" w:rsidP="00575DD0">
            <w:pPr>
              <w:rPr>
                <w:rFonts w:ascii="Arial" w:hAnsi="Arial" w:cs="Arial"/>
                <w:b/>
                <w:i/>
                <w:sz w:val="24"/>
                <w:szCs w:val="24"/>
              </w:rPr>
            </w:pPr>
            <w:r w:rsidRPr="00443710">
              <w:rPr>
                <w:rFonts w:ascii="Arial" w:hAnsi="Arial" w:cs="Arial"/>
                <w:b/>
                <w:i/>
                <w:color w:val="FF0000"/>
                <w:sz w:val="24"/>
                <w:szCs w:val="24"/>
              </w:rPr>
              <w:t>{Continue inserting the medium/format IAW the example provided above.}</w:t>
            </w:r>
          </w:p>
        </w:tc>
        <w:tc>
          <w:tcPr>
            <w:tcW w:w="1620" w:type="dxa"/>
          </w:tcPr>
          <w:p w14:paraId="33C3C055" w14:textId="77777777" w:rsidR="00575DD0" w:rsidRPr="00443710" w:rsidRDefault="00575DD0" w:rsidP="00575DD0">
            <w:pPr>
              <w:rPr>
                <w:rFonts w:ascii="Arial" w:hAnsi="Arial" w:cs="Arial"/>
                <w:b/>
                <w:i/>
                <w:sz w:val="24"/>
                <w:szCs w:val="24"/>
              </w:rPr>
            </w:pPr>
            <w:r w:rsidRPr="00443710">
              <w:rPr>
                <w:rFonts w:ascii="Arial" w:hAnsi="Arial" w:cs="Arial"/>
                <w:b/>
                <w:i/>
                <w:color w:val="FF0000"/>
                <w:sz w:val="24"/>
                <w:szCs w:val="24"/>
              </w:rPr>
              <w:t>{Continue identifying the recipient IAW the example provided above.}</w:t>
            </w:r>
          </w:p>
        </w:tc>
      </w:tr>
    </w:tbl>
    <w:p w14:paraId="27BC92F1" w14:textId="77777777" w:rsidR="00807525" w:rsidRPr="00443710" w:rsidRDefault="0080752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p w14:paraId="085DF34F" w14:textId="77777777" w:rsidR="00807525" w:rsidRPr="00443710" w:rsidRDefault="00807525" w:rsidP="00F42CC4">
      <w:pPr>
        <w:rPr>
          <w:rFonts w:ascii="Arial" w:hAnsi="Arial" w:cs="Arial"/>
          <w:b/>
          <w:bCs/>
          <w:sz w:val="24"/>
          <w:szCs w:val="24"/>
        </w:rPr>
      </w:pPr>
      <w:r w:rsidRPr="00443710">
        <w:rPr>
          <w:rFonts w:ascii="Arial" w:hAnsi="Arial" w:cs="Arial"/>
          <w:b/>
          <w:bCs/>
          <w:sz w:val="24"/>
          <w:szCs w:val="24"/>
        </w:rPr>
        <w:br w:type="page"/>
      </w:r>
    </w:p>
    <w:p w14:paraId="174BC351" w14:textId="77777777" w:rsidR="00D71821" w:rsidRPr="00443710" w:rsidRDefault="00311B41"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lastRenderedPageBreak/>
        <w:t>ATT</w:t>
      </w:r>
      <w:r w:rsidR="008120C4" w:rsidRPr="00443710">
        <w:rPr>
          <w:rFonts w:ascii="Arial" w:hAnsi="Arial" w:cs="Arial"/>
          <w:b/>
          <w:bCs/>
          <w:sz w:val="24"/>
          <w:szCs w:val="24"/>
        </w:rPr>
        <w:t>A</w:t>
      </w:r>
      <w:r w:rsidRPr="00443710">
        <w:rPr>
          <w:rFonts w:ascii="Arial" w:hAnsi="Arial" w:cs="Arial"/>
          <w:b/>
          <w:bCs/>
          <w:sz w:val="24"/>
          <w:szCs w:val="24"/>
        </w:rPr>
        <w:t>CHMENT</w:t>
      </w:r>
      <w:r w:rsidR="00685304" w:rsidRPr="00443710">
        <w:rPr>
          <w:rFonts w:ascii="Arial" w:hAnsi="Arial" w:cs="Arial"/>
          <w:b/>
          <w:bCs/>
          <w:sz w:val="24"/>
          <w:szCs w:val="24"/>
        </w:rPr>
        <w:t xml:space="preserve"> </w:t>
      </w:r>
      <w:r w:rsidR="002141BF" w:rsidRPr="00443710">
        <w:rPr>
          <w:rFonts w:ascii="Arial" w:hAnsi="Arial" w:cs="Arial"/>
          <w:b/>
          <w:bCs/>
          <w:sz w:val="24"/>
          <w:szCs w:val="24"/>
        </w:rPr>
        <w:t>1</w:t>
      </w:r>
    </w:p>
    <w:p w14:paraId="5090B4F2" w14:textId="77777777" w:rsidR="001C2E7A" w:rsidRPr="00443710"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ESTIMATED WORKLOAD DATA</w:t>
      </w:r>
    </w:p>
    <w:p w14:paraId="5A7A7C6F" w14:textId="77777777" w:rsidR="004B5FA1" w:rsidRDefault="004B5FA1" w:rsidP="008C24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i/>
          <w:color w:val="FF0000"/>
          <w:sz w:val="24"/>
          <w:szCs w:val="24"/>
        </w:rPr>
      </w:pPr>
    </w:p>
    <w:p w14:paraId="280483F8" w14:textId="708F3AFB" w:rsidR="004B5FA1" w:rsidRDefault="00B02915" w:rsidP="00F03F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20"/>
        <w:rPr>
          <w:rFonts w:ascii="Arial" w:hAnsi="Arial" w:cs="Arial"/>
          <w:i/>
          <w:color w:val="FF0000"/>
          <w:sz w:val="24"/>
          <w:szCs w:val="24"/>
        </w:rPr>
      </w:pPr>
      <w:r>
        <w:rPr>
          <w:rFonts w:ascii="Arial" w:hAnsi="Arial" w:cs="Arial"/>
          <w:i/>
          <w:color w:val="FF0000"/>
          <w:sz w:val="24"/>
          <w:szCs w:val="24"/>
        </w:rPr>
        <w:t>The Offeror</w:t>
      </w:r>
      <w:r w:rsidR="00D71821" w:rsidRPr="004B5FA1">
        <w:rPr>
          <w:rFonts w:ascii="Arial" w:hAnsi="Arial" w:cs="Arial"/>
          <w:i/>
          <w:color w:val="FF0000"/>
          <w:sz w:val="24"/>
          <w:szCs w:val="24"/>
        </w:rPr>
        <w:t xml:space="preserve"> shall list here </w:t>
      </w:r>
      <w:r w:rsidR="003A3EDC" w:rsidRPr="004B5FA1">
        <w:rPr>
          <w:rFonts w:ascii="Arial" w:hAnsi="Arial" w:cs="Arial"/>
          <w:i/>
          <w:color w:val="FF0000"/>
          <w:sz w:val="24"/>
          <w:szCs w:val="24"/>
        </w:rPr>
        <w:t xml:space="preserve">the </w:t>
      </w:r>
      <w:r w:rsidR="002141BF" w:rsidRPr="004B5FA1">
        <w:rPr>
          <w:rFonts w:ascii="Arial" w:hAnsi="Arial" w:cs="Arial"/>
          <w:i/>
          <w:color w:val="FF0000"/>
          <w:sz w:val="24"/>
          <w:szCs w:val="24"/>
        </w:rPr>
        <w:t xml:space="preserve">estimated workload for this </w:t>
      </w:r>
      <w:r w:rsidR="003A3EDC" w:rsidRPr="004B5FA1">
        <w:rPr>
          <w:rFonts w:ascii="Arial" w:hAnsi="Arial" w:cs="Arial"/>
          <w:i/>
          <w:color w:val="FF0000"/>
          <w:sz w:val="24"/>
          <w:szCs w:val="24"/>
        </w:rPr>
        <w:t>PWS by labor category.</w:t>
      </w:r>
      <w:r w:rsidR="006B1B84" w:rsidRPr="004B5FA1">
        <w:rPr>
          <w:rFonts w:ascii="Arial" w:hAnsi="Arial" w:cs="Arial"/>
          <w:i/>
          <w:color w:val="FF0000"/>
          <w:sz w:val="24"/>
          <w:szCs w:val="24"/>
        </w:rPr>
        <w:t xml:space="preserve">  </w:t>
      </w:r>
    </w:p>
    <w:p w14:paraId="50478C2C" w14:textId="77777777" w:rsidR="004B5FA1" w:rsidRDefault="004B5FA1" w:rsidP="00F03FC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
          <w:color w:val="FF0000"/>
          <w:sz w:val="24"/>
          <w:szCs w:val="24"/>
        </w:rPr>
      </w:pPr>
    </w:p>
    <w:p w14:paraId="63D94DF9" w14:textId="77777777" w:rsidR="001C2E7A" w:rsidRPr="004B5FA1" w:rsidRDefault="006B1B84" w:rsidP="001513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
          <w:color w:val="FF0000"/>
          <w:sz w:val="24"/>
          <w:szCs w:val="24"/>
        </w:rPr>
      </w:pPr>
      <w:r w:rsidRPr="004B5FA1">
        <w:rPr>
          <w:rFonts w:ascii="Arial" w:hAnsi="Arial" w:cs="Arial"/>
          <w:i/>
          <w:color w:val="FF0000"/>
          <w:sz w:val="24"/>
          <w:szCs w:val="24"/>
        </w:rPr>
        <w:t>REMINDER</w:t>
      </w:r>
      <w:r w:rsidR="004B5FA1">
        <w:rPr>
          <w:rFonts w:ascii="Arial" w:hAnsi="Arial" w:cs="Arial"/>
          <w:i/>
          <w:color w:val="FF0000"/>
          <w:sz w:val="24"/>
          <w:szCs w:val="24"/>
        </w:rPr>
        <w:t xml:space="preserve"> - </w:t>
      </w:r>
      <w:r w:rsidRPr="004B5FA1">
        <w:rPr>
          <w:rFonts w:ascii="Arial" w:hAnsi="Arial" w:cs="Arial"/>
          <w:i/>
          <w:color w:val="FF0000"/>
          <w:sz w:val="24"/>
          <w:szCs w:val="24"/>
        </w:rPr>
        <w:t xml:space="preserve">DELETE </w:t>
      </w:r>
      <w:r w:rsidR="004B5FA1">
        <w:rPr>
          <w:rFonts w:ascii="Arial" w:hAnsi="Arial" w:cs="Arial"/>
          <w:i/>
          <w:color w:val="FF0000"/>
          <w:sz w:val="24"/>
          <w:szCs w:val="24"/>
        </w:rPr>
        <w:t>ALL</w:t>
      </w:r>
      <w:r w:rsidR="003371DF">
        <w:rPr>
          <w:rFonts w:ascii="Arial" w:hAnsi="Arial" w:cs="Arial"/>
          <w:i/>
          <w:color w:val="FF0000"/>
          <w:sz w:val="24"/>
          <w:szCs w:val="24"/>
        </w:rPr>
        <w:t xml:space="preserve"> RED</w:t>
      </w:r>
      <w:r w:rsidR="004B5FA1">
        <w:rPr>
          <w:rFonts w:ascii="Arial" w:hAnsi="Arial" w:cs="Arial"/>
          <w:i/>
          <w:color w:val="FF0000"/>
          <w:sz w:val="24"/>
          <w:szCs w:val="24"/>
        </w:rPr>
        <w:t xml:space="preserve"> </w:t>
      </w:r>
      <w:r w:rsidR="00D81042" w:rsidRPr="004B5FA1">
        <w:rPr>
          <w:rFonts w:ascii="Arial" w:hAnsi="Arial" w:cs="Arial"/>
          <w:i/>
          <w:color w:val="FF0000"/>
          <w:sz w:val="24"/>
          <w:szCs w:val="24"/>
        </w:rPr>
        <w:t>INSTRUCTION</w:t>
      </w:r>
      <w:r w:rsidR="004B5FA1">
        <w:rPr>
          <w:rFonts w:ascii="Arial" w:hAnsi="Arial" w:cs="Arial"/>
          <w:i/>
          <w:color w:val="FF0000"/>
          <w:sz w:val="24"/>
          <w:szCs w:val="24"/>
        </w:rPr>
        <w:t xml:space="preserve">AL INFORMATION </w:t>
      </w:r>
      <w:r w:rsidR="003371DF">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14:paraId="22912911" w14:textId="77777777" w:rsidR="00685304" w:rsidRPr="00443710" w:rsidRDefault="00685304" w:rsidP="008C2412">
      <w:pPr>
        <w:spacing w:before="240"/>
        <w:jc w:val="both"/>
        <w:rPr>
          <w:rFonts w:ascii="Arial" w:hAnsi="Arial" w:cs="Arial"/>
          <w:sz w:val="24"/>
          <w:szCs w:val="24"/>
        </w:rPr>
      </w:pPr>
    </w:p>
    <w:tbl>
      <w:tblPr>
        <w:tblW w:w="94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762"/>
        <w:gridCol w:w="1448"/>
        <w:gridCol w:w="2152"/>
      </w:tblGrid>
      <w:tr w:rsidR="00685304" w:rsidRPr="00443710" w14:paraId="6BE67B28" w14:textId="77777777" w:rsidTr="00991016">
        <w:trPr>
          <w:cantSplit/>
          <w:trHeight w:val="480"/>
          <w:jc w:val="center"/>
        </w:trPr>
        <w:tc>
          <w:tcPr>
            <w:tcW w:w="1080" w:type="dxa"/>
            <w:shd w:val="pct10" w:color="auto" w:fill="FFFFFF"/>
          </w:tcPr>
          <w:p w14:paraId="35E14253" w14:textId="77777777" w:rsidR="00685304" w:rsidRPr="00443710" w:rsidRDefault="00685304" w:rsidP="00F42CC4">
            <w:pPr>
              <w:pStyle w:val="Heading2"/>
              <w:tabs>
                <w:tab w:val="left" w:pos="720"/>
                <w:tab w:val="left" w:pos="1440"/>
                <w:tab w:val="left" w:pos="2160"/>
                <w:tab w:val="left" w:pos="2340"/>
              </w:tabs>
              <w:spacing w:before="0"/>
              <w:jc w:val="left"/>
              <w:rPr>
                <w:rFonts w:ascii="Arial" w:hAnsi="Arial" w:cs="Arial"/>
                <w:szCs w:val="24"/>
              </w:rPr>
            </w:pPr>
            <w:r w:rsidRPr="00443710">
              <w:rPr>
                <w:rFonts w:ascii="Arial" w:hAnsi="Arial" w:cs="Arial"/>
                <w:szCs w:val="24"/>
              </w:rPr>
              <w:t>ITEM</w:t>
            </w:r>
          </w:p>
        </w:tc>
        <w:tc>
          <w:tcPr>
            <w:tcW w:w="4762" w:type="dxa"/>
            <w:shd w:val="pct10" w:color="auto" w:fill="FFFFFF"/>
          </w:tcPr>
          <w:p w14:paraId="1DBA3921" w14:textId="77777777" w:rsidR="00685304" w:rsidRPr="00443710" w:rsidRDefault="00685304" w:rsidP="00F42CC4">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NAME</w:t>
            </w:r>
          </w:p>
        </w:tc>
        <w:tc>
          <w:tcPr>
            <w:tcW w:w="3600" w:type="dxa"/>
            <w:gridSpan w:val="2"/>
            <w:shd w:val="pct10" w:color="auto" w:fill="FFFFFF"/>
          </w:tcPr>
          <w:p w14:paraId="0C2E6BB3" w14:textId="77777777" w:rsidR="00685304" w:rsidRPr="00443710" w:rsidRDefault="00685304" w:rsidP="00F42CC4">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ESTIMATED QUANTITY</w:t>
            </w:r>
          </w:p>
        </w:tc>
      </w:tr>
      <w:tr w:rsidR="00D71821" w:rsidRPr="00443710" w14:paraId="719E8198" w14:textId="77777777" w:rsidTr="00991016">
        <w:trPr>
          <w:cantSplit/>
          <w:trHeight w:val="480"/>
          <w:jc w:val="center"/>
        </w:trPr>
        <w:tc>
          <w:tcPr>
            <w:tcW w:w="1080" w:type="dxa"/>
          </w:tcPr>
          <w:p w14:paraId="040F922A" w14:textId="77777777" w:rsidR="00D71821" w:rsidRPr="00443710" w:rsidRDefault="00D71821" w:rsidP="00D71821">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1</w:t>
            </w:r>
          </w:p>
        </w:tc>
        <w:tc>
          <w:tcPr>
            <w:tcW w:w="4762" w:type="dxa"/>
          </w:tcPr>
          <w:p w14:paraId="646706A2" w14:textId="77777777" w:rsidR="00D71821" w:rsidRPr="00443710" w:rsidRDefault="00D71821" w:rsidP="00D71821">
            <w:pPr>
              <w:tabs>
                <w:tab w:val="left" w:pos="450"/>
                <w:tab w:val="left" w:pos="1170"/>
                <w:tab w:val="left" w:pos="2160"/>
                <w:tab w:val="left" w:pos="2340"/>
              </w:tabs>
              <w:rPr>
                <w:rFonts w:ascii="Arial" w:hAnsi="Arial" w:cs="Arial"/>
                <w:i/>
                <w:color w:val="FF0000"/>
                <w:sz w:val="24"/>
                <w:szCs w:val="24"/>
              </w:rPr>
            </w:pPr>
            <w:r w:rsidRPr="00443710">
              <w:rPr>
                <w:rFonts w:ascii="Arial" w:hAnsi="Arial" w:cs="Arial"/>
                <w:i/>
                <w:color w:val="FF0000"/>
                <w:sz w:val="24"/>
                <w:szCs w:val="24"/>
              </w:rPr>
              <w:t xml:space="preserve">{For example, insert the Labor Category, </w:t>
            </w:r>
            <w:r w:rsidR="002C2DEF" w:rsidRPr="00443710">
              <w:rPr>
                <w:rFonts w:ascii="Arial" w:hAnsi="Arial" w:cs="Arial"/>
                <w:i/>
                <w:color w:val="FF0000"/>
                <w:sz w:val="24"/>
                <w:szCs w:val="24"/>
              </w:rPr>
              <w:t>i.e.</w:t>
            </w:r>
            <w:r w:rsidRPr="00443710">
              <w:rPr>
                <w:rFonts w:ascii="Arial" w:hAnsi="Arial" w:cs="Arial"/>
                <w:i/>
                <w:color w:val="FF0000"/>
                <w:sz w:val="24"/>
                <w:szCs w:val="24"/>
              </w:rPr>
              <w:t>, Contract Manager, etc.}</w:t>
            </w:r>
          </w:p>
        </w:tc>
        <w:tc>
          <w:tcPr>
            <w:tcW w:w="1448" w:type="dxa"/>
          </w:tcPr>
          <w:p w14:paraId="5F766997" w14:textId="77777777" w:rsidR="00D71821" w:rsidRPr="00443710" w:rsidRDefault="00D71821" w:rsidP="00D71821">
            <w:pPr>
              <w:tabs>
                <w:tab w:val="left" w:pos="720"/>
                <w:tab w:val="left" w:pos="1440"/>
                <w:tab w:val="left" w:pos="2160"/>
                <w:tab w:val="left" w:pos="2340"/>
              </w:tabs>
              <w:rPr>
                <w:rFonts w:ascii="Arial" w:hAnsi="Arial" w:cs="Arial"/>
                <w:color w:val="FF0000"/>
                <w:sz w:val="24"/>
                <w:szCs w:val="24"/>
              </w:rPr>
            </w:pPr>
            <w:r w:rsidRPr="00443710">
              <w:rPr>
                <w:rFonts w:ascii="Arial" w:hAnsi="Arial" w:cs="Arial"/>
                <w:i/>
                <w:color w:val="FF0000"/>
                <w:sz w:val="24"/>
                <w:szCs w:val="24"/>
              </w:rPr>
              <w:t>{Insert unit of measurement (UOM)}</w:t>
            </w:r>
          </w:p>
        </w:tc>
        <w:tc>
          <w:tcPr>
            <w:tcW w:w="2152" w:type="dxa"/>
          </w:tcPr>
          <w:p w14:paraId="5CBD9F8B" w14:textId="77777777" w:rsidR="00D71821" w:rsidRPr="00443710" w:rsidRDefault="00D71821" w:rsidP="00D71821">
            <w:pPr>
              <w:tabs>
                <w:tab w:val="left" w:pos="720"/>
                <w:tab w:val="left" w:pos="1440"/>
                <w:tab w:val="left" w:pos="2160"/>
                <w:tab w:val="left" w:pos="2340"/>
              </w:tabs>
              <w:rPr>
                <w:rFonts w:ascii="Arial" w:hAnsi="Arial" w:cs="Arial"/>
                <w:i/>
                <w:color w:val="FF0000"/>
                <w:sz w:val="24"/>
                <w:szCs w:val="24"/>
              </w:rPr>
            </w:pPr>
            <w:r w:rsidRPr="00443710">
              <w:rPr>
                <w:rFonts w:ascii="Arial" w:hAnsi="Arial" w:cs="Arial"/>
                <w:i/>
                <w:color w:val="FF0000"/>
                <w:sz w:val="24"/>
                <w:szCs w:val="24"/>
              </w:rPr>
              <w:t>{Insert the number (i.e. the quantity of UOM}</w:t>
            </w:r>
          </w:p>
        </w:tc>
      </w:tr>
      <w:tr w:rsidR="00D71821" w:rsidRPr="00443710" w14:paraId="28B51086" w14:textId="77777777" w:rsidTr="00991016">
        <w:trPr>
          <w:cantSplit/>
          <w:trHeight w:val="480"/>
          <w:jc w:val="center"/>
        </w:trPr>
        <w:tc>
          <w:tcPr>
            <w:tcW w:w="1080" w:type="dxa"/>
          </w:tcPr>
          <w:p w14:paraId="68DE85D9" w14:textId="77777777" w:rsidR="00D71821" w:rsidRPr="00443710" w:rsidRDefault="00D71821" w:rsidP="00D71821">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2</w:t>
            </w:r>
          </w:p>
        </w:tc>
        <w:tc>
          <w:tcPr>
            <w:tcW w:w="4762" w:type="dxa"/>
          </w:tcPr>
          <w:p w14:paraId="3BC1C9BF" w14:textId="77777777" w:rsidR="00D71821" w:rsidRPr="00443710" w:rsidRDefault="00D71821" w:rsidP="00D71821">
            <w:pPr>
              <w:tabs>
                <w:tab w:val="left" w:pos="450"/>
                <w:tab w:val="left" w:pos="1170"/>
                <w:tab w:val="left" w:pos="2160"/>
                <w:tab w:val="left" w:pos="2340"/>
              </w:tabs>
              <w:rPr>
                <w:rFonts w:ascii="Arial" w:hAnsi="Arial" w:cs="Arial"/>
                <w:i/>
                <w:color w:val="FF0000"/>
                <w:sz w:val="24"/>
                <w:szCs w:val="24"/>
              </w:rPr>
            </w:pPr>
            <w:r w:rsidRPr="00443710">
              <w:rPr>
                <w:rFonts w:ascii="Arial" w:hAnsi="Arial" w:cs="Arial"/>
                <w:i/>
                <w:color w:val="FF0000"/>
                <w:sz w:val="24"/>
                <w:szCs w:val="24"/>
              </w:rPr>
              <w:t>{Continue inserting Workload Data}</w:t>
            </w:r>
          </w:p>
        </w:tc>
        <w:tc>
          <w:tcPr>
            <w:tcW w:w="1448" w:type="dxa"/>
          </w:tcPr>
          <w:p w14:paraId="14657E27" w14:textId="77777777" w:rsidR="00D71821" w:rsidRPr="00443710" w:rsidRDefault="00D71821" w:rsidP="000D78D7">
            <w:pPr>
              <w:tabs>
                <w:tab w:val="left" w:pos="720"/>
                <w:tab w:val="left" w:pos="1440"/>
                <w:tab w:val="left" w:pos="2160"/>
                <w:tab w:val="left" w:pos="2340"/>
              </w:tabs>
              <w:rPr>
                <w:rFonts w:ascii="Arial" w:hAnsi="Arial" w:cs="Arial"/>
                <w:color w:val="FF0000"/>
                <w:sz w:val="24"/>
                <w:szCs w:val="24"/>
              </w:rPr>
            </w:pPr>
            <w:r w:rsidRPr="00443710">
              <w:rPr>
                <w:rFonts w:ascii="Arial" w:hAnsi="Arial" w:cs="Arial"/>
                <w:i/>
                <w:color w:val="FF0000"/>
                <w:sz w:val="24"/>
                <w:szCs w:val="24"/>
              </w:rPr>
              <w:t>{Continue inserting UOM}</w:t>
            </w:r>
          </w:p>
        </w:tc>
        <w:tc>
          <w:tcPr>
            <w:tcW w:w="2152" w:type="dxa"/>
          </w:tcPr>
          <w:p w14:paraId="14A568E0" w14:textId="77777777" w:rsidR="00D71821" w:rsidRPr="00443710" w:rsidRDefault="00D71821" w:rsidP="00D71821">
            <w:pPr>
              <w:rPr>
                <w:rFonts w:ascii="Arial" w:hAnsi="Arial" w:cs="Arial"/>
                <w:i/>
                <w:color w:val="FF0000"/>
                <w:sz w:val="24"/>
                <w:szCs w:val="24"/>
              </w:rPr>
            </w:pPr>
            <w:r w:rsidRPr="00443710">
              <w:rPr>
                <w:rFonts w:ascii="Arial" w:hAnsi="Arial" w:cs="Arial"/>
                <w:i/>
                <w:color w:val="FF0000"/>
                <w:sz w:val="24"/>
                <w:szCs w:val="24"/>
              </w:rPr>
              <w:t xml:space="preserve">{Continue inserting </w:t>
            </w:r>
            <w:r w:rsidR="00067D7E" w:rsidRPr="00443710">
              <w:rPr>
                <w:rFonts w:ascii="Arial" w:hAnsi="Arial" w:cs="Arial"/>
                <w:i/>
                <w:color w:val="FF0000"/>
                <w:sz w:val="24"/>
                <w:szCs w:val="24"/>
              </w:rPr>
              <w:t>the number (i.e. the quantity of UOM}</w:t>
            </w:r>
          </w:p>
        </w:tc>
      </w:tr>
    </w:tbl>
    <w:p w14:paraId="4547B288" w14:textId="77777777" w:rsidR="00A61178" w:rsidRPr="00443710" w:rsidRDefault="00A61178" w:rsidP="00F42CC4">
      <w:pPr>
        <w:tabs>
          <w:tab w:val="left" w:pos="576"/>
          <w:tab w:val="left" w:pos="1152"/>
          <w:tab w:val="left" w:pos="1728"/>
        </w:tabs>
        <w:suppressAutoHyphens/>
        <w:rPr>
          <w:rFonts w:ascii="Arial" w:hAnsi="Arial" w:cs="Arial"/>
          <w:sz w:val="24"/>
          <w:szCs w:val="24"/>
        </w:rPr>
      </w:pPr>
    </w:p>
    <w:p w14:paraId="6A98DAAE" w14:textId="77777777" w:rsidR="00666315" w:rsidRPr="00443710" w:rsidRDefault="00666315">
      <w:pPr>
        <w:rPr>
          <w:rFonts w:ascii="Arial" w:hAnsi="Arial" w:cs="Arial"/>
          <w:sz w:val="24"/>
          <w:szCs w:val="24"/>
        </w:rPr>
      </w:pPr>
      <w:r w:rsidRPr="00443710">
        <w:rPr>
          <w:rFonts w:ascii="Arial" w:hAnsi="Arial" w:cs="Arial"/>
          <w:sz w:val="24"/>
          <w:szCs w:val="24"/>
        </w:rPr>
        <w:br w:type="page"/>
      </w:r>
    </w:p>
    <w:p w14:paraId="6A6E87FF" w14:textId="090BC6D4" w:rsidR="00666315" w:rsidRPr="00443710" w:rsidRDefault="00666315" w:rsidP="00666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lastRenderedPageBreak/>
        <w:t xml:space="preserve">ATTACHMENT </w:t>
      </w:r>
      <w:r w:rsidR="00F22ADA">
        <w:rPr>
          <w:rFonts w:ascii="Arial" w:hAnsi="Arial" w:cs="Arial"/>
          <w:b/>
          <w:bCs/>
          <w:sz w:val="24"/>
          <w:szCs w:val="24"/>
        </w:rPr>
        <w:t>2</w:t>
      </w:r>
    </w:p>
    <w:p w14:paraId="2D642FEF" w14:textId="77777777" w:rsidR="00666315" w:rsidRPr="00443710" w:rsidRDefault="00666315" w:rsidP="00666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GOVERNMENT FURNISHED PROPERTY</w:t>
      </w:r>
      <w:r w:rsidR="00772DB8" w:rsidRPr="00443710">
        <w:rPr>
          <w:rFonts w:ascii="Arial" w:hAnsi="Arial" w:cs="Arial"/>
          <w:b/>
          <w:sz w:val="24"/>
          <w:szCs w:val="24"/>
        </w:rPr>
        <w:t xml:space="preserve"> (GFP)</w:t>
      </w:r>
    </w:p>
    <w:p w14:paraId="778FA5AF" w14:textId="77777777" w:rsidR="00411493" w:rsidRPr="00443710" w:rsidRDefault="00411493" w:rsidP="00441D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sz w:val="24"/>
          <w:szCs w:val="24"/>
        </w:rPr>
      </w:pPr>
    </w:p>
    <w:p w14:paraId="23E83EC7" w14:textId="77777777" w:rsidR="003371DF" w:rsidRPr="00443710" w:rsidRDefault="003371DF" w:rsidP="00620A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 xml:space="preserve">ALL RED </w:t>
      </w:r>
      <w:r w:rsidRPr="004B5FA1">
        <w:rPr>
          <w:rFonts w:ascii="Arial" w:hAnsi="Arial" w:cs="Arial"/>
          <w:i/>
          <w:color w:val="FF0000"/>
          <w:sz w:val="24"/>
          <w:szCs w:val="24"/>
        </w:rPr>
        <w:t>INSTRUCTION</w:t>
      </w:r>
      <w:r>
        <w:rPr>
          <w:rFonts w:ascii="Arial" w:hAnsi="Arial" w:cs="Arial"/>
          <w:i/>
          <w:color w:val="FF0000"/>
          <w:sz w:val="24"/>
          <w:szCs w:val="24"/>
        </w:rPr>
        <w:t xml:space="preserve">AL INFORMATION AND SAMPLE LANGUAGE </w:t>
      </w:r>
      <w:r w:rsidRPr="004B5FA1">
        <w:rPr>
          <w:rFonts w:ascii="Arial" w:hAnsi="Arial" w:cs="Arial"/>
          <w:i/>
          <w:color w:val="FF0000"/>
          <w:sz w:val="24"/>
          <w:szCs w:val="24"/>
        </w:rPr>
        <w:t>PRIOR TO FINALIZING THE PWS</w:t>
      </w:r>
      <w:r w:rsidRPr="00443710">
        <w:rPr>
          <w:rFonts w:ascii="Arial" w:hAnsi="Arial" w:cs="Arial"/>
          <w:i/>
          <w:color w:val="FF0000"/>
          <w:sz w:val="24"/>
          <w:szCs w:val="24"/>
        </w:rPr>
        <w:t>.</w:t>
      </w:r>
    </w:p>
    <w:p w14:paraId="1FBD2A31" w14:textId="77777777" w:rsidR="003371DF" w:rsidRDefault="003371DF" w:rsidP="00822848">
      <w:pPr>
        <w:spacing w:before="240"/>
        <w:rPr>
          <w:rFonts w:ascii="Arial" w:hAnsi="Arial" w:cs="Arial"/>
          <w:i/>
          <w:color w:val="FF0000"/>
          <w:sz w:val="24"/>
          <w:szCs w:val="24"/>
        </w:rPr>
      </w:pPr>
    </w:p>
    <w:p w14:paraId="370861BC" w14:textId="77777777" w:rsidR="00FA5933" w:rsidRPr="00443710" w:rsidRDefault="00FA5933" w:rsidP="00F03FC8">
      <w:pPr>
        <w:pStyle w:val="CommentText"/>
        <w:rPr>
          <w:rFonts w:ascii="Arial" w:hAnsi="Arial" w:cs="Arial"/>
          <w:i/>
          <w:color w:val="FF0000"/>
          <w:sz w:val="24"/>
          <w:szCs w:val="24"/>
        </w:rPr>
      </w:pPr>
      <w:r w:rsidRPr="00443710">
        <w:rPr>
          <w:rFonts w:ascii="Arial" w:hAnsi="Arial" w:cs="Arial"/>
          <w:i/>
          <w:color w:val="FF0000"/>
          <w:sz w:val="24"/>
          <w:szCs w:val="24"/>
        </w:rPr>
        <w:t xml:space="preserve">Please remember that by identifying the property in this section, this does not fulfill the requirement outlined in PGI 245.103-72 Government-furnished property attachments to solicitations and awards. </w:t>
      </w:r>
    </w:p>
    <w:p w14:paraId="579A2B28" w14:textId="77777777" w:rsidR="00FA5933" w:rsidRPr="00443710" w:rsidRDefault="00FA5933" w:rsidP="00F03FC8">
      <w:pPr>
        <w:pStyle w:val="CommentText"/>
        <w:rPr>
          <w:rFonts w:ascii="Arial" w:hAnsi="Arial" w:cs="Arial"/>
          <w:i/>
          <w:color w:val="FF0000"/>
          <w:sz w:val="24"/>
          <w:szCs w:val="24"/>
        </w:rPr>
      </w:pPr>
    </w:p>
    <w:p w14:paraId="507690C5" w14:textId="77777777" w:rsidR="00FA5933" w:rsidRPr="00443710" w:rsidRDefault="00FA5933" w:rsidP="00F03FC8">
      <w:pPr>
        <w:pStyle w:val="CommentText"/>
        <w:ind w:firstLine="720"/>
        <w:rPr>
          <w:rFonts w:ascii="Arial" w:hAnsi="Arial" w:cs="Arial"/>
          <w:i/>
          <w:color w:val="FF0000"/>
          <w:sz w:val="24"/>
          <w:szCs w:val="24"/>
        </w:rPr>
      </w:pPr>
      <w:r w:rsidRPr="00443710">
        <w:rPr>
          <w:rFonts w:ascii="Arial" w:hAnsi="Arial" w:cs="Arial"/>
          <w:i/>
          <w:color w:val="FF0000"/>
          <w:sz w:val="24"/>
          <w:szCs w:val="24"/>
        </w:rPr>
        <w:t>(a) When Government-furnished property (GFP) is anticipated, include the fillable electronic “Requisitioned Government Furnished Property” and/or “Scheduled Government Furnished Property” formats provided at the URLs listed in paragraphs (b) and (c) in solicitations and awards to—</w:t>
      </w:r>
    </w:p>
    <w:p w14:paraId="6F9CBD57" w14:textId="77777777" w:rsidR="00FA5933" w:rsidRPr="00443710" w:rsidRDefault="00FA5933" w:rsidP="00F03FC8">
      <w:pPr>
        <w:pStyle w:val="CommentText"/>
        <w:rPr>
          <w:rFonts w:ascii="Arial" w:hAnsi="Arial" w:cs="Arial"/>
          <w:i/>
          <w:color w:val="FF0000"/>
          <w:sz w:val="24"/>
          <w:szCs w:val="24"/>
        </w:rPr>
      </w:pPr>
    </w:p>
    <w:p w14:paraId="6B18A265" w14:textId="080207D7" w:rsidR="00FA5933" w:rsidRPr="00443710" w:rsidRDefault="00FA5933" w:rsidP="00F03FC8">
      <w:pPr>
        <w:pStyle w:val="CommentText"/>
        <w:ind w:left="720" w:firstLine="720"/>
        <w:rPr>
          <w:rFonts w:ascii="Arial" w:hAnsi="Arial" w:cs="Arial"/>
          <w:i/>
          <w:color w:val="FF0000"/>
          <w:sz w:val="24"/>
          <w:szCs w:val="24"/>
        </w:rPr>
      </w:pPr>
      <w:r w:rsidRPr="00443710">
        <w:rPr>
          <w:rFonts w:ascii="Arial" w:hAnsi="Arial" w:cs="Arial"/>
          <w:i/>
          <w:color w:val="FF0000"/>
          <w:sz w:val="24"/>
          <w:szCs w:val="24"/>
        </w:rPr>
        <w:t>(</w:t>
      </w:r>
      <w:r w:rsidR="0021194E">
        <w:rPr>
          <w:rFonts w:ascii="Arial" w:hAnsi="Arial" w:cs="Arial"/>
          <w:i/>
          <w:color w:val="FF0000"/>
          <w:sz w:val="24"/>
          <w:szCs w:val="24"/>
        </w:rPr>
        <w:t>i</w:t>
      </w:r>
      <w:r w:rsidRPr="00443710">
        <w:rPr>
          <w:rFonts w:ascii="Arial" w:hAnsi="Arial" w:cs="Arial"/>
          <w:i/>
          <w:color w:val="FF0000"/>
          <w:sz w:val="24"/>
          <w:szCs w:val="24"/>
        </w:rPr>
        <w:t xml:space="preserve">) Specify the required GFP data elements; and </w:t>
      </w:r>
    </w:p>
    <w:p w14:paraId="2B1AFD32" w14:textId="77777777" w:rsidR="00FA5933" w:rsidRPr="00443710" w:rsidRDefault="00FA5933" w:rsidP="00F03FC8">
      <w:pPr>
        <w:pStyle w:val="CommentText"/>
        <w:rPr>
          <w:rFonts w:ascii="Arial" w:hAnsi="Arial" w:cs="Arial"/>
          <w:i/>
          <w:color w:val="FF0000"/>
          <w:sz w:val="24"/>
          <w:szCs w:val="24"/>
        </w:rPr>
      </w:pPr>
    </w:p>
    <w:p w14:paraId="45702E6C" w14:textId="50F378E7" w:rsidR="00FA5933" w:rsidRPr="00443710" w:rsidRDefault="00FA5933" w:rsidP="00F03FC8">
      <w:pPr>
        <w:pStyle w:val="CommentText"/>
        <w:ind w:firstLine="1440"/>
        <w:rPr>
          <w:rFonts w:ascii="Arial" w:hAnsi="Arial" w:cs="Arial"/>
          <w:i/>
          <w:color w:val="FF0000"/>
          <w:sz w:val="24"/>
          <w:szCs w:val="24"/>
        </w:rPr>
      </w:pPr>
      <w:r w:rsidRPr="00443710">
        <w:rPr>
          <w:rFonts w:ascii="Arial" w:hAnsi="Arial" w:cs="Arial"/>
          <w:i/>
          <w:color w:val="FF0000"/>
          <w:sz w:val="24"/>
          <w:szCs w:val="24"/>
        </w:rPr>
        <w:t>(</w:t>
      </w:r>
      <w:r w:rsidR="0021194E">
        <w:rPr>
          <w:rFonts w:ascii="Arial" w:hAnsi="Arial" w:cs="Arial"/>
          <w:i/>
          <w:color w:val="FF0000"/>
          <w:sz w:val="24"/>
          <w:szCs w:val="24"/>
        </w:rPr>
        <w:t>ii</w:t>
      </w:r>
      <w:r w:rsidRPr="00443710">
        <w:rPr>
          <w:rFonts w:ascii="Arial" w:hAnsi="Arial" w:cs="Arial"/>
          <w:i/>
          <w:color w:val="FF0000"/>
          <w:sz w:val="24"/>
          <w:szCs w:val="24"/>
        </w:rPr>
        <w:t>) Accomplish the electronic transmission of requisitioned GFP lists and/or scheduled GFP lists.</w:t>
      </w:r>
    </w:p>
    <w:p w14:paraId="7BB1B51B" w14:textId="77777777" w:rsidR="00FA5933" w:rsidRPr="00443710" w:rsidRDefault="00FA5933" w:rsidP="00F03FC8">
      <w:pPr>
        <w:pStyle w:val="CommentText"/>
        <w:rPr>
          <w:rFonts w:ascii="Arial" w:hAnsi="Arial" w:cs="Arial"/>
          <w:i/>
          <w:color w:val="FF0000"/>
          <w:sz w:val="24"/>
          <w:szCs w:val="24"/>
        </w:rPr>
      </w:pPr>
    </w:p>
    <w:p w14:paraId="6B7DBEC6" w14:textId="77777777" w:rsidR="00FA5933" w:rsidRPr="00443710" w:rsidRDefault="00FA5933" w:rsidP="00F03FC8">
      <w:pPr>
        <w:pStyle w:val="CommentText"/>
        <w:ind w:firstLine="720"/>
        <w:rPr>
          <w:rFonts w:ascii="Arial" w:hAnsi="Arial" w:cs="Arial"/>
          <w:i/>
          <w:color w:val="FF0000"/>
          <w:sz w:val="24"/>
          <w:szCs w:val="24"/>
        </w:rPr>
      </w:pPr>
      <w:r w:rsidRPr="00443710">
        <w:rPr>
          <w:rFonts w:ascii="Arial" w:hAnsi="Arial" w:cs="Arial"/>
          <w:i/>
          <w:color w:val="FF0000"/>
          <w:sz w:val="24"/>
          <w:szCs w:val="24"/>
        </w:rPr>
        <w:t xml:space="preserve">(b) Requisitioned Government-furnished property. This format is a listing of Government Property to be authorized for </w:t>
      </w:r>
      <w:r w:rsidR="00500FEF" w:rsidRPr="00443710">
        <w:rPr>
          <w:rFonts w:ascii="Arial" w:hAnsi="Arial" w:cs="Arial"/>
          <w:i/>
          <w:color w:val="FF0000"/>
          <w:sz w:val="24"/>
          <w:szCs w:val="24"/>
        </w:rPr>
        <w:t>Contractor</w:t>
      </w:r>
      <w:r w:rsidRPr="00443710">
        <w:rPr>
          <w:rFonts w:ascii="Arial" w:hAnsi="Arial" w:cs="Arial"/>
          <w:i/>
          <w:color w:val="FF0000"/>
          <w:sz w:val="24"/>
          <w:szCs w:val="24"/>
        </w:rPr>
        <w:t xml:space="preserve"> requisition from DoD supply sources in accordance with the clause at FAR 52.251-1. The fillable PDF format for this attachment is available at the DoD Procurement Toolbox</w:t>
      </w:r>
    </w:p>
    <w:p w14:paraId="520C9668" w14:textId="77777777" w:rsidR="00FA5933" w:rsidRPr="00443710" w:rsidRDefault="00FA5933" w:rsidP="00F03FC8">
      <w:pPr>
        <w:pStyle w:val="CommentText"/>
        <w:rPr>
          <w:rFonts w:ascii="Arial" w:hAnsi="Arial" w:cs="Arial"/>
          <w:i/>
          <w:color w:val="FF0000"/>
          <w:sz w:val="24"/>
          <w:szCs w:val="24"/>
        </w:rPr>
      </w:pPr>
    </w:p>
    <w:p w14:paraId="47F303F3" w14:textId="77777777" w:rsidR="00FA5933" w:rsidRPr="00443710" w:rsidRDefault="003371DF" w:rsidP="00F03FC8">
      <w:pPr>
        <w:pStyle w:val="CommentText"/>
        <w:rPr>
          <w:rFonts w:ascii="Arial" w:hAnsi="Arial" w:cs="Arial"/>
          <w:i/>
          <w:color w:val="FF0000"/>
          <w:sz w:val="24"/>
          <w:szCs w:val="24"/>
        </w:rPr>
      </w:pPr>
      <w:hyperlink r:id="rId23" w:history="1">
        <w:r w:rsidRPr="005048AC">
          <w:rPr>
            <w:rStyle w:val="Hyperlink"/>
            <w:rFonts w:ascii="Arial" w:hAnsi="Arial" w:cs="Arial"/>
            <w:i/>
            <w:sz w:val="24"/>
            <w:szCs w:val="24"/>
          </w:rPr>
          <w:t>http://dodprocurementtoolbox.org/site/detail/id/26</w:t>
        </w:r>
      </w:hyperlink>
      <w:r>
        <w:rPr>
          <w:rFonts w:ascii="Arial" w:hAnsi="Arial" w:cs="Arial"/>
          <w:i/>
          <w:color w:val="FF0000"/>
          <w:sz w:val="24"/>
          <w:szCs w:val="24"/>
        </w:rPr>
        <w:t xml:space="preserve"> </w:t>
      </w:r>
      <w:r w:rsidR="00FA5933" w:rsidRPr="00443710">
        <w:rPr>
          <w:rFonts w:ascii="Arial" w:hAnsi="Arial" w:cs="Arial"/>
          <w:i/>
          <w:color w:val="FF0000"/>
          <w:sz w:val="24"/>
          <w:szCs w:val="24"/>
        </w:rPr>
        <w:t>In accordance with PGI 204.7105(b</w:t>
      </w:r>
      <w:r w:rsidR="002C2DEF" w:rsidRPr="00443710">
        <w:rPr>
          <w:rFonts w:ascii="Arial" w:hAnsi="Arial" w:cs="Arial"/>
          <w:i/>
          <w:color w:val="FF0000"/>
          <w:sz w:val="24"/>
          <w:szCs w:val="24"/>
        </w:rPr>
        <w:t>) (</w:t>
      </w:r>
      <w:r w:rsidR="00FA5933" w:rsidRPr="00443710">
        <w:rPr>
          <w:rFonts w:ascii="Arial" w:hAnsi="Arial" w:cs="Arial"/>
          <w:i/>
          <w:color w:val="FF0000"/>
          <w:sz w:val="24"/>
          <w:szCs w:val="24"/>
        </w:rPr>
        <w:t>5), enter a numerical sequence number for the attachment.</w:t>
      </w:r>
    </w:p>
    <w:p w14:paraId="50EB57E5" w14:textId="77777777" w:rsidR="00FA5933" w:rsidRPr="00443710" w:rsidRDefault="00FA5933" w:rsidP="00F03FC8">
      <w:pPr>
        <w:pStyle w:val="CommentText"/>
        <w:rPr>
          <w:rFonts w:ascii="Arial" w:hAnsi="Arial" w:cs="Arial"/>
          <w:i/>
          <w:color w:val="FF0000"/>
          <w:sz w:val="24"/>
          <w:szCs w:val="24"/>
        </w:rPr>
      </w:pPr>
    </w:p>
    <w:p w14:paraId="6F97C521" w14:textId="27721FCB" w:rsidR="00FA5933" w:rsidRPr="00443710" w:rsidRDefault="00FA5933" w:rsidP="00F03FC8">
      <w:pPr>
        <w:pStyle w:val="CommentText"/>
        <w:ind w:firstLine="720"/>
        <w:rPr>
          <w:rFonts w:ascii="Arial" w:hAnsi="Arial" w:cs="Arial"/>
          <w:i/>
          <w:color w:val="FF0000"/>
          <w:sz w:val="24"/>
          <w:szCs w:val="24"/>
        </w:rPr>
      </w:pPr>
      <w:r w:rsidRPr="00443710">
        <w:rPr>
          <w:rFonts w:ascii="Arial" w:hAnsi="Arial" w:cs="Arial"/>
          <w:i/>
          <w:color w:val="FF0000"/>
          <w:sz w:val="24"/>
          <w:szCs w:val="24"/>
        </w:rPr>
        <w:t xml:space="preserve">(c) Scheduled Government-furnished property. This format is a listing of the Government property to be provided, including when major end items are being provided under a modification or upgrade contract; or when reparable are being provided under a repair, modification, or overhaul contract. The fillable </w:t>
      </w:r>
      <w:r w:rsidR="00B1490E">
        <w:rPr>
          <w:rFonts w:ascii="Arial" w:hAnsi="Arial" w:cs="Arial"/>
          <w:i/>
          <w:color w:val="FF0000"/>
          <w:sz w:val="24"/>
          <w:szCs w:val="24"/>
        </w:rPr>
        <w:t>.mil</w:t>
      </w:r>
      <w:r w:rsidRPr="00443710">
        <w:rPr>
          <w:rFonts w:ascii="Arial" w:hAnsi="Arial" w:cs="Arial"/>
          <w:i/>
          <w:color w:val="FF0000"/>
          <w:sz w:val="24"/>
          <w:szCs w:val="24"/>
        </w:rPr>
        <w:t xml:space="preserve"> format for this attachment is available at the DoD Procurement Toolbox </w:t>
      </w:r>
      <w:hyperlink r:id="rId24" w:history="1">
        <w:r w:rsidR="003371DF" w:rsidRPr="005048AC">
          <w:rPr>
            <w:rStyle w:val="Hyperlink"/>
            <w:rFonts w:ascii="Arial" w:hAnsi="Arial" w:cs="Arial"/>
            <w:i/>
            <w:sz w:val="24"/>
            <w:szCs w:val="24"/>
          </w:rPr>
          <w:t>http://dodprocurementtoolbox.org/site/detail/id/26</w:t>
        </w:r>
      </w:hyperlink>
      <w:r w:rsidR="00CF434C">
        <w:rPr>
          <w:rStyle w:val="Hyperlink"/>
          <w:rFonts w:ascii="Arial" w:hAnsi="Arial" w:cs="Arial"/>
          <w:i/>
          <w:sz w:val="24"/>
          <w:szCs w:val="24"/>
        </w:rPr>
        <w:t>.</w:t>
      </w:r>
      <w:r w:rsidRPr="00443710">
        <w:rPr>
          <w:rFonts w:ascii="Arial" w:hAnsi="Arial" w:cs="Arial"/>
          <w:i/>
          <w:color w:val="FF0000"/>
          <w:sz w:val="24"/>
          <w:szCs w:val="24"/>
        </w:rPr>
        <w:t xml:space="preserve"> In accordance with PGI 204.7105(b)(5), enter a numerical sequence number for the attachment.</w:t>
      </w:r>
    </w:p>
    <w:p w14:paraId="2C727422" w14:textId="77777777" w:rsidR="00A61178" w:rsidRPr="00443710" w:rsidRDefault="00A61178" w:rsidP="008C2412">
      <w:pPr>
        <w:tabs>
          <w:tab w:val="left" w:pos="576"/>
          <w:tab w:val="left" w:pos="1152"/>
          <w:tab w:val="left" w:pos="1728"/>
        </w:tabs>
        <w:suppressAutoHyphens/>
        <w:jc w:val="both"/>
        <w:rPr>
          <w:rFonts w:ascii="Arial" w:hAnsi="Arial" w:cs="Arial"/>
          <w:color w:val="FF0000"/>
          <w:sz w:val="24"/>
          <w:szCs w:val="24"/>
        </w:rPr>
      </w:pPr>
    </w:p>
    <w:p w14:paraId="3DDDFA9E" w14:textId="77777777" w:rsidR="00D81042" w:rsidRPr="00443710" w:rsidRDefault="00D81042" w:rsidP="00441D21">
      <w:pPr>
        <w:tabs>
          <w:tab w:val="left" w:pos="576"/>
          <w:tab w:val="left" w:pos="1152"/>
          <w:tab w:val="left" w:pos="1728"/>
        </w:tabs>
        <w:suppressAutoHyphens/>
        <w:jc w:val="both"/>
        <w:rPr>
          <w:rFonts w:ascii="Arial" w:hAnsi="Arial" w:cs="Arial"/>
          <w:sz w:val="24"/>
          <w:szCs w:val="24"/>
        </w:rPr>
      </w:pPr>
    </w:p>
    <w:p w14:paraId="07E45711" w14:textId="77777777" w:rsidR="0030033C" w:rsidRPr="00443710" w:rsidRDefault="0030033C" w:rsidP="00441D21">
      <w:pPr>
        <w:jc w:val="both"/>
        <w:rPr>
          <w:rFonts w:ascii="Arial" w:hAnsi="Arial" w:cs="Arial"/>
          <w:i/>
          <w:color w:val="0000FF"/>
          <w:sz w:val="24"/>
          <w:szCs w:val="24"/>
        </w:rPr>
      </w:pPr>
    </w:p>
    <w:p w14:paraId="5DECEE95" w14:textId="7D281863" w:rsidR="0030033C" w:rsidRPr="00443710" w:rsidRDefault="0030033C" w:rsidP="00441D21">
      <w:pPr>
        <w:jc w:val="both"/>
        <w:rPr>
          <w:rFonts w:ascii="Arial" w:hAnsi="Arial" w:cs="Arial"/>
          <w:i/>
          <w:color w:val="0000FF"/>
          <w:sz w:val="24"/>
          <w:szCs w:val="24"/>
        </w:rPr>
      </w:pPr>
    </w:p>
    <w:sectPr w:rsidR="0030033C" w:rsidRPr="00443710" w:rsidSect="008C2412">
      <w:headerReference w:type="default" r:id="rId25"/>
      <w:footerReference w:type="default" r:id="rId26"/>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55FBF" w14:textId="77777777" w:rsidR="00821877" w:rsidRDefault="00821877" w:rsidP="009E222A">
      <w:r>
        <w:separator/>
      </w:r>
    </w:p>
  </w:endnote>
  <w:endnote w:type="continuationSeparator" w:id="0">
    <w:p w14:paraId="1E725E77" w14:textId="77777777" w:rsidR="00821877" w:rsidRDefault="00821877" w:rsidP="009E222A">
      <w:r>
        <w:continuationSeparator/>
      </w:r>
    </w:p>
  </w:endnote>
  <w:endnote w:type="continuationNotice" w:id="1">
    <w:p w14:paraId="7A3BDDE9" w14:textId="77777777" w:rsidR="00821877" w:rsidRDefault="008218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00242135" w:rsidR="006D7801" w:rsidRPr="00446288" w:rsidRDefault="006D7801" w:rsidP="00446288">
    <w:pPr>
      <w:pStyle w:val="Footer"/>
      <w:jc w:val="center"/>
      <w:rPr>
        <w:rFonts w:ascii="Arial" w:hAnsi="Arial" w:cs="Arial"/>
        <w:sz w:val="24"/>
        <w:szCs w:val="24"/>
      </w:rPr>
    </w:pPr>
    <w:r>
      <w:tab/>
    </w:r>
    <w:r>
      <w:tab/>
    </w:r>
    <w:r w:rsidR="000E7F6C" w:rsidRPr="0074309A">
      <w:rPr>
        <w:rFonts w:ascii="Arial" w:hAnsi="Arial" w:cs="Arial"/>
        <w:color w:val="FF0000"/>
        <w:sz w:val="24"/>
        <w:szCs w:val="24"/>
      </w:rPr>
      <w:t>A</w:t>
    </w:r>
    <w:r w:rsidRPr="0074309A">
      <w:rPr>
        <w:rFonts w:ascii="Arial" w:hAnsi="Arial" w:cs="Arial"/>
        <w:color w:val="FF0000"/>
        <w:sz w:val="24"/>
        <w:szCs w:val="24"/>
      </w:rPr>
      <w:t>U</w:t>
    </w:r>
    <w:r w:rsidR="000E7F6C" w:rsidRPr="0074309A">
      <w:rPr>
        <w:rFonts w:ascii="Arial" w:hAnsi="Arial" w:cs="Arial"/>
        <w:color w:val="FF0000"/>
        <w:sz w:val="24"/>
        <w:szCs w:val="24"/>
      </w:rPr>
      <w:t>G</w:t>
    </w:r>
    <w:r w:rsidRPr="0074309A">
      <w:rPr>
        <w:rFonts w:ascii="Arial" w:hAnsi="Arial" w:cs="Arial"/>
        <w:color w:val="FF0000"/>
        <w:sz w:val="24"/>
        <w:szCs w:val="24"/>
      </w:rPr>
      <w:t xml:space="preserve">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0E6B" w14:textId="77777777" w:rsidR="00821877" w:rsidRDefault="00821877" w:rsidP="009E222A">
      <w:r>
        <w:separator/>
      </w:r>
    </w:p>
  </w:footnote>
  <w:footnote w:type="continuationSeparator" w:id="0">
    <w:p w14:paraId="60E3EF87" w14:textId="77777777" w:rsidR="00821877" w:rsidRDefault="00821877" w:rsidP="009E222A">
      <w:r>
        <w:continuationSeparator/>
      </w:r>
    </w:p>
  </w:footnote>
  <w:footnote w:type="continuationNotice" w:id="1">
    <w:p w14:paraId="0F06FE91" w14:textId="77777777" w:rsidR="00821877" w:rsidRDefault="008218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031EC8C" w14:paraId="6FBC0C2C" w14:textId="77777777" w:rsidTr="6031EC8C">
      <w:trPr>
        <w:trHeight w:val="300"/>
      </w:trPr>
      <w:tc>
        <w:tcPr>
          <w:tcW w:w="3360" w:type="dxa"/>
        </w:tcPr>
        <w:p w14:paraId="5737DE4C" w14:textId="4D83F146" w:rsidR="6031EC8C" w:rsidRDefault="6031EC8C" w:rsidP="6031EC8C">
          <w:pPr>
            <w:pStyle w:val="Header"/>
            <w:ind w:left="-115"/>
          </w:pPr>
        </w:p>
      </w:tc>
      <w:tc>
        <w:tcPr>
          <w:tcW w:w="3360" w:type="dxa"/>
        </w:tcPr>
        <w:p w14:paraId="5066FBD5" w14:textId="06E6F5D2" w:rsidR="6031EC8C" w:rsidRDefault="6031EC8C" w:rsidP="6031EC8C">
          <w:pPr>
            <w:pStyle w:val="Header"/>
            <w:jc w:val="center"/>
          </w:pPr>
        </w:p>
      </w:tc>
      <w:tc>
        <w:tcPr>
          <w:tcW w:w="3360" w:type="dxa"/>
        </w:tcPr>
        <w:p w14:paraId="4D632317" w14:textId="6C177390" w:rsidR="6031EC8C" w:rsidRDefault="6031EC8C" w:rsidP="6031EC8C">
          <w:pPr>
            <w:pStyle w:val="Header"/>
            <w:ind w:right="-115"/>
            <w:jc w:val="right"/>
          </w:pPr>
        </w:p>
      </w:tc>
    </w:tr>
  </w:tbl>
  <w:p w14:paraId="27707BC0" w14:textId="4FEA90EC" w:rsidR="006D45D5" w:rsidRDefault="006D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5F91BD5"/>
    <w:multiLevelType w:val="hybridMultilevel"/>
    <w:tmpl w:val="D4181A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E3B786D"/>
    <w:multiLevelType w:val="hybridMultilevel"/>
    <w:tmpl w:val="892E1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34071675">
    <w:abstractNumId w:val="11"/>
  </w:num>
  <w:num w:numId="2" w16cid:durableId="278417732">
    <w:abstractNumId w:val="6"/>
  </w:num>
  <w:num w:numId="3" w16cid:durableId="393627415">
    <w:abstractNumId w:val="4"/>
  </w:num>
  <w:num w:numId="4" w16cid:durableId="1438595333">
    <w:abstractNumId w:val="12"/>
  </w:num>
  <w:num w:numId="5" w16cid:durableId="1851601522">
    <w:abstractNumId w:val="0"/>
  </w:num>
  <w:num w:numId="6" w16cid:durableId="1568606498">
    <w:abstractNumId w:val="10"/>
  </w:num>
  <w:num w:numId="7" w16cid:durableId="408625523">
    <w:abstractNumId w:val="3"/>
  </w:num>
  <w:num w:numId="8" w16cid:durableId="484660597">
    <w:abstractNumId w:val="2"/>
  </w:num>
  <w:num w:numId="9" w16cid:durableId="1039009324">
    <w:abstractNumId w:val="8"/>
  </w:num>
  <w:num w:numId="10" w16cid:durableId="1160773758">
    <w:abstractNumId w:val="1"/>
  </w:num>
  <w:num w:numId="11" w16cid:durableId="992560476">
    <w:abstractNumId w:val="9"/>
  </w:num>
  <w:num w:numId="12" w16cid:durableId="465240152">
    <w:abstractNumId w:val="7"/>
  </w:num>
  <w:num w:numId="13" w16cid:durableId="25883408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ffith, James R CIV USARMY CPE ST3 (USA)">
    <w15:presenceInfo w15:providerId="AD" w15:userId="S::james.r.griffith56.civ@army.mil::0569fc41-b1a4-4728-8500-2b1f83f083d7"/>
  </w15:person>
  <w15:person w15:author="Beljour, Richard CIV USARMY CPE ST3 (USA)">
    <w15:presenceInfo w15:providerId="AD" w15:userId="S::richard.beljour.civ@army.mil::9aefe0db-6689-4f7b-9955-d881ca34f2cc"/>
  </w15:person>
  <w15:person w15:author="Doan, D T (Yung) CIV USARMY CPE ST3 (USA)">
    <w15:presenceInfo w15:providerId="AD" w15:userId="S::dung.t.doan4.civ@army.mil::4214e2bc-8425-4454-9d06-19e54e078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A7A"/>
    <w:rsid w:val="00002D70"/>
    <w:rsid w:val="00003576"/>
    <w:rsid w:val="00004779"/>
    <w:rsid w:val="00004BDB"/>
    <w:rsid w:val="00007A8D"/>
    <w:rsid w:val="00010652"/>
    <w:rsid w:val="00010896"/>
    <w:rsid w:val="00010E79"/>
    <w:rsid w:val="000126C0"/>
    <w:rsid w:val="000134F7"/>
    <w:rsid w:val="0001370D"/>
    <w:rsid w:val="00016F13"/>
    <w:rsid w:val="000219BB"/>
    <w:rsid w:val="00021C00"/>
    <w:rsid w:val="00031046"/>
    <w:rsid w:val="000323FC"/>
    <w:rsid w:val="00034BD5"/>
    <w:rsid w:val="000357A6"/>
    <w:rsid w:val="00036D2E"/>
    <w:rsid w:val="00037248"/>
    <w:rsid w:val="00037277"/>
    <w:rsid w:val="0003735B"/>
    <w:rsid w:val="00037977"/>
    <w:rsid w:val="000406C8"/>
    <w:rsid w:val="00040BF4"/>
    <w:rsid w:val="00041326"/>
    <w:rsid w:val="00042996"/>
    <w:rsid w:val="00042D90"/>
    <w:rsid w:val="000452B4"/>
    <w:rsid w:val="00045FE3"/>
    <w:rsid w:val="000461BE"/>
    <w:rsid w:val="000468B7"/>
    <w:rsid w:val="00050342"/>
    <w:rsid w:val="0005190B"/>
    <w:rsid w:val="00052191"/>
    <w:rsid w:val="00052E02"/>
    <w:rsid w:val="00054928"/>
    <w:rsid w:val="000606A0"/>
    <w:rsid w:val="000610AF"/>
    <w:rsid w:val="00061397"/>
    <w:rsid w:val="0006258A"/>
    <w:rsid w:val="00064CDF"/>
    <w:rsid w:val="00066052"/>
    <w:rsid w:val="000661D6"/>
    <w:rsid w:val="0006674B"/>
    <w:rsid w:val="00067D7E"/>
    <w:rsid w:val="00071910"/>
    <w:rsid w:val="0007525B"/>
    <w:rsid w:val="00075EE0"/>
    <w:rsid w:val="00075FAB"/>
    <w:rsid w:val="000764D9"/>
    <w:rsid w:val="00077DD5"/>
    <w:rsid w:val="00080FB3"/>
    <w:rsid w:val="000819FF"/>
    <w:rsid w:val="00081CDE"/>
    <w:rsid w:val="00083123"/>
    <w:rsid w:val="000856BE"/>
    <w:rsid w:val="00086129"/>
    <w:rsid w:val="000946AC"/>
    <w:rsid w:val="000951C3"/>
    <w:rsid w:val="00096B81"/>
    <w:rsid w:val="00096E15"/>
    <w:rsid w:val="00097DDC"/>
    <w:rsid w:val="000A0BC0"/>
    <w:rsid w:val="000A0E84"/>
    <w:rsid w:val="000A1953"/>
    <w:rsid w:val="000A4936"/>
    <w:rsid w:val="000A4989"/>
    <w:rsid w:val="000A50D6"/>
    <w:rsid w:val="000A6C9D"/>
    <w:rsid w:val="000B1EAD"/>
    <w:rsid w:val="000B358F"/>
    <w:rsid w:val="000B3D53"/>
    <w:rsid w:val="000B4E5C"/>
    <w:rsid w:val="000B6148"/>
    <w:rsid w:val="000B6844"/>
    <w:rsid w:val="000B72AC"/>
    <w:rsid w:val="000B7382"/>
    <w:rsid w:val="000C3494"/>
    <w:rsid w:val="000C4705"/>
    <w:rsid w:val="000C7380"/>
    <w:rsid w:val="000C7500"/>
    <w:rsid w:val="000D12C8"/>
    <w:rsid w:val="000D207E"/>
    <w:rsid w:val="000D5B55"/>
    <w:rsid w:val="000D78D7"/>
    <w:rsid w:val="000E0746"/>
    <w:rsid w:val="000E0C40"/>
    <w:rsid w:val="000E1EDA"/>
    <w:rsid w:val="000E2883"/>
    <w:rsid w:val="000E3126"/>
    <w:rsid w:val="000E5161"/>
    <w:rsid w:val="000E7F6C"/>
    <w:rsid w:val="000F106B"/>
    <w:rsid w:val="000F19ED"/>
    <w:rsid w:val="000F5CB3"/>
    <w:rsid w:val="000F61CB"/>
    <w:rsid w:val="000F7C4C"/>
    <w:rsid w:val="000F7F25"/>
    <w:rsid w:val="001013DE"/>
    <w:rsid w:val="001137FD"/>
    <w:rsid w:val="0012138C"/>
    <w:rsid w:val="00122B89"/>
    <w:rsid w:val="00124BE9"/>
    <w:rsid w:val="001277AC"/>
    <w:rsid w:val="00127D1C"/>
    <w:rsid w:val="00133701"/>
    <w:rsid w:val="0013411B"/>
    <w:rsid w:val="001348DB"/>
    <w:rsid w:val="00137973"/>
    <w:rsid w:val="00137A02"/>
    <w:rsid w:val="0014070C"/>
    <w:rsid w:val="001410DD"/>
    <w:rsid w:val="00141D1E"/>
    <w:rsid w:val="00144678"/>
    <w:rsid w:val="00145A69"/>
    <w:rsid w:val="00147862"/>
    <w:rsid w:val="0015134A"/>
    <w:rsid w:val="0015580A"/>
    <w:rsid w:val="00155E54"/>
    <w:rsid w:val="00160552"/>
    <w:rsid w:val="00160E2D"/>
    <w:rsid w:val="00161A30"/>
    <w:rsid w:val="001624EE"/>
    <w:rsid w:val="00162BC2"/>
    <w:rsid w:val="001663C3"/>
    <w:rsid w:val="00167733"/>
    <w:rsid w:val="00171D2A"/>
    <w:rsid w:val="00171F09"/>
    <w:rsid w:val="00172D5D"/>
    <w:rsid w:val="001768C7"/>
    <w:rsid w:val="00177EF5"/>
    <w:rsid w:val="00181007"/>
    <w:rsid w:val="00184B77"/>
    <w:rsid w:val="0018631E"/>
    <w:rsid w:val="00187A83"/>
    <w:rsid w:val="00190659"/>
    <w:rsid w:val="00192F62"/>
    <w:rsid w:val="00197FCD"/>
    <w:rsid w:val="001A1108"/>
    <w:rsid w:val="001A25B6"/>
    <w:rsid w:val="001A372C"/>
    <w:rsid w:val="001A5591"/>
    <w:rsid w:val="001A6E87"/>
    <w:rsid w:val="001B1523"/>
    <w:rsid w:val="001B60AF"/>
    <w:rsid w:val="001C1C5E"/>
    <w:rsid w:val="001C2E7A"/>
    <w:rsid w:val="001C37B5"/>
    <w:rsid w:val="001C4C2B"/>
    <w:rsid w:val="001C6BDF"/>
    <w:rsid w:val="001C79C9"/>
    <w:rsid w:val="001C7F09"/>
    <w:rsid w:val="001D24BA"/>
    <w:rsid w:val="001D3834"/>
    <w:rsid w:val="001D724D"/>
    <w:rsid w:val="001D7842"/>
    <w:rsid w:val="001D7A0E"/>
    <w:rsid w:val="001E160C"/>
    <w:rsid w:val="001E1732"/>
    <w:rsid w:val="001E2E76"/>
    <w:rsid w:val="001E34F7"/>
    <w:rsid w:val="001E35BA"/>
    <w:rsid w:val="001E6F0E"/>
    <w:rsid w:val="001E73BF"/>
    <w:rsid w:val="001F039F"/>
    <w:rsid w:val="001F1D88"/>
    <w:rsid w:val="001F2300"/>
    <w:rsid w:val="001F350C"/>
    <w:rsid w:val="001F3598"/>
    <w:rsid w:val="001F4117"/>
    <w:rsid w:val="001F5555"/>
    <w:rsid w:val="00200F5C"/>
    <w:rsid w:val="00202245"/>
    <w:rsid w:val="00203646"/>
    <w:rsid w:val="00204AC5"/>
    <w:rsid w:val="00204D4B"/>
    <w:rsid w:val="002066CB"/>
    <w:rsid w:val="0021163E"/>
    <w:rsid w:val="0021194E"/>
    <w:rsid w:val="00211A4D"/>
    <w:rsid w:val="00211C9F"/>
    <w:rsid w:val="0021256E"/>
    <w:rsid w:val="00213255"/>
    <w:rsid w:val="002141BF"/>
    <w:rsid w:val="00217723"/>
    <w:rsid w:val="00222180"/>
    <w:rsid w:val="00222209"/>
    <w:rsid w:val="00223154"/>
    <w:rsid w:val="00223BF6"/>
    <w:rsid w:val="00223FFB"/>
    <w:rsid w:val="00225347"/>
    <w:rsid w:val="00227B03"/>
    <w:rsid w:val="002348ED"/>
    <w:rsid w:val="0023597F"/>
    <w:rsid w:val="0023670B"/>
    <w:rsid w:val="00242891"/>
    <w:rsid w:val="00243550"/>
    <w:rsid w:val="0024703B"/>
    <w:rsid w:val="00250ACD"/>
    <w:rsid w:val="00251DDE"/>
    <w:rsid w:val="00251E03"/>
    <w:rsid w:val="00253A95"/>
    <w:rsid w:val="00255C50"/>
    <w:rsid w:val="002562A9"/>
    <w:rsid w:val="002567F9"/>
    <w:rsid w:val="00257165"/>
    <w:rsid w:val="00260C5F"/>
    <w:rsid w:val="00260EF2"/>
    <w:rsid w:val="0026220F"/>
    <w:rsid w:val="002627C9"/>
    <w:rsid w:val="002632B7"/>
    <w:rsid w:val="0026335E"/>
    <w:rsid w:val="00265CE8"/>
    <w:rsid w:val="0026613F"/>
    <w:rsid w:val="00266283"/>
    <w:rsid w:val="00266565"/>
    <w:rsid w:val="00267F06"/>
    <w:rsid w:val="00270B91"/>
    <w:rsid w:val="0027394B"/>
    <w:rsid w:val="00276353"/>
    <w:rsid w:val="00276E0B"/>
    <w:rsid w:val="00277DDF"/>
    <w:rsid w:val="00280CED"/>
    <w:rsid w:val="00284367"/>
    <w:rsid w:val="00285219"/>
    <w:rsid w:val="00285410"/>
    <w:rsid w:val="00285485"/>
    <w:rsid w:val="002865C4"/>
    <w:rsid w:val="00292831"/>
    <w:rsid w:val="002A02E2"/>
    <w:rsid w:val="002A290E"/>
    <w:rsid w:val="002A3119"/>
    <w:rsid w:val="002A793B"/>
    <w:rsid w:val="002A7E45"/>
    <w:rsid w:val="002B085B"/>
    <w:rsid w:val="002B0950"/>
    <w:rsid w:val="002B2A45"/>
    <w:rsid w:val="002B33DD"/>
    <w:rsid w:val="002B6047"/>
    <w:rsid w:val="002C06BF"/>
    <w:rsid w:val="002C0BA8"/>
    <w:rsid w:val="002C11EA"/>
    <w:rsid w:val="002C23F6"/>
    <w:rsid w:val="002C2DEF"/>
    <w:rsid w:val="002C3368"/>
    <w:rsid w:val="002C4E08"/>
    <w:rsid w:val="002C6C57"/>
    <w:rsid w:val="002C6F44"/>
    <w:rsid w:val="002C7E8E"/>
    <w:rsid w:val="002D1FE5"/>
    <w:rsid w:val="002D5966"/>
    <w:rsid w:val="002D5C5D"/>
    <w:rsid w:val="002D70E1"/>
    <w:rsid w:val="002E0119"/>
    <w:rsid w:val="002E1770"/>
    <w:rsid w:val="002E3BE2"/>
    <w:rsid w:val="002E4828"/>
    <w:rsid w:val="002E5C0A"/>
    <w:rsid w:val="002E738B"/>
    <w:rsid w:val="002F034B"/>
    <w:rsid w:val="002F113F"/>
    <w:rsid w:val="002F4036"/>
    <w:rsid w:val="002F65CA"/>
    <w:rsid w:val="002F7DBD"/>
    <w:rsid w:val="0030033C"/>
    <w:rsid w:val="003024AE"/>
    <w:rsid w:val="00305DA6"/>
    <w:rsid w:val="0030622F"/>
    <w:rsid w:val="003109AD"/>
    <w:rsid w:val="00311B41"/>
    <w:rsid w:val="00314F8B"/>
    <w:rsid w:val="00316BBA"/>
    <w:rsid w:val="003203BF"/>
    <w:rsid w:val="00320BDC"/>
    <w:rsid w:val="003214E6"/>
    <w:rsid w:val="00322321"/>
    <w:rsid w:val="003233DA"/>
    <w:rsid w:val="00323AFC"/>
    <w:rsid w:val="00330D9C"/>
    <w:rsid w:val="0033207D"/>
    <w:rsid w:val="00333193"/>
    <w:rsid w:val="00333286"/>
    <w:rsid w:val="0033354A"/>
    <w:rsid w:val="00333576"/>
    <w:rsid w:val="00334120"/>
    <w:rsid w:val="00334204"/>
    <w:rsid w:val="00335031"/>
    <w:rsid w:val="003357C7"/>
    <w:rsid w:val="00336DE0"/>
    <w:rsid w:val="003371DF"/>
    <w:rsid w:val="00341793"/>
    <w:rsid w:val="003427F6"/>
    <w:rsid w:val="00343D28"/>
    <w:rsid w:val="003444D5"/>
    <w:rsid w:val="0035261D"/>
    <w:rsid w:val="00352876"/>
    <w:rsid w:val="00354D07"/>
    <w:rsid w:val="003550EA"/>
    <w:rsid w:val="00355171"/>
    <w:rsid w:val="00355285"/>
    <w:rsid w:val="00355306"/>
    <w:rsid w:val="00362EB5"/>
    <w:rsid w:val="003727A6"/>
    <w:rsid w:val="00374C33"/>
    <w:rsid w:val="00377CA5"/>
    <w:rsid w:val="00382900"/>
    <w:rsid w:val="00386F3E"/>
    <w:rsid w:val="003872E3"/>
    <w:rsid w:val="00392CD9"/>
    <w:rsid w:val="00392CDF"/>
    <w:rsid w:val="00392DDE"/>
    <w:rsid w:val="00393498"/>
    <w:rsid w:val="00394839"/>
    <w:rsid w:val="00394F35"/>
    <w:rsid w:val="0039629C"/>
    <w:rsid w:val="003A0011"/>
    <w:rsid w:val="003A1575"/>
    <w:rsid w:val="003A3925"/>
    <w:rsid w:val="003A3EDC"/>
    <w:rsid w:val="003A407F"/>
    <w:rsid w:val="003A4281"/>
    <w:rsid w:val="003A4DC3"/>
    <w:rsid w:val="003A67DB"/>
    <w:rsid w:val="003A6960"/>
    <w:rsid w:val="003B15F1"/>
    <w:rsid w:val="003B1C29"/>
    <w:rsid w:val="003B466B"/>
    <w:rsid w:val="003C5E0E"/>
    <w:rsid w:val="003C654A"/>
    <w:rsid w:val="003C783D"/>
    <w:rsid w:val="003C7C8E"/>
    <w:rsid w:val="003D0297"/>
    <w:rsid w:val="003D04B2"/>
    <w:rsid w:val="003D1FAF"/>
    <w:rsid w:val="003D39C9"/>
    <w:rsid w:val="003D3C37"/>
    <w:rsid w:val="003D4881"/>
    <w:rsid w:val="003D599F"/>
    <w:rsid w:val="003D60AD"/>
    <w:rsid w:val="003D6485"/>
    <w:rsid w:val="003D719C"/>
    <w:rsid w:val="003E2303"/>
    <w:rsid w:val="003E52CD"/>
    <w:rsid w:val="003E6677"/>
    <w:rsid w:val="003E78B2"/>
    <w:rsid w:val="003F0BA8"/>
    <w:rsid w:val="003F20D7"/>
    <w:rsid w:val="003F28D4"/>
    <w:rsid w:val="003F4B96"/>
    <w:rsid w:val="003F537E"/>
    <w:rsid w:val="003F677B"/>
    <w:rsid w:val="003F74B1"/>
    <w:rsid w:val="004003FE"/>
    <w:rsid w:val="00403BCD"/>
    <w:rsid w:val="00407AFF"/>
    <w:rsid w:val="004107E9"/>
    <w:rsid w:val="00410A6C"/>
    <w:rsid w:val="00411493"/>
    <w:rsid w:val="00414085"/>
    <w:rsid w:val="00417143"/>
    <w:rsid w:val="0041788A"/>
    <w:rsid w:val="004218A5"/>
    <w:rsid w:val="00423738"/>
    <w:rsid w:val="004237C5"/>
    <w:rsid w:val="00423C79"/>
    <w:rsid w:val="00423FC6"/>
    <w:rsid w:val="00427960"/>
    <w:rsid w:val="00427A2D"/>
    <w:rsid w:val="004304E3"/>
    <w:rsid w:val="00430B22"/>
    <w:rsid w:val="0043193E"/>
    <w:rsid w:val="00431B73"/>
    <w:rsid w:val="00431B9D"/>
    <w:rsid w:val="004335F4"/>
    <w:rsid w:val="00437E1B"/>
    <w:rsid w:val="00440213"/>
    <w:rsid w:val="00440F02"/>
    <w:rsid w:val="00441D21"/>
    <w:rsid w:val="004430D1"/>
    <w:rsid w:val="004431B0"/>
    <w:rsid w:val="00443710"/>
    <w:rsid w:val="00443B66"/>
    <w:rsid w:val="00445BAA"/>
    <w:rsid w:val="00446288"/>
    <w:rsid w:val="004465D5"/>
    <w:rsid w:val="004502CB"/>
    <w:rsid w:val="00451782"/>
    <w:rsid w:val="00451AE9"/>
    <w:rsid w:val="00453928"/>
    <w:rsid w:val="00453ECF"/>
    <w:rsid w:val="00455AC5"/>
    <w:rsid w:val="00455D42"/>
    <w:rsid w:val="00456338"/>
    <w:rsid w:val="004567C5"/>
    <w:rsid w:val="00456BE7"/>
    <w:rsid w:val="00460982"/>
    <w:rsid w:val="0046160D"/>
    <w:rsid w:val="00461676"/>
    <w:rsid w:val="004624B3"/>
    <w:rsid w:val="004652B9"/>
    <w:rsid w:val="004657BA"/>
    <w:rsid w:val="0046580C"/>
    <w:rsid w:val="00466439"/>
    <w:rsid w:val="00467E42"/>
    <w:rsid w:val="00472E74"/>
    <w:rsid w:val="0047527A"/>
    <w:rsid w:val="00480B7A"/>
    <w:rsid w:val="004830CA"/>
    <w:rsid w:val="00483D41"/>
    <w:rsid w:val="00484743"/>
    <w:rsid w:val="00486A13"/>
    <w:rsid w:val="004913AD"/>
    <w:rsid w:val="0049142B"/>
    <w:rsid w:val="004A023D"/>
    <w:rsid w:val="004A1123"/>
    <w:rsid w:val="004A4ED9"/>
    <w:rsid w:val="004B1C6F"/>
    <w:rsid w:val="004B5BBB"/>
    <w:rsid w:val="004B5FA1"/>
    <w:rsid w:val="004B6B1F"/>
    <w:rsid w:val="004B794E"/>
    <w:rsid w:val="004C151E"/>
    <w:rsid w:val="004C28C4"/>
    <w:rsid w:val="004C29AD"/>
    <w:rsid w:val="004C469F"/>
    <w:rsid w:val="004C5637"/>
    <w:rsid w:val="004C5671"/>
    <w:rsid w:val="004C6203"/>
    <w:rsid w:val="004C6916"/>
    <w:rsid w:val="004D020C"/>
    <w:rsid w:val="004D0899"/>
    <w:rsid w:val="004D1533"/>
    <w:rsid w:val="004E02A6"/>
    <w:rsid w:val="004E070C"/>
    <w:rsid w:val="004E087E"/>
    <w:rsid w:val="004E0C6D"/>
    <w:rsid w:val="004E2B84"/>
    <w:rsid w:val="004E3112"/>
    <w:rsid w:val="004E3645"/>
    <w:rsid w:val="004E3FED"/>
    <w:rsid w:val="004E42DC"/>
    <w:rsid w:val="004F01A8"/>
    <w:rsid w:val="004F3FAA"/>
    <w:rsid w:val="004F472A"/>
    <w:rsid w:val="004F5423"/>
    <w:rsid w:val="004F7870"/>
    <w:rsid w:val="00500903"/>
    <w:rsid w:val="00500FEF"/>
    <w:rsid w:val="0050103D"/>
    <w:rsid w:val="00503CFD"/>
    <w:rsid w:val="005045E3"/>
    <w:rsid w:val="005051EB"/>
    <w:rsid w:val="00510A13"/>
    <w:rsid w:val="00511E93"/>
    <w:rsid w:val="00512EFE"/>
    <w:rsid w:val="00517E5B"/>
    <w:rsid w:val="00524933"/>
    <w:rsid w:val="0052654F"/>
    <w:rsid w:val="00531229"/>
    <w:rsid w:val="005320C7"/>
    <w:rsid w:val="0053269D"/>
    <w:rsid w:val="005328C1"/>
    <w:rsid w:val="00532AC9"/>
    <w:rsid w:val="00533BB2"/>
    <w:rsid w:val="005341BA"/>
    <w:rsid w:val="00537E34"/>
    <w:rsid w:val="005412A5"/>
    <w:rsid w:val="00542086"/>
    <w:rsid w:val="005428C9"/>
    <w:rsid w:val="0054638D"/>
    <w:rsid w:val="0054737B"/>
    <w:rsid w:val="00552C64"/>
    <w:rsid w:val="005538FF"/>
    <w:rsid w:val="00553AA5"/>
    <w:rsid w:val="00554A4F"/>
    <w:rsid w:val="0055552B"/>
    <w:rsid w:val="005561EB"/>
    <w:rsid w:val="0055725D"/>
    <w:rsid w:val="00557A3F"/>
    <w:rsid w:val="00560085"/>
    <w:rsid w:val="005601E0"/>
    <w:rsid w:val="00560256"/>
    <w:rsid w:val="005613CC"/>
    <w:rsid w:val="00561F67"/>
    <w:rsid w:val="00563133"/>
    <w:rsid w:val="0057152A"/>
    <w:rsid w:val="00572D3D"/>
    <w:rsid w:val="00574DC3"/>
    <w:rsid w:val="005752F2"/>
    <w:rsid w:val="00575DD0"/>
    <w:rsid w:val="005767B0"/>
    <w:rsid w:val="00576DB0"/>
    <w:rsid w:val="00577292"/>
    <w:rsid w:val="005777AC"/>
    <w:rsid w:val="00582E49"/>
    <w:rsid w:val="00583946"/>
    <w:rsid w:val="0058448E"/>
    <w:rsid w:val="005851A8"/>
    <w:rsid w:val="00585EE4"/>
    <w:rsid w:val="00586212"/>
    <w:rsid w:val="00591106"/>
    <w:rsid w:val="00591662"/>
    <w:rsid w:val="005929A7"/>
    <w:rsid w:val="00593146"/>
    <w:rsid w:val="00597FC0"/>
    <w:rsid w:val="005A0BD0"/>
    <w:rsid w:val="005A1AD4"/>
    <w:rsid w:val="005A2819"/>
    <w:rsid w:val="005A69F4"/>
    <w:rsid w:val="005B215E"/>
    <w:rsid w:val="005B2C4A"/>
    <w:rsid w:val="005C057A"/>
    <w:rsid w:val="005C08FE"/>
    <w:rsid w:val="005C5E7E"/>
    <w:rsid w:val="005C6D38"/>
    <w:rsid w:val="005C7B9C"/>
    <w:rsid w:val="005C7D13"/>
    <w:rsid w:val="005D14C5"/>
    <w:rsid w:val="005D258F"/>
    <w:rsid w:val="005D3A7C"/>
    <w:rsid w:val="005D5E13"/>
    <w:rsid w:val="005D7D18"/>
    <w:rsid w:val="005E321E"/>
    <w:rsid w:val="005E3C50"/>
    <w:rsid w:val="005E54B1"/>
    <w:rsid w:val="005E55DA"/>
    <w:rsid w:val="005E5D2E"/>
    <w:rsid w:val="005E673A"/>
    <w:rsid w:val="005E6C5F"/>
    <w:rsid w:val="005F0CC4"/>
    <w:rsid w:val="005F0E95"/>
    <w:rsid w:val="005F15A3"/>
    <w:rsid w:val="005F1746"/>
    <w:rsid w:val="005F2786"/>
    <w:rsid w:val="005F3627"/>
    <w:rsid w:val="005F7E2F"/>
    <w:rsid w:val="00601022"/>
    <w:rsid w:val="006011BD"/>
    <w:rsid w:val="00603504"/>
    <w:rsid w:val="00603629"/>
    <w:rsid w:val="00603AEE"/>
    <w:rsid w:val="00604952"/>
    <w:rsid w:val="00605A63"/>
    <w:rsid w:val="00605DF6"/>
    <w:rsid w:val="00610043"/>
    <w:rsid w:val="006105F5"/>
    <w:rsid w:val="00610628"/>
    <w:rsid w:val="006110D4"/>
    <w:rsid w:val="00611F75"/>
    <w:rsid w:val="00614876"/>
    <w:rsid w:val="0061595B"/>
    <w:rsid w:val="00615E80"/>
    <w:rsid w:val="006172B2"/>
    <w:rsid w:val="00620A40"/>
    <w:rsid w:val="00621009"/>
    <w:rsid w:val="00621D68"/>
    <w:rsid w:val="00623727"/>
    <w:rsid w:val="00624575"/>
    <w:rsid w:val="0062534D"/>
    <w:rsid w:val="00630F40"/>
    <w:rsid w:val="0063117F"/>
    <w:rsid w:val="00633210"/>
    <w:rsid w:val="006373AB"/>
    <w:rsid w:val="00637C54"/>
    <w:rsid w:val="00640026"/>
    <w:rsid w:val="00641587"/>
    <w:rsid w:val="00641860"/>
    <w:rsid w:val="00643515"/>
    <w:rsid w:val="006444C6"/>
    <w:rsid w:val="00645776"/>
    <w:rsid w:val="006459FE"/>
    <w:rsid w:val="00645C62"/>
    <w:rsid w:val="006474BA"/>
    <w:rsid w:val="00650A62"/>
    <w:rsid w:val="006521BD"/>
    <w:rsid w:val="00653F60"/>
    <w:rsid w:val="00654EAD"/>
    <w:rsid w:val="00655CD5"/>
    <w:rsid w:val="00657240"/>
    <w:rsid w:val="00657278"/>
    <w:rsid w:val="00657C8B"/>
    <w:rsid w:val="00657CA6"/>
    <w:rsid w:val="00661A19"/>
    <w:rsid w:val="00662D37"/>
    <w:rsid w:val="00665781"/>
    <w:rsid w:val="00666315"/>
    <w:rsid w:val="00667646"/>
    <w:rsid w:val="00671459"/>
    <w:rsid w:val="00671C31"/>
    <w:rsid w:val="00671F45"/>
    <w:rsid w:val="0067275D"/>
    <w:rsid w:val="006736C5"/>
    <w:rsid w:val="0067453E"/>
    <w:rsid w:val="00674C18"/>
    <w:rsid w:val="00680DB6"/>
    <w:rsid w:val="00681672"/>
    <w:rsid w:val="00683161"/>
    <w:rsid w:val="00683D1B"/>
    <w:rsid w:val="00685304"/>
    <w:rsid w:val="00686345"/>
    <w:rsid w:val="006877E9"/>
    <w:rsid w:val="00690F55"/>
    <w:rsid w:val="0069135D"/>
    <w:rsid w:val="00691F3A"/>
    <w:rsid w:val="006928D6"/>
    <w:rsid w:val="006931DA"/>
    <w:rsid w:val="006931F1"/>
    <w:rsid w:val="006952A1"/>
    <w:rsid w:val="006A043A"/>
    <w:rsid w:val="006A0C6B"/>
    <w:rsid w:val="006A14CE"/>
    <w:rsid w:val="006A2F52"/>
    <w:rsid w:val="006A49C1"/>
    <w:rsid w:val="006A4EE6"/>
    <w:rsid w:val="006A5346"/>
    <w:rsid w:val="006B1B84"/>
    <w:rsid w:val="006B3220"/>
    <w:rsid w:val="006B5E78"/>
    <w:rsid w:val="006B6231"/>
    <w:rsid w:val="006B64EB"/>
    <w:rsid w:val="006C2D70"/>
    <w:rsid w:val="006C2E0D"/>
    <w:rsid w:val="006C470E"/>
    <w:rsid w:val="006C64D9"/>
    <w:rsid w:val="006C6BAE"/>
    <w:rsid w:val="006D1010"/>
    <w:rsid w:val="006D2EF4"/>
    <w:rsid w:val="006D3139"/>
    <w:rsid w:val="006D34B4"/>
    <w:rsid w:val="006D45D5"/>
    <w:rsid w:val="006D7801"/>
    <w:rsid w:val="006E1798"/>
    <w:rsid w:val="006E606C"/>
    <w:rsid w:val="006E6536"/>
    <w:rsid w:val="006E6A86"/>
    <w:rsid w:val="006F0527"/>
    <w:rsid w:val="006F0650"/>
    <w:rsid w:val="006F24F1"/>
    <w:rsid w:val="006F2A83"/>
    <w:rsid w:val="006F3161"/>
    <w:rsid w:val="006F3974"/>
    <w:rsid w:val="006F50BF"/>
    <w:rsid w:val="006F63C0"/>
    <w:rsid w:val="00700E8C"/>
    <w:rsid w:val="007029DD"/>
    <w:rsid w:val="00703C13"/>
    <w:rsid w:val="007077C6"/>
    <w:rsid w:val="00707CCD"/>
    <w:rsid w:val="007118D7"/>
    <w:rsid w:val="007124C2"/>
    <w:rsid w:val="0071261D"/>
    <w:rsid w:val="0071316A"/>
    <w:rsid w:val="0071396D"/>
    <w:rsid w:val="00713B1A"/>
    <w:rsid w:val="00715A90"/>
    <w:rsid w:val="00715C6B"/>
    <w:rsid w:val="0072240F"/>
    <w:rsid w:val="007244BE"/>
    <w:rsid w:val="007308E5"/>
    <w:rsid w:val="007309B2"/>
    <w:rsid w:val="00732767"/>
    <w:rsid w:val="00734099"/>
    <w:rsid w:val="00736EC6"/>
    <w:rsid w:val="007406C8"/>
    <w:rsid w:val="00740FF4"/>
    <w:rsid w:val="0074163A"/>
    <w:rsid w:val="0074309A"/>
    <w:rsid w:val="00746DE0"/>
    <w:rsid w:val="007530C8"/>
    <w:rsid w:val="00754937"/>
    <w:rsid w:val="00755285"/>
    <w:rsid w:val="007565EE"/>
    <w:rsid w:val="00760E77"/>
    <w:rsid w:val="00761D43"/>
    <w:rsid w:val="00762596"/>
    <w:rsid w:val="00764B11"/>
    <w:rsid w:val="00764DD6"/>
    <w:rsid w:val="00764FA0"/>
    <w:rsid w:val="0076789F"/>
    <w:rsid w:val="00770016"/>
    <w:rsid w:val="0077273C"/>
    <w:rsid w:val="00772DB8"/>
    <w:rsid w:val="00773000"/>
    <w:rsid w:val="007731D5"/>
    <w:rsid w:val="00775861"/>
    <w:rsid w:val="00777214"/>
    <w:rsid w:val="007800FA"/>
    <w:rsid w:val="00780501"/>
    <w:rsid w:val="00784316"/>
    <w:rsid w:val="007854B5"/>
    <w:rsid w:val="007859C1"/>
    <w:rsid w:val="00786A9B"/>
    <w:rsid w:val="0078716D"/>
    <w:rsid w:val="007910C3"/>
    <w:rsid w:val="00793D91"/>
    <w:rsid w:val="00794175"/>
    <w:rsid w:val="007943DE"/>
    <w:rsid w:val="0079493B"/>
    <w:rsid w:val="00794A5B"/>
    <w:rsid w:val="00794E8D"/>
    <w:rsid w:val="0079769C"/>
    <w:rsid w:val="007A3ADB"/>
    <w:rsid w:val="007A3C08"/>
    <w:rsid w:val="007A684B"/>
    <w:rsid w:val="007A7DAF"/>
    <w:rsid w:val="007B05AF"/>
    <w:rsid w:val="007B0749"/>
    <w:rsid w:val="007B1B1B"/>
    <w:rsid w:val="007B3816"/>
    <w:rsid w:val="007B601B"/>
    <w:rsid w:val="007B68F2"/>
    <w:rsid w:val="007B6A03"/>
    <w:rsid w:val="007C05FD"/>
    <w:rsid w:val="007C0740"/>
    <w:rsid w:val="007C1927"/>
    <w:rsid w:val="007C2F7C"/>
    <w:rsid w:val="007C45CA"/>
    <w:rsid w:val="007C59B6"/>
    <w:rsid w:val="007C75ED"/>
    <w:rsid w:val="007C790B"/>
    <w:rsid w:val="007D095B"/>
    <w:rsid w:val="007D18FF"/>
    <w:rsid w:val="007D2806"/>
    <w:rsid w:val="007D5AE3"/>
    <w:rsid w:val="007E3D30"/>
    <w:rsid w:val="007E4658"/>
    <w:rsid w:val="007E6A6F"/>
    <w:rsid w:val="007E7F46"/>
    <w:rsid w:val="007F01E8"/>
    <w:rsid w:val="007F03AA"/>
    <w:rsid w:val="007F0B10"/>
    <w:rsid w:val="007F1395"/>
    <w:rsid w:val="007F2B22"/>
    <w:rsid w:val="007F2E49"/>
    <w:rsid w:val="007F325F"/>
    <w:rsid w:val="007F366F"/>
    <w:rsid w:val="007F3C0B"/>
    <w:rsid w:val="007F49BF"/>
    <w:rsid w:val="007F675D"/>
    <w:rsid w:val="008017E5"/>
    <w:rsid w:val="0080180A"/>
    <w:rsid w:val="00801E0C"/>
    <w:rsid w:val="00803B9E"/>
    <w:rsid w:val="00804A4D"/>
    <w:rsid w:val="00804C8A"/>
    <w:rsid w:val="00804E53"/>
    <w:rsid w:val="00805A94"/>
    <w:rsid w:val="00807525"/>
    <w:rsid w:val="008101DA"/>
    <w:rsid w:val="00811ED4"/>
    <w:rsid w:val="008120C4"/>
    <w:rsid w:val="00812905"/>
    <w:rsid w:val="00812D57"/>
    <w:rsid w:val="00814B36"/>
    <w:rsid w:val="008166AC"/>
    <w:rsid w:val="00816F79"/>
    <w:rsid w:val="0081726C"/>
    <w:rsid w:val="00820646"/>
    <w:rsid w:val="00821877"/>
    <w:rsid w:val="008220B6"/>
    <w:rsid w:val="00822848"/>
    <w:rsid w:val="0082439A"/>
    <w:rsid w:val="00825122"/>
    <w:rsid w:val="008262E8"/>
    <w:rsid w:val="008264BA"/>
    <w:rsid w:val="008266B3"/>
    <w:rsid w:val="00827831"/>
    <w:rsid w:val="00827BAE"/>
    <w:rsid w:val="00831995"/>
    <w:rsid w:val="00831D99"/>
    <w:rsid w:val="0083331C"/>
    <w:rsid w:val="00835908"/>
    <w:rsid w:val="00835D20"/>
    <w:rsid w:val="00836DE1"/>
    <w:rsid w:val="0084376C"/>
    <w:rsid w:val="008451CE"/>
    <w:rsid w:val="008454C2"/>
    <w:rsid w:val="00845C3B"/>
    <w:rsid w:val="00851374"/>
    <w:rsid w:val="0085300D"/>
    <w:rsid w:val="00854D5B"/>
    <w:rsid w:val="0086109D"/>
    <w:rsid w:val="008619EC"/>
    <w:rsid w:val="008627F1"/>
    <w:rsid w:val="0086300C"/>
    <w:rsid w:val="00864BED"/>
    <w:rsid w:val="00867DA1"/>
    <w:rsid w:val="0087204A"/>
    <w:rsid w:val="008730AC"/>
    <w:rsid w:val="008742DF"/>
    <w:rsid w:val="008774EB"/>
    <w:rsid w:val="00880DDD"/>
    <w:rsid w:val="008826B6"/>
    <w:rsid w:val="008936A6"/>
    <w:rsid w:val="008952BD"/>
    <w:rsid w:val="0089534B"/>
    <w:rsid w:val="00895B26"/>
    <w:rsid w:val="00897C16"/>
    <w:rsid w:val="008A0F39"/>
    <w:rsid w:val="008A162C"/>
    <w:rsid w:val="008A1A2F"/>
    <w:rsid w:val="008A1ACA"/>
    <w:rsid w:val="008A2AB6"/>
    <w:rsid w:val="008A442D"/>
    <w:rsid w:val="008A476E"/>
    <w:rsid w:val="008A481E"/>
    <w:rsid w:val="008A71E6"/>
    <w:rsid w:val="008B072C"/>
    <w:rsid w:val="008B0BD0"/>
    <w:rsid w:val="008B469B"/>
    <w:rsid w:val="008B4C35"/>
    <w:rsid w:val="008B7B8D"/>
    <w:rsid w:val="008C0D40"/>
    <w:rsid w:val="008C0FF9"/>
    <w:rsid w:val="008C2412"/>
    <w:rsid w:val="008C2654"/>
    <w:rsid w:val="008C4744"/>
    <w:rsid w:val="008C5680"/>
    <w:rsid w:val="008C6186"/>
    <w:rsid w:val="008C737D"/>
    <w:rsid w:val="008D0C24"/>
    <w:rsid w:val="008D364D"/>
    <w:rsid w:val="008D4004"/>
    <w:rsid w:val="008D4181"/>
    <w:rsid w:val="008D589B"/>
    <w:rsid w:val="008D5E71"/>
    <w:rsid w:val="008D74DA"/>
    <w:rsid w:val="008E35AE"/>
    <w:rsid w:val="008E4DA1"/>
    <w:rsid w:val="008F08CF"/>
    <w:rsid w:val="008F145E"/>
    <w:rsid w:val="008F2E68"/>
    <w:rsid w:val="008F605A"/>
    <w:rsid w:val="00902528"/>
    <w:rsid w:val="00903A9B"/>
    <w:rsid w:val="00903FA7"/>
    <w:rsid w:val="009042AB"/>
    <w:rsid w:val="009047C8"/>
    <w:rsid w:val="009049CA"/>
    <w:rsid w:val="0090584A"/>
    <w:rsid w:val="00906424"/>
    <w:rsid w:val="0091023C"/>
    <w:rsid w:val="00912CC3"/>
    <w:rsid w:val="00916CC3"/>
    <w:rsid w:val="00917828"/>
    <w:rsid w:val="0092063E"/>
    <w:rsid w:val="00924E25"/>
    <w:rsid w:val="00925B6A"/>
    <w:rsid w:val="00926F37"/>
    <w:rsid w:val="0092702C"/>
    <w:rsid w:val="00930549"/>
    <w:rsid w:val="009305E7"/>
    <w:rsid w:val="00931835"/>
    <w:rsid w:val="00932973"/>
    <w:rsid w:val="00932FD3"/>
    <w:rsid w:val="0093669E"/>
    <w:rsid w:val="00937571"/>
    <w:rsid w:val="0094201A"/>
    <w:rsid w:val="009438C3"/>
    <w:rsid w:val="00947979"/>
    <w:rsid w:val="00950481"/>
    <w:rsid w:val="00950F82"/>
    <w:rsid w:val="009526A5"/>
    <w:rsid w:val="009526E0"/>
    <w:rsid w:val="0095361D"/>
    <w:rsid w:val="00953955"/>
    <w:rsid w:val="00955E01"/>
    <w:rsid w:val="00956879"/>
    <w:rsid w:val="00956D72"/>
    <w:rsid w:val="00960AB2"/>
    <w:rsid w:val="009615BC"/>
    <w:rsid w:val="00963573"/>
    <w:rsid w:val="009670EB"/>
    <w:rsid w:val="009711DC"/>
    <w:rsid w:val="009712C1"/>
    <w:rsid w:val="009735D9"/>
    <w:rsid w:val="00973615"/>
    <w:rsid w:val="00976209"/>
    <w:rsid w:val="0097665E"/>
    <w:rsid w:val="009775F9"/>
    <w:rsid w:val="009814F8"/>
    <w:rsid w:val="009824FF"/>
    <w:rsid w:val="0098359B"/>
    <w:rsid w:val="00985E37"/>
    <w:rsid w:val="00986711"/>
    <w:rsid w:val="00986D87"/>
    <w:rsid w:val="00990A36"/>
    <w:rsid w:val="00991016"/>
    <w:rsid w:val="00992EAE"/>
    <w:rsid w:val="0099753A"/>
    <w:rsid w:val="009A018A"/>
    <w:rsid w:val="009A19C9"/>
    <w:rsid w:val="009A21E7"/>
    <w:rsid w:val="009A30DD"/>
    <w:rsid w:val="009A53C7"/>
    <w:rsid w:val="009A5F78"/>
    <w:rsid w:val="009A6353"/>
    <w:rsid w:val="009B0715"/>
    <w:rsid w:val="009B23C5"/>
    <w:rsid w:val="009B5072"/>
    <w:rsid w:val="009B57DC"/>
    <w:rsid w:val="009B7AB3"/>
    <w:rsid w:val="009C0DBF"/>
    <w:rsid w:val="009C1C91"/>
    <w:rsid w:val="009C2978"/>
    <w:rsid w:val="009C379F"/>
    <w:rsid w:val="009C4B1D"/>
    <w:rsid w:val="009C4C92"/>
    <w:rsid w:val="009C51B1"/>
    <w:rsid w:val="009C55CE"/>
    <w:rsid w:val="009C5DE2"/>
    <w:rsid w:val="009C73BF"/>
    <w:rsid w:val="009C79B7"/>
    <w:rsid w:val="009C7A65"/>
    <w:rsid w:val="009D17B0"/>
    <w:rsid w:val="009D1B49"/>
    <w:rsid w:val="009D2C18"/>
    <w:rsid w:val="009D36E7"/>
    <w:rsid w:val="009D5144"/>
    <w:rsid w:val="009D5A6D"/>
    <w:rsid w:val="009D5F85"/>
    <w:rsid w:val="009E17A2"/>
    <w:rsid w:val="009E222A"/>
    <w:rsid w:val="009E2DBA"/>
    <w:rsid w:val="009E3483"/>
    <w:rsid w:val="009E5523"/>
    <w:rsid w:val="009E58AD"/>
    <w:rsid w:val="009E7DCB"/>
    <w:rsid w:val="009F1FB9"/>
    <w:rsid w:val="009F2552"/>
    <w:rsid w:val="009F4A24"/>
    <w:rsid w:val="009F4DE6"/>
    <w:rsid w:val="009F59F3"/>
    <w:rsid w:val="009F7FAC"/>
    <w:rsid w:val="00A00503"/>
    <w:rsid w:val="00A0448F"/>
    <w:rsid w:val="00A045E6"/>
    <w:rsid w:val="00A06169"/>
    <w:rsid w:val="00A07E62"/>
    <w:rsid w:val="00A10BB6"/>
    <w:rsid w:val="00A12263"/>
    <w:rsid w:val="00A14109"/>
    <w:rsid w:val="00A14D2A"/>
    <w:rsid w:val="00A15103"/>
    <w:rsid w:val="00A1733B"/>
    <w:rsid w:val="00A2018A"/>
    <w:rsid w:val="00A2034B"/>
    <w:rsid w:val="00A23AB6"/>
    <w:rsid w:val="00A24909"/>
    <w:rsid w:val="00A25DE7"/>
    <w:rsid w:val="00A3464F"/>
    <w:rsid w:val="00A35FBF"/>
    <w:rsid w:val="00A37B0E"/>
    <w:rsid w:val="00A40805"/>
    <w:rsid w:val="00A41445"/>
    <w:rsid w:val="00A4167D"/>
    <w:rsid w:val="00A42433"/>
    <w:rsid w:val="00A44BF3"/>
    <w:rsid w:val="00A47429"/>
    <w:rsid w:val="00A52F72"/>
    <w:rsid w:val="00A53E97"/>
    <w:rsid w:val="00A54643"/>
    <w:rsid w:val="00A607D5"/>
    <w:rsid w:val="00A608B2"/>
    <w:rsid w:val="00A60C0F"/>
    <w:rsid w:val="00A61178"/>
    <w:rsid w:val="00A61A77"/>
    <w:rsid w:val="00A62BB9"/>
    <w:rsid w:val="00A62BED"/>
    <w:rsid w:val="00A67A41"/>
    <w:rsid w:val="00A70ABE"/>
    <w:rsid w:val="00A70DF8"/>
    <w:rsid w:val="00A7318B"/>
    <w:rsid w:val="00A733D2"/>
    <w:rsid w:val="00A73D31"/>
    <w:rsid w:val="00A73D49"/>
    <w:rsid w:val="00A73E3D"/>
    <w:rsid w:val="00A74276"/>
    <w:rsid w:val="00A753C7"/>
    <w:rsid w:val="00A75FDF"/>
    <w:rsid w:val="00A77598"/>
    <w:rsid w:val="00A77AD2"/>
    <w:rsid w:val="00A81008"/>
    <w:rsid w:val="00A84088"/>
    <w:rsid w:val="00A84368"/>
    <w:rsid w:val="00A85551"/>
    <w:rsid w:val="00A85BD2"/>
    <w:rsid w:val="00A86F6B"/>
    <w:rsid w:val="00A903EB"/>
    <w:rsid w:val="00A927C2"/>
    <w:rsid w:val="00A92F29"/>
    <w:rsid w:val="00A93E41"/>
    <w:rsid w:val="00A94D36"/>
    <w:rsid w:val="00A95959"/>
    <w:rsid w:val="00A95ED6"/>
    <w:rsid w:val="00AA01BC"/>
    <w:rsid w:val="00AA0E80"/>
    <w:rsid w:val="00AA2038"/>
    <w:rsid w:val="00AA324B"/>
    <w:rsid w:val="00AA7A76"/>
    <w:rsid w:val="00AB08A2"/>
    <w:rsid w:val="00AB0A9E"/>
    <w:rsid w:val="00AB151E"/>
    <w:rsid w:val="00AB4669"/>
    <w:rsid w:val="00AB479F"/>
    <w:rsid w:val="00AB4954"/>
    <w:rsid w:val="00AB4CE8"/>
    <w:rsid w:val="00AB50D7"/>
    <w:rsid w:val="00AB6865"/>
    <w:rsid w:val="00AB6A64"/>
    <w:rsid w:val="00AC0628"/>
    <w:rsid w:val="00AC235C"/>
    <w:rsid w:val="00AC3A10"/>
    <w:rsid w:val="00AC6248"/>
    <w:rsid w:val="00AC7852"/>
    <w:rsid w:val="00AD18DD"/>
    <w:rsid w:val="00AD1EF9"/>
    <w:rsid w:val="00AD706E"/>
    <w:rsid w:val="00AD7984"/>
    <w:rsid w:val="00AE185E"/>
    <w:rsid w:val="00AF09ED"/>
    <w:rsid w:val="00AF28BD"/>
    <w:rsid w:val="00AF5126"/>
    <w:rsid w:val="00AF6C51"/>
    <w:rsid w:val="00AF7399"/>
    <w:rsid w:val="00AF7464"/>
    <w:rsid w:val="00B015A1"/>
    <w:rsid w:val="00B02915"/>
    <w:rsid w:val="00B055B5"/>
    <w:rsid w:val="00B067F2"/>
    <w:rsid w:val="00B07AD4"/>
    <w:rsid w:val="00B1005A"/>
    <w:rsid w:val="00B10067"/>
    <w:rsid w:val="00B1490E"/>
    <w:rsid w:val="00B15F35"/>
    <w:rsid w:val="00B1750A"/>
    <w:rsid w:val="00B23129"/>
    <w:rsid w:val="00B23BE5"/>
    <w:rsid w:val="00B23CCD"/>
    <w:rsid w:val="00B241F6"/>
    <w:rsid w:val="00B3019A"/>
    <w:rsid w:val="00B3127B"/>
    <w:rsid w:val="00B315BC"/>
    <w:rsid w:val="00B3520C"/>
    <w:rsid w:val="00B421E0"/>
    <w:rsid w:val="00B425F1"/>
    <w:rsid w:val="00B45631"/>
    <w:rsid w:val="00B50CF3"/>
    <w:rsid w:val="00B51123"/>
    <w:rsid w:val="00B51421"/>
    <w:rsid w:val="00B520EA"/>
    <w:rsid w:val="00B52B97"/>
    <w:rsid w:val="00B530DE"/>
    <w:rsid w:val="00B578EE"/>
    <w:rsid w:val="00B603E4"/>
    <w:rsid w:val="00B61E66"/>
    <w:rsid w:val="00B6541B"/>
    <w:rsid w:val="00B70005"/>
    <w:rsid w:val="00B70691"/>
    <w:rsid w:val="00B710A6"/>
    <w:rsid w:val="00B72AE9"/>
    <w:rsid w:val="00B74095"/>
    <w:rsid w:val="00B74A35"/>
    <w:rsid w:val="00B75903"/>
    <w:rsid w:val="00B75ED4"/>
    <w:rsid w:val="00B8446F"/>
    <w:rsid w:val="00B855C2"/>
    <w:rsid w:val="00B86C56"/>
    <w:rsid w:val="00B90C7B"/>
    <w:rsid w:val="00B930DE"/>
    <w:rsid w:val="00B93CA1"/>
    <w:rsid w:val="00B94910"/>
    <w:rsid w:val="00B94C8D"/>
    <w:rsid w:val="00B94D18"/>
    <w:rsid w:val="00B95161"/>
    <w:rsid w:val="00B95581"/>
    <w:rsid w:val="00B964A9"/>
    <w:rsid w:val="00B9730A"/>
    <w:rsid w:val="00BA087B"/>
    <w:rsid w:val="00BA0A10"/>
    <w:rsid w:val="00BA12BA"/>
    <w:rsid w:val="00BA38B3"/>
    <w:rsid w:val="00BA5F08"/>
    <w:rsid w:val="00BA7B03"/>
    <w:rsid w:val="00BA7E01"/>
    <w:rsid w:val="00BB036E"/>
    <w:rsid w:val="00BB213E"/>
    <w:rsid w:val="00BB4AB6"/>
    <w:rsid w:val="00BB50F0"/>
    <w:rsid w:val="00BB738B"/>
    <w:rsid w:val="00BB771B"/>
    <w:rsid w:val="00BC2797"/>
    <w:rsid w:val="00BC28AC"/>
    <w:rsid w:val="00BC4573"/>
    <w:rsid w:val="00BC5546"/>
    <w:rsid w:val="00BC7B09"/>
    <w:rsid w:val="00BD094A"/>
    <w:rsid w:val="00BD0E03"/>
    <w:rsid w:val="00BD18C3"/>
    <w:rsid w:val="00BD44FB"/>
    <w:rsid w:val="00BE0C2E"/>
    <w:rsid w:val="00BE20D9"/>
    <w:rsid w:val="00BE3C06"/>
    <w:rsid w:val="00BF1727"/>
    <w:rsid w:val="00BF2681"/>
    <w:rsid w:val="00BF26C0"/>
    <w:rsid w:val="00BF2945"/>
    <w:rsid w:val="00BF2B3C"/>
    <w:rsid w:val="00BF4B36"/>
    <w:rsid w:val="00BF592E"/>
    <w:rsid w:val="00C00AAD"/>
    <w:rsid w:val="00C04BA3"/>
    <w:rsid w:val="00C0509B"/>
    <w:rsid w:val="00C055DB"/>
    <w:rsid w:val="00C0650A"/>
    <w:rsid w:val="00C07026"/>
    <w:rsid w:val="00C101E9"/>
    <w:rsid w:val="00C1020B"/>
    <w:rsid w:val="00C10B45"/>
    <w:rsid w:val="00C11D8C"/>
    <w:rsid w:val="00C12628"/>
    <w:rsid w:val="00C12823"/>
    <w:rsid w:val="00C14323"/>
    <w:rsid w:val="00C14CC5"/>
    <w:rsid w:val="00C16E24"/>
    <w:rsid w:val="00C2020E"/>
    <w:rsid w:val="00C20AFF"/>
    <w:rsid w:val="00C23D98"/>
    <w:rsid w:val="00C25CB6"/>
    <w:rsid w:val="00C26668"/>
    <w:rsid w:val="00C26B90"/>
    <w:rsid w:val="00C27A9C"/>
    <w:rsid w:val="00C307DA"/>
    <w:rsid w:val="00C30966"/>
    <w:rsid w:val="00C30BAE"/>
    <w:rsid w:val="00C31793"/>
    <w:rsid w:val="00C327D0"/>
    <w:rsid w:val="00C33966"/>
    <w:rsid w:val="00C353F2"/>
    <w:rsid w:val="00C36A9A"/>
    <w:rsid w:val="00C36E62"/>
    <w:rsid w:val="00C40925"/>
    <w:rsid w:val="00C413DA"/>
    <w:rsid w:val="00C45127"/>
    <w:rsid w:val="00C45D49"/>
    <w:rsid w:val="00C46070"/>
    <w:rsid w:val="00C51D4A"/>
    <w:rsid w:val="00C53736"/>
    <w:rsid w:val="00C53CD6"/>
    <w:rsid w:val="00C54777"/>
    <w:rsid w:val="00C600A5"/>
    <w:rsid w:val="00C60864"/>
    <w:rsid w:val="00C60EDC"/>
    <w:rsid w:val="00C66CD5"/>
    <w:rsid w:val="00C71875"/>
    <w:rsid w:val="00C73839"/>
    <w:rsid w:val="00C73F3A"/>
    <w:rsid w:val="00C7509C"/>
    <w:rsid w:val="00C751AF"/>
    <w:rsid w:val="00C75368"/>
    <w:rsid w:val="00C77F5E"/>
    <w:rsid w:val="00C801A2"/>
    <w:rsid w:val="00C81DE2"/>
    <w:rsid w:val="00C8234C"/>
    <w:rsid w:val="00C848A7"/>
    <w:rsid w:val="00C851D7"/>
    <w:rsid w:val="00C922E0"/>
    <w:rsid w:val="00C932C4"/>
    <w:rsid w:val="00C93C3F"/>
    <w:rsid w:val="00C955AF"/>
    <w:rsid w:val="00C959F0"/>
    <w:rsid w:val="00C960BC"/>
    <w:rsid w:val="00CA1C6E"/>
    <w:rsid w:val="00CA3F9C"/>
    <w:rsid w:val="00CA5555"/>
    <w:rsid w:val="00CA5833"/>
    <w:rsid w:val="00CB3FA3"/>
    <w:rsid w:val="00CB455E"/>
    <w:rsid w:val="00CC2CF6"/>
    <w:rsid w:val="00CC3BCF"/>
    <w:rsid w:val="00CC480B"/>
    <w:rsid w:val="00CC526F"/>
    <w:rsid w:val="00CC79BF"/>
    <w:rsid w:val="00CD0EFA"/>
    <w:rsid w:val="00CD3736"/>
    <w:rsid w:val="00CD5D35"/>
    <w:rsid w:val="00CE0951"/>
    <w:rsid w:val="00CE1002"/>
    <w:rsid w:val="00CE46E6"/>
    <w:rsid w:val="00CE61F1"/>
    <w:rsid w:val="00CE6BCF"/>
    <w:rsid w:val="00CF0E30"/>
    <w:rsid w:val="00CF11B6"/>
    <w:rsid w:val="00CF16BD"/>
    <w:rsid w:val="00CF2D03"/>
    <w:rsid w:val="00CF434C"/>
    <w:rsid w:val="00CF4795"/>
    <w:rsid w:val="00CF5078"/>
    <w:rsid w:val="00CF6619"/>
    <w:rsid w:val="00CF7997"/>
    <w:rsid w:val="00D002E9"/>
    <w:rsid w:val="00D01C55"/>
    <w:rsid w:val="00D04740"/>
    <w:rsid w:val="00D06799"/>
    <w:rsid w:val="00D07D53"/>
    <w:rsid w:val="00D10C8D"/>
    <w:rsid w:val="00D11986"/>
    <w:rsid w:val="00D121B1"/>
    <w:rsid w:val="00D210E1"/>
    <w:rsid w:val="00D21D1D"/>
    <w:rsid w:val="00D22841"/>
    <w:rsid w:val="00D23007"/>
    <w:rsid w:val="00D23F6F"/>
    <w:rsid w:val="00D25FEA"/>
    <w:rsid w:val="00D30BE6"/>
    <w:rsid w:val="00D31D42"/>
    <w:rsid w:val="00D324B7"/>
    <w:rsid w:val="00D368AF"/>
    <w:rsid w:val="00D42027"/>
    <w:rsid w:val="00D42158"/>
    <w:rsid w:val="00D43BA0"/>
    <w:rsid w:val="00D43C85"/>
    <w:rsid w:val="00D43D8F"/>
    <w:rsid w:val="00D442DE"/>
    <w:rsid w:val="00D4739F"/>
    <w:rsid w:val="00D5042E"/>
    <w:rsid w:val="00D5059D"/>
    <w:rsid w:val="00D553C6"/>
    <w:rsid w:val="00D55911"/>
    <w:rsid w:val="00D573C2"/>
    <w:rsid w:val="00D60955"/>
    <w:rsid w:val="00D62FC7"/>
    <w:rsid w:val="00D64E0A"/>
    <w:rsid w:val="00D653B1"/>
    <w:rsid w:val="00D659A5"/>
    <w:rsid w:val="00D70F26"/>
    <w:rsid w:val="00D710DB"/>
    <w:rsid w:val="00D71821"/>
    <w:rsid w:val="00D7195A"/>
    <w:rsid w:val="00D805BC"/>
    <w:rsid w:val="00D8094B"/>
    <w:rsid w:val="00D80F3C"/>
    <w:rsid w:val="00D81042"/>
    <w:rsid w:val="00D82B40"/>
    <w:rsid w:val="00D840AF"/>
    <w:rsid w:val="00D84214"/>
    <w:rsid w:val="00D85F8B"/>
    <w:rsid w:val="00D86D39"/>
    <w:rsid w:val="00D872F2"/>
    <w:rsid w:val="00D90CB1"/>
    <w:rsid w:val="00D90E3A"/>
    <w:rsid w:val="00D92641"/>
    <w:rsid w:val="00D93DAC"/>
    <w:rsid w:val="00D95DF1"/>
    <w:rsid w:val="00D9617F"/>
    <w:rsid w:val="00DA1C40"/>
    <w:rsid w:val="00DA1CA0"/>
    <w:rsid w:val="00DB4A3B"/>
    <w:rsid w:val="00DB4E34"/>
    <w:rsid w:val="00DB5CB9"/>
    <w:rsid w:val="00DB79DD"/>
    <w:rsid w:val="00DC4C02"/>
    <w:rsid w:val="00DD0B80"/>
    <w:rsid w:val="00DD1448"/>
    <w:rsid w:val="00DD20DE"/>
    <w:rsid w:val="00DD36D1"/>
    <w:rsid w:val="00DD64BD"/>
    <w:rsid w:val="00DD6629"/>
    <w:rsid w:val="00DD768E"/>
    <w:rsid w:val="00DD7F67"/>
    <w:rsid w:val="00DE0038"/>
    <w:rsid w:val="00DE056C"/>
    <w:rsid w:val="00DE12EB"/>
    <w:rsid w:val="00DE2FBD"/>
    <w:rsid w:val="00DE39C0"/>
    <w:rsid w:val="00DE4243"/>
    <w:rsid w:val="00DE44A7"/>
    <w:rsid w:val="00DE4629"/>
    <w:rsid w:val="00DE4857"/>
    <w:rsid w:val="00DE4903"/>
    <w:rsid w:val="00DE5360"/>
    <w:rsid w:val="00DF034D"/>
    <w:rsid w:val="00DF2FE6"/>
    <w:rsid w:val="00DF6894"/>
    <w:rsid w:val="00DF6D4C"/>
    <w:rsid w:val="00E033D4"/>
    <w:rsid w:val="00E039F2"/>
    <w:rsid w:val="00E03EEA"/>
    <w:rsid w:val="00E06C2B"/>
    <w:rsid w:val="00E06C59"/>
    <w:rsid w:val="00E077F1"/>
    <w:rsid w:val="00E1715C"/>
    <w:rsid w:val="00E21444"/>
    <w:rsid w:val="00E2498F"/>
    <w:rsid w:val="00E253E8"/>
    <w:rsid w:val="00E26BDE"/>
    <w:rsid w:val="00E31F4F"/>
    <w:rsid w:val="00E32B29"/>
    <w:rsid w:val="00E33058"/>
    <w:rsid w:val="00E33685"/>
    <w:rsid w:val="00E3380E"/>
    <w:rsid w:val="00E33DE9"/>
    <w:rsid w:val="00E37536"/>
    <w:rsid w:val="00E42199"/>
    <w:rsid w:val="00E42794"/>
    <w:rsid w:val="00E43BE9"/>
    <w:rsid w:val="00E4423A"/>
    <w:rsid w:val="00E444E4"/>
    <w:rsid w:val="00E4464B"/>
    <w:rsid w:val="00E451EF"/>
    <w:rsid w:val="00E46B65"/>
    <w:rsid w:val="00E47EAB"/>
    <w:rsid w:val="00E5082C"/>
    <w:rsid w:val="00E53B03"/>
    <w:rsid w:val="00E5461C"/>
    <w:rsid w:val="00E55456"/>
    <w:rsid w:val="00E6282A"/>
    <w:rsid w:val="00E6385A"/>
    <w:rsid w:val="00E6709A"/>
    <w:rsid w:val="00E673BB"/>
    <w:rsid w:val="00E72C48"/>
    <w:rsid w:val="00E7370E"/>
    <w:rsid w:val="00E73942"/>
    <w:rsid w:val="00E74773"/>
    <w:rsid w:val="00E756E5"/>
    <w:rsid w:val="00E76698"/>
    <w:rsid w:val="00E77E9E"/>
    <w:rsid w:val="00E81EDC"/>
    <w:rsid w:val="00E8208B"/>
    <w:rsid w:val="00E8356D"/>
    <w:rsid w:val="00E8463F"/>
    <w:rsid w:val="00E84B06"/>
    <w:rsid w:val="00E90B22"/>
    <w:rsid w:val="00E90CC0"/>
    <w:rsid w:val="00E96372"/>
    <w:rsid w:val="00EA0E22"/>
    <w:rsid w:val="00EA0EFC"/>
    <w:rsid w:val="00EA33FE"/>
    <w:rsid w:val="00EA354E"/>
    <w:rsid w:val="00EA594A"/>
    <w:rsid w:val="00EA631D"/>
    <w:rsid w:val="00EA68A6"/>
    <w:rsid w:val="00EB197B"/>
    <w:rsid w:val="00EB2FAD"/>
    <w:rsid w:val="00EB4F52"/>
    <w:rsid w:val="00EB6077"/>
    <w:rsid w:val="00EB6180"/>
    <w:rsid w:val="00EB641F"/>
    <w:rsid w:val="00EC0964"/>
    <w:rsid w:val="00EC3B07"/>
    <w:rsid w:val="00EC4FC0"/>
    <w:rsid w:val="00EC5477"/>
    <w:rsid w:val="00EC5943"/>
    <w:rsid w:val="00ED0F1E"/>
    <w:rsid w:val="00ED7EC6"/>
    <w:rsid w:val="00EE0963"/>
    <w:rsid w:val="00EE0D6E"/>
    <w:rsid w:val="00EE1352"/>
    <w:rsid w:val="00EE4A93"/>
    <w:rsid w:val="00EE6197"/>
    <w:rsid w:val="00EE6C65"/>
    <w:rsid w:val="00EE72C4"/>
    <w:rsid w:val="00EF1688"/>
    <w:rsid w:val="00EF2702"/>
    <w:rsid w:val="00EF2AF8"/>
    <w:rsid w:val="00EF5F43"/>
    <w:rsid w:val="00EF79BA"/>
    <w:rsid w:val="00F00922"/>
    <w:rsid w:val="00F0187A"/>
    <w:rsid w:val="00F0336A"/>
    <w:rsid w:val="00F03FC8"/>
    <w:rsid w:val="00F04D68"/>
    <w:rsid w:val="00F0636F"/>
    <w:rsid w:val="00F077B4"/>
    <w:rsid w:val="00F105A1"/>
    <w:rsid w:val="00F115B1"/>
    <w:rsid w:val="00F13753"/>
    <w:rsid w:val="00F14C4C"/>
    <w:rsid w:val="00F17754"/>
    <w:rsid w:val="00F20E1A"/>
    <w:rsid w:val="00F21B48"/>
    <w:rsid w:val="00F22ADA"/>
    <w:rsid w:val="00F2367D"/>
    <w:rsid w:val="00F24DB9"/>
    <w:rsid w:val="00F25455"/>
    <w:rsid w:val="00F258AE"/>
    <w:rsid w:val="00F27BB6"/>
    <w:rsid w:val="00F27EB6"/>
    <w:rsid w:val="00F3059B"/>
    <w:rsid w:val="00F33B4C"/>
    <w:rsid w:val="00F34537"/>
    <w:rsid w:val="00F355AF"/>
    <w:rsid w:val="00F42CC4"/>
    <w:rsid w:val="00F42D26"/>
    <w:rsid w:val="00F46480"/>
    <w:rsid w:val="00F474D3"/>
    <w:rsid w:val="00F50BC6"/>
    <w:rsid w:val="00F55515"/>
    <w:rsid w:val="00F56615"/>
    <w:rsid w:val="00F57506"/>
    <w:rsid w:val="00F57638"/>
    <w:rsid w:val="00F6122F"/>
    <w:rsid w:val="00F61D7A"/>
    <w:rsid w:val="00F64576"/>
    <w:rsid w:val="00F65246"/>
    <w:rsid w:val="00F67DF7"/>
    <w:rsid w:val="00F7018A"/>
    <w:rsid w:val="00F71894"/>
    <w:rsid w:val="00F756FE"/>
    <w:rsid w:val="00F81207"/>
    <w:rsid w:val="00F82313"/>
    <w:rsid w:val="00F83BFF"/>
    <w:rsid w:val="00F84FD6"/>
    <w:rsid w:val="00F87A89"/>
    <w:rsid w:val="00F90ADA"/>
    <w:rsid w:val="00F914BA"/>
    <w:rsid w:val="00F91735"/>
    <w:rsid w:val="00F93A7B"/>
    <w:rsid w:val="00F953C7"/>
    <w:rsid w:val="00F95B51"/>
    <w:rsid w:val="00F964BE"/>
    <w:rsid w:val="00F9698F"/>
    <w:rsid w:val="00F96C45"/>
    <w:rsid w:val="00FA0AA0"/>
    <w:rsid w:val="00FA3B8B"/>
    <w:rsid w:val="00FA5933"/>
    <w:rsid w:val="00FA5B58"/>
    <w:rsid w:val="00FA664A"/>
    <w:rsid w:val="00FB0397"/>
    <w:rsid w:val="00FB48A7"/>
    <w:rsid w:val="00FB61DE"/>
    <w:rsid w:val="00FB6A6A"/>
    <w:rsid w:val="00FC0FEC"/>
    <w:rsid w:val="00FC305A"/>
    <w:rsid w:val="00FC345C"/>
    <w:rsid w:val="00FC360E"/>
    <w:rsid w:val="00FC47E2"/>
    <w:rsid w:val="00FC68D3"/>
    <w:rsid w:val="00FC6C6D"/>
    <w:rsid w:val="00FC72E1"/>
    <w:rsid w:val="00FC72E7"/>
    <w:rsid w:val="00FD23A1"/>
    <w:rsid w:val="00FD440E"/>
    <w:rsid w:val="00FD5363"/>
    <w:rsid w:val="00FD684B"/>
    <w:rsid w:val="00FD77C3"/>
    <w:rsid w:val="00FD7C41"/>
    <w:rsid w:val="00FE02CA"/>
    <w:rsid w:val="00FE27CE"/>
    <w:rsid w:val="00FE4BBC"/>
    <w:rsid w:val="00FE534B"/>
    <w:rsid w:val="00FF05E1"/>
    <w:rsid w:val="00FF0FA0"/>
    <w:rsid w:val="00FF1F39"/>
    <w:rsid w:val="00FF69CC"/>
    <w:rsid w:val="00FF6FD8"/>
    <w:rsid w:val="00FF73C8"/>
    <w:rsid w:val="011C3268"/>
    <w:rsid w:val="013385DA"/>
    <w:rsid w:val="02CA4790"/>
    <w:rsid w:val="04070F0B"/>
    <w:rsid w:val="043845DD"/>
    <w:rsid w:val="04734D93"/>
    <w:rsid w:val="05483890"/>
    <w:rsid w:val="061FE4B5"/>
    <w:rsid w:val="06262486"/>
    <w:rsid w:val="06C0BE26"/>
    <w:rsid w:val="0728095B"/>
    <w:rsid w:val="08524D71"/>
    <w:rsid w:val="094C370D"/>
    <w:rsid w:val="0A5ECFFA"/>
    <w:rsid w:val="0C00B5C8"/>
    <w:rsid w:val="0D64D36A"/>
    <w:rsid w:val="0DE2156E"/>
    <w:rsid w:val="0E0711DA"/>
    <w:rsid w:val="0E9FC5DA"/>
    <w:rsid w:val="0F36D261"/>
    <w:rsid w:val="0F4A99AE"/>
    <w:rsid w:val="0F55502E"/>
    <w:rsid w:val="0FB09BEB"/>
    <w:rsid w:val="10EB8140"/>
    <w:rsid w:val="115D4764"/>
    <w:rsid w:val="12541CD5"/>
    <w:rsid w:val="129F0BCB"/>
    <w:rsid w:val="13B51039"/>
    <w:rsid w:val="14199CA7"/>
    <w:rsid w:val="1501CC5C"/>
    <w:rsid w:val="15021589"/>
    <w:rsid w:val="15DE1D57"/>
    <w:rsid w:val="1617A18A"/>
    <w:rsid w:val="1777446D"/>
    <w:rsid w:val="177DD7D7"/>
    <w:rsid w:val="18B86436"/>
    <w:rsid w:val="196A36E9"/>
    <w:rsid w:val="1970EACB"/>
    <w:rsid w:val="1A9D243C"/>
    <w:rsid w:val="1AA83E2B"/>
    <w:rsid w:val="1AB2482A"/>
    <w:rsid w:val="1AECE363"/>
    <w:rsid w:val="1C728F91"/>
    <w:rsid w:val="1D8114F0"/>
    <w:rsid w:val="1D8CF3D8"/>
    <w:rsid w:val="1E6DA36F"/>
    <w:rsid w:val="1EBFA08A"/>
    <w:rsid w:val="1EC5BD23"/>
    <w:rsid w:val="1F1561B1"/>
    <w:rsid w:val="1F49DBAC"/>
    <w:rsid w:val="204316CE"/>
    <w:rsid w:val="221E1016"/>
    <w:rsid w:val="2270709E"/>
    <w:rsid w:val="22794326"/>
    <w:rsid w:val="227BDAA7"/>
    <w:rsid w:val="228592E1"/>
    <w:rsid w:val="2385720C"/>
    <w:rsid w:val="259DB8A1"/>
    <w:rsid w:val="25A77E75"/>
    <w:rsid w:val="261E09E8"/>
    <w:rsid w:val="2837034F"/>
    <w:rsid w:val="2846FD60"/>
    <w:rsid w:val="28F35C72"/>
    <w:rsid w:val="2A2D89D4"/>
    <w:rsid w:val="2B0B1CF4"/>
    <w:rsid w:val="2B4726CA"/>
    <w:rsid w:val="2C59956B"/>
    <w:rsid w:val="2CA4F85C"/>
    <w:rsid w:val="2CE77E65"/>
    <w:rsid w:val="2D7897A0"/>
    <w:rsid w:val="2D8577DB"/>
    <w:rsid w:val="30EB9F35"/>
    <w:rsid w:val="32B4B51A"/>
    <w:rsid w:val="330E51D2"/>
    <w:rsid w:val="3380862E"/>
    <w:rsid w:val="33831E84"/>
    <w:rsid w:val="338BE4A2"/>
    <w:rsid w:val="34A93D53"/>
    <w:rsid w:val="35A3BE1A"/>
    <w:rsid w:val="3675E0EA"/>
    <w:rsid w:val="36F3CCB9"/>
    <w:rsid w:val="370B26C8"/>
    <w:rsid w:val="38464112"/>
    <w:rsid w:val="38BE2CDA"/>
    <w:rsid w:val="39F33A02"/>
    <w:rsid w:val="3A732D01"/>
    <w:rsid w:val="3A78ADFC"/>
    <w:rsid w:val="3A7BFB72"/>
    <w:rsid w:val="3B2AE7CB"/>
    <w:rsid w:val="3CCED63D"/>
    <w:rsid w:val="3D01FF39"/>
    <w:rsid w:val="3D6EE573"/>
    <w:rsid w:val="3E058087"/>
    <w:rsid w:val="3EC79AF9"/>
    <w:rsid w:val="3FA7CD1A"/>
    <w:rsid w:val="3FCD99EE"/>
    <w:rsid w:val="401F2889"/>
    <w:rsid w:val="40C3FF15"/>
    <w:rsid w:val="40E97E03"/>
    <w:rsid w:val="42E84CB4"/>
    <w:rsid w:val="43136F80"/>
    <w:rsid w:val="44AF8FE7"/>
    <w:rsid w:val="455C1F8A"/>
    <w:rsid w:val="45D27DBA"/>
    <w:rsid w:val="464A6C05"/>
    <w:rsid w:val="46DF0194"/>
    <w:rsid w:val="47442CE3"/>
    <w:rsid w:val="48234FAF"/>
    <w:rsid w:val="4824D8B9"/>
    <w:rsid w:val="4A0F14F8"/>
    <w:rsid w:val="4BA2C32D"/>
    <w:rsid w:val="4BC14158"/>
    <w:rsid w:val="4BC5F1B1"/>
    <w:rsid w:val="4CC1B1A7"/>
    <w:rsid w:val="4D62D7C9"/>
    <w:rsid w:val="4DEE5D5F"/>
    <w:rsid w:val="50FA6D54"/>
    <w:rsid w:val="5198FD7E"/>
    <w:rsid w:val="5221FEBB"/>
    <w:rsid w:val="52D58453"/>
    <w:rsid w:val="53121BF5"/>
    <w:rsid w:val="53850715"/>
    <w:rsid w:val="53B9DDB9"/>
    <w:rsid w:val="54EC2FBC"/>
    <w:rsid w:val="5542913C"/>
    <w:rsid w:val="55631361"/>
    <w:rsid w:val="56F89863"/>
    <w:rsid w:val="577DEF36"/>
    <w:rsid w:val="582570DF"/>
    <w:rsid w:val="58465A91"/>
    <w:rsid w:val="587396FB"/>
    <w:rsid w:val="58B661E7"/>
    <w:rsid w:val="59560B35"/>
    <w:rsid w:val="598C8B79"/>
    <w:rsid w:val="5997A46E"/>
    <w:rsid w:val="5A622CE3"/>
    <w:rsid w:val="5AA58992"/>
    <w:rsid w:val="5C438120"/>
    <w:rsid w:val="5C5F07C4"/>
    <w:rsid w:val="5E597121"/>
    <w:rsid w:val="5E6189C1"/>
    <w:rsid w:val="5EBE5D9E"/>
    <w:rsid w:val="5FC8C89D"/>
    <w:rsid w:val="5FF1812B"/>
    <w:rsid w:val="6031EC8C"/>
    <w:rsid w:val="61886FDC"/>
    <w:rsid w:val="61AD76F5"/>
    <w:rsid w:val="63BD6071"/>
    <w:rsid w:val="6468B9BF"/>
    <w:rsid w:val="660E76A4"/>
    <w:rsid w:val="665B216D"/>
    <w:rsid w:val="6721D54D"/>
    <w:rsid w:val="68FBF96F"/>
    <w:rsid w:val="692F10C1"/>
    <w:rsid w:val="698DAEBC"/>
    <w:rsid w:val="69BDDC5C"/>
    <w:rsid w:val="6A12C5CD"/>
    <w:rsid w:val="6C2C970D"/>
    <w:rsid w:val="6DE1F166"/>
    <w:rsid w:val="6E84DC37"/>
    <w:rsid w:val="6EEF9765"/>
    <w:rsid w:val="6FB2BBD0"/>
    <w:rsid w:val="6FF49F5D"/>
    <w:rsid w:val="715050AF"/>
    <w:rsid w:val="71C8499B"/>
    <w:rsid w:val="71F1485F"/>
    <w:rsid w:val="729CDD12"/>
    <w:rsid w:val="73118128"/>
    <w:rsid w:val="7443E599"/>
    <w:rsid w:val="74669BC9"/>
    <w:rsid w:val="74BB4D8D"/>
    <w:rsid w:val="76FE8C72"/>
    <w:rsid w:val="770DFDB1"/>
    <w:rsid w:val="777545DF"/>
    <w:rsid w:val="77B4F7DE"/>
    <w:rsid w:val="78051150"/>
    <w:rsid w:val="796F8560"/>
    <w:rsid w:val="7A2127B4"/>
    <w:rsid w:val="7A6A3BC3"/>
    <w:rsid w:val="7AB62675"/>
    <w:rsid w:val="7B44D04F"/>
    <w:rsid w:val="7C0467DA"/>
    <w:rsid w:val="7E330D33"/>
    <w:rsid w:val="7FE00ED9"/>
    <w:rsid w:val="7FE075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AE4FC5D4-3354-4E88-B75B-23D21F82C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dse.edu/Training/eLearning/GS130/" TargetMode="External"/><Relationship Id="rId18" Type="http://schemas.openxmlformats.org/officeDocument/2006/relationships/hyperlink" Target="http://www.dtic.mil/whs/directives/corres/pub1.htm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sam.gov" TargetMode="External"/><Relationship Id="rId7" Type="http://schemas.openxmlformats.org/officeDocument/2006/relationships/settings" Target="settings.xml"/><Relationship Id="rId12" Type="http://schemas.openxmlformats.org/officeDocument/2006/relationships/hyperlink" Target="https://jkodirect.jten.mil" TargetMode="External"/><Relationship Id="rId17" Type="http://schemas.openxmlformats.org/officeDocument/2006/relationships/hyperlink" Target="https://www.dmdc.osd.mil/tas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iatraining.disa.mil/eta/piiv2/launchPage.html" TargetMode="External"/><Relationship Id="rId20" Type="http://schemas.openxmlformats.org/officeDocument/2006/relationships/hyperlink" Target="http://www.sam.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24" Type="http://schemas.openxmlformats.org/officeDocument/2006/relationships/hyperlink" Target="http://dodprocurementtoolbox.org/site/detail/id/26" TargetMode="External"/><Relationship Id="rId5" Type="http://schemas.openxmlformats.org/officeDocument/2006/relationships/numbering" Target="numbering.xml"/><Relationship Id="rId15" Type="http://schemas.openxmlformats.org/officeDocument/2006/relationships/hyperlink" Target="https://ia.signal.army.mil/DoDIAA/default.asp" TargetMode="External"/><Relationship Id="rId23" Type="http://schemas.openxmlformats.org/officeDocument/2006/relationships/hyperlink" Target="http://dodprocurementtoolbox.org/site/detail/id/26"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armypubs.army.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yarmyonesource.com/familyprogramsandservices/iwatchprogram/default.aspx" TargetMode="External"/><Relationship Id="rId22" Type="http://schemas.openxmlformats.org/officeDocument/2006/relationships/hyperlink" Target="http://www.sam.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ced22c6-3b17-4dbe-bced-15f37b56bfbc" xsi:nil="true"/>
    <lcf76f155ced4ddcb4097134ff3c332f xmlns="9c07f5ac-074e-4938-a494-1281a395454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FA107-BEDF-4DC7-885B-03E849CC4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3.xml><?xml version="1.0" encoding="utf-8"?>
<ds:datastoreItem xmlns:ds="http://schemas.openxmlformats.org/officeDocument/2006/customXml" ds:itemID="{DD10FD94-7BC9-42A7-9F98-2A7C0FEFABE5}">
  <ds:schemaRefs>
    <ds:schemaRef ds:uri="http://schemas.microsoft.com/sharepoint/v3/contenttype/forms"/>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19</TotalTime>
  <Pages>35</Pages>
  <Words>12481</Words>
  <Characters>71146</Characters>
  <Application>Microsoft Office Word</Application>
  <DocSecurity>2</DocSecurity>
  <Lines>592</Lines>
  <Paragraphs>166</Paragraphs>
  <ScaleCrop>false</ScaleCrop>
  <Company>U.S. Army</Company>
  <LinksUpToDate>false</LinksUpToDate>
  <CharactersWithSpaces>83461</CharactersWithSpaces>
  <SharedDoc>false</SharedDoc>
  <HLinks>
    <vt:vector size="84" baseType="variant">
      <vt:variant>
        <vt:i4>7471211</vt:i4>
      </vt:variant>
      <vt:variant>
        <vt:i4>39</vt:i4>
      </vt:variant>
      <vt:variant>
        <vt:i4>0</vt:i4>
      </vt:variant>
      <vt:variant>
        <vt:i4>5</vt:i4>
      </vt:variant>
      <vt:variant>
        <vt:lpwstr>http://dodprocurementtoolbox.org/site/detail/id/26</vt:lpwstr>
      </vt:variant>
      <vt:variant>
        <vt:lpwstr/>
      </vt:variant>
      <vt:variant>
        <vt:i4>7471211</vt:i4>
      </vt:variant>
      <vt:variant>
        <vt:i4>36</vt:i4>
      </vt:variant>
      <vt:variant>
        <vt:i4>0</vt:i4>
      </vt:variant>
      <vt:variant>
        <vt:i4>5</vt:i4>
      </vt:variant>
      <vt:variant>
        <vt:lpwstr>http://dodprocurementtoolbox.org/site/detail/id/26</vt:lpwstr>
      </vt:variant>
      <vt:variant>
        <vt:lpwstr/>
      </vt:variant>
      <vt:variant>
        <vt:i4>2359408</vt:i4>
      </vt:variant>
      <vt:variant>
        <vt:i4>33</vt:i4>
      </vt:variant>
      <vt:variant>
        <vt:i4>0</vt:i4>
      </vt:variant>
      <vt:variant>
        <vt:i4>5</vt:i4>
      </vt:variant>
      <vt:variant>
        <vt:lpwstr>http://www.sam.gov/</vt:lpwstr>
      </vt:variant>
      <vt:variant>
        <vt:lpwstr/>
      </vt:variant>
      <vt:variant>
        <vt:i4>2359408</vt:i4>
      </vt:variant>
      <vt:variant>
        <vt:i4>30</vt:i4>
      </vt:variant>
      <vt:variant>
        <vt:i4>0</vt:i4>
      </vt:variant>
      <vt:variant>
        <vt:i4>5</vt:i4>
      </vt:variant>
      <vt:variant>
        <vt:lpwstr>http://www.sam.gov/</vt:lpwstr>
      </vt:variant>
      <vt:variant>
        <vt:lpwstr/>
      </vt:variant>
      <vt:variant>
        <vt:i4>2359408</vt:i4>
      </vt:variant>
      <vt:variant>
        <vt:i4>27</vt:i4>
      </vt:variant>
      <vt:variant>
        <vt:i4>0</vt:i4>
      </vt:variant>
      <vt:variant>
        <vt:i4>5</vt:i4>
      </vt:variant>
      <vt:variant>
        <vt:lpwstr>http://www.sam.gov/</vt:lpwstr>
      </vt:variant>
      <vt:variant>
        <vt:lpwstr/>
      </vt:variant>
      <vt:variant>
        <vt:i4>1114191</vt:i4>
      </vt:variant>
      <vt:variant>
        <vt:i4>24</vt:i4>
      </vt:variant>
      <vt:variant>
        <vt:i4>0</vt:i4>
      </vt:variant>
      <vt:variant>
        <vt:i4>5</vt:i4>
      </vt:variant>
      <vt:variant>
        <vt:lpwstr>http://armypubs.army.mil/</vt:lpwstr>
      </vt:variant>
      <vt:variant>
        <vt:lpwstr/>
      </vt:variant>
      <vt:variant>
        <vt:i4>7209010</vt:i4>
      </vt:variant>
      <vt:variant>
        <vt:i4>21</vt:i4>
      </vt:variant>
      <vt:variant>
        <vt:i4>0</vt:i4>
      </vt:variant>
      <vt:variant>
        <vt:i4>5</vt:i4>
      </vt:variant>
      <vt:variant>
        <vt:lpwstr>http://www.dtic.mil/whs/directives/corres/pub1.html</vt:lpwstr>
      </vt:variant>
      <vt:variant>
        <vt:lpwstr/>
      </vt:variant>
      <vt:variant>
        <vt:i4>6553703</vt:i4>
      </vt:variant>
      <vt:variant>
        <vt:i4>18</vt:i4>
      </vt:variant>
      <vt:variant>
        <vt:i4>0</vt:i4>
      </vt:variant>
      <vt:variant>
        <vt:i4>5</vt:i4>
      </vt:variant>
      <vt:variant>
        <vt:lpwstr>https://www.dmdc.osd.mil/tass/</vt:lpwstr>
      </vt:variant>
      <vt:variant>
        <vt:lpwstr/>
      </vt:variant>
      <vt:variant>
        <vt:i4>262159</vt:i4>
      </vt:variant>
      <vt:variant>
        <vt:i4>15</vt:i4>
      </vt:variant>
      <vt:variant>
        <vt:i4>0</vt:i4>
      </vt:variant>
      <vt:variant>
        <vt:i4>5</vt:i4>
      </vt:variant>
      <vt:variant>
        <vt:lpwstr>http://iatraining.disa.mil/eta/piiv2/launchPage.html</vt:lpwstr>
      </vt:variant>
      <vt:variant>
        <vt:lpwstr/>
      </vt:variant>
      <vt:variant>
        <vt:i4>5898253</vt:i4>
      </vt:variant>
      <vt:variant>
        <vt:i4>12</vt:i4>
      </vt:variant>
      <vt:variant>
        <vt:i4>0</vt:i4>
      </vt:variant>
      <vt:variant>
        <vt:i4>5</vt:i4>
      </vt:variant>
      <vt:variant>
        <vt:lpwstr>https://ia.signal.army.mil/DoDIAA/default.asp</vt:lpwstr>
      </vt:variant>
      <vt:variant>
        <vt:lpwstr/>
      </vt:variant>
      <vt:variant>
        <vt:i4>3014776</vt:i4>
      </vt:variant>
      <vt:variant>
        <vt:i4>9</vt:i4>
      </vt:variant>
      <vt:variant>
        <vt:i4>0</vt:i4>
      </vt:variant>
      <vt:variant>
        <vt:i4>5</vt:i4>
      </vt:variant>
      <vt:variant>
        <vt:lpwstr>http://www.myarmyonesource.com/familyprogramsandservices/iwatchprogram/default.aspx</vt:lpwstr>
      </vt:variant>
      <vt:variant>
        <vt:lpwstr/>
      </vt:variant>
      <vt:variant>
        <vt:i4>3014714</vt:i4>
      </vt:variant>
      <vt:variant>
        <vt:i4>6</vt:i4>
      </vt:variant>
      <vt:variant>
        <vt:i4>0</vt:i4>
      </vt:variant>
      <vt:variant>
        <vt:i4>5</vt:i4>
      </vt:variant>
      <vt:variant>
        <vt:lpwstr>https://www.cdse.edu/Training/eLearning/GS130/</vt:lpwstr>
      </vt:variant>
      <vt:variant>
        <vt:lpwstr/>
      </vt:variant>
      <vt:variant>
        <vt:i4>3801205</vt:i4>
      </vt:variant>
      <vt:variant>
        <vt:i4>3</vt:i4>
      </vt:variant>
      <vt:variant>
        <vt:i4>0</vt:i4>
      </vt:variant>
      <vt:variant>
        <vt:i4>5</vt:i4>
      </vt:variant>
      <vt:variant>
        <vt:lpwstr>https://jkodirect.jten.mil/</vt:lpwstr>
      </vt:variant>
      <vt:variant>
        <vt:lpwstr/>
      </vt:variant>
      <vt:variant>
        <vt:i4>3735658</vt:i4>
      </vt:variant>
      <vt:variant>
        <vt:i4>0</vt:i4>
      </vt:variant>
      <vt:variant>
        <vt:i4>0</vt:i4>
      </vt:variant>
      <vt:variant>
        <vt:i4>5</vt:i4>
      </vt:variant>
      <vt:variant>
        <vt:lpwstr>http://www.dimoc.mil/resources/limitations/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Darling, Troy D CIV USARMY ACC (USA)</cp:lastModifiedBy>
  <cp:revision>86</cp:revision>
  <cp:lastPrinted>2016-09-23T17:57:00Z</cp:lastPrinted>
  <dcterms:created xsi:type="dcterms:W3CDTF">2026-09-04T19:32:00Z</dcterms:created>
  <dcterms:modified xsi:type="dcterms:W3CDTF">2026-10-08T22:23:00Z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