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73BC0" w14:textId="7FBD53DA" w:rsidR="006A3B39" w:rsidRPr="00E25465" w:rsidRDefault="006A3B39" w:rsidP="00DD0572">
      <w:pPr>
        <w:pStyle w:val="Title"/>
        <w:jc w:val="left"/>
      </w:pPr>
    </w:p>
    <w:p w14:paraId="739C3579" w14:textId="67D19C69" w:rsidR="006A0B18" w:rsidRPr="00E25465" w:rsidRDefault="00093398" w:rsidP="00E25465">
      <w:pPr>
        <w:pStyle w:val="Title"/>
      </w:pPr>
      <w:r w:rsidRPr="00E25465">
        <w:t>PERFORMANCE WORK STATEMENT</w:t>
      </w:r>
    </w:p>
    <w:p w14:paraId="4ABC658F" w14:textId="77777777" w:rsidR="006A0B18" w:rsidRPr="00E25465" w:rsidRDefault="006A0B18" w:rsidP="00E25465">
      <w:pPr>
        <w:pStyle w:val="Title"/>
      </w:pPr>
    </w:p>
    <w:p w14:paraId="3890E981" w14:textId="77777777" w:rsidR="00CC3F07" w:rsidRPr="00E25465" w:rsidRDefault="00CC3F07" w:rsidP="00E25465">
      <w:pPr>
        <w:pStyle w:val="Title"/>
      </w:pPr>
    </w:p>
    <w:p w14:paraId="2A5AC970" w14:textId="77777777" w:rsidR="006A0B18" w:rsidRPr="00E25465" w:rsidRDefault="00ED39CC" w:rsidP="00E25465">
      <w:pPr>
        <w:pStyle w:val="Title"/>
      </w:pPr>
      <w:r w:rsidRPr="00E25465">
        <w:t>FOR</w:t>
      </w:r>
    </w:p>
    <w:p w14:paraId="77EEA3C7" w14:textId="77777777" w:rsidR="006A0B18" w:rsidRPr="00E25465" w:rsidRDefault="006A0B18" w:rsidP="00E25465">
      <w:pPr>
        <w:pStyle w:val="Title"/>
      </w:pPr>
    </w:p>
    <w:p w14:paraId="190DFE2F" w14:textId="77777777" w:rsidR="00CC3F07" w:rsidRPr="00E25465" w:rsidRDefault="00CC3F07" w:rsidP="00E25465">
      <w:pPr>
        <w:pStyle w:val="Title"/>
      </w:pPr>
    </w:p>
    <w:p w14:paraId="5EBD09B3" w14:textId="415FA243" w:rsidR="00BE4DED" w:rsidRPr="00E25465" w:rsidRDefault="00B87B07" w:rsidP="00E25465">
      <w:pPr>
        <w:pStyle w:val="Title"/>
      </w:pPr>
      <w:r>
        <w:t>South Georgia</w:t>
      </w:r>
      <w:r w:rsidR="00C46116">
        <w:t xml:space="preserve"> (GA)</w:t>
      </w:r>
      <w:r>
        <w:t xml:space="preserve"> Group</w:t>
      </w:r>
    </w:p>
    <w:p w14:paraId="48DD1256" w14:textId="08F1705A" w:rsidR="0053361C" w:rsidRPr="00E25465" w:rsidRDefault="007C4FD4" w:rsidP="00E25465">
      <w:pPr>
        <w:pStyle w:val="Title"/>
      </w:pPr>
      <w:r w:rsidRPr="00E25465">
        <w:t>OPTIMIZED REMEDIATION CONTRACT</w:t>
      </w:r>
    </w:p>
    <w:p w14:paraId="64154F19" w14:textId="77777777" w:rsidR="0053361C" w:rsidRPr="00E25465" w:rsidRDefault="0053361C" w:rsidP="00E25465">
      <w:pPr>
        <w:pStyle w:val="Title"/>
      </w:pPr>
    </w:p>
    <w:p w14:paraId="20885477" w14:textId="77777777" w:rsidR="0053361C" w:rsidRPr="00E25465" w:rsidRDefault="0053361C" w:rsidP="00E25465">
      <w:pPr>
        <w:pStyle w:val="Title"/>
      </w:pPr>
    </w:p>
    <w:p w14:paraId="291D1FAA" w14:textId="77777777" w:rsidR="008C76F9" w:rsidRPr="00E25465" w:rsidRDefault="00ED39CC" w:rsidP="00E25465">
      <w:pPr>
        <w:pStyle w:val="Title"/>
      </w:pPr>
      <w:r w:rsidRPr="00E25465">
        <w:t>AT</w:t>
      </w:r>
    </w:p>
    <w:p w14:paraId="5D548CB4" w14:textId="77777777" w:rsidR="0053361C" w:rsidRPr="00E25465" w:rsidRDefault="0053361C" w:rsidP="00E25465">
      <w:pPr>
        <w:pStyle w:val="Title"/>
      </w:pPr>
    </w:p>
    <w:p w14:paraId="0FA6CE54" w14:textId="77777777" w:rsidR="00CC3F07" w:rsidRPr="00E25465" w:rsidRDefault="00CC3F07" w:rsidP="00E25465">
      <w:pPr>
        <w:pStyle w:val="Title"/>
      </w:pPr>
    </w:p>
    <w:p w14:paraId="661AA564" w14:textId="77777777" w:rsidR="007F206A" w:rsidRDefault="00B87B07" w:rsidP="00B87B07">
      <w:pPr>
        <w:pStyle w:val="Title"/>
      </w:pPr>
      <w:r w:rsidRPr="00B87B07">
        <w:t xml:space="preserve">Moody AFB, GA </w:t>
      </w:r>
    </w:p>
    <w:p w14:paraId="63C2E029" w14:textId="078918AB" w:rsidR="00B87B07" w:rsidRPr="00B87B07" w:rsidRDefault="00B87B07" w:rsidP="00B87B07">
      <w:pPr>
        <w:pStyle w:val="Title"/>
      </w:pPr>
      <w:r w:rsidRPr="00B87B07">
        <w:t>Robins AFB, GA</w:t>
      </w:r>
    </w:p>
    <w:p w14:paraId="0D462670" w14:textId="7D37A818" w:rsidR="00DC7EDB" w:rsidRPr="00E25465" w:rsidRDefault="00DC7EDB" w:rsidP="00E25465">
      <w:pPr>
        <w:pStyle w:val="Title"/>
      </w:pPr>
    </w:p>
    <w:p w14:paraId="573D59D2" w14:textId="77777777" w:rsidR="0053361C" w:rsidRPr="00E25465" w:rsidRDefault="0053361C" w:rsidP="00E25465">
      <w:pPr>
        <w:pStyle w:val="Title"/>
      </w:pPr>
    </w:p>
    <w:p w14:paraId="67ABC3E6" w14:textId="77777777" w:rsidR="0053361C" w:rsidRPr="00E25465" w:rsidRDefault="0053361C" w:rsidP="00E25465">
      <w:pPr>
        <w:pStyle w:val="Title"/>
      </w:pPr>
    </w:p>
    <w:p w14:paraId="43873D00" w14:textId="77777777" w:rsidR="0053361C" w:rsidRPr="00E25465" w:rsidRDefault="0053361C" w:rsidP="00E25465">
      <w:pPr>
        <w:pStyle w:val="Title"/>
      </w:pPr>
    </w:p>
    <w:p w14:paraId="363BF8CD" w14:textId="77777777" w:rsidR="0053361C" w:rsidRPr="00E25465" w:rsidRDefault="0053361C" w:rsidP="00E25465">
      <w:pPr>
        <w:pStyle w:val="Title"/>
      </w:pPr>
    </w:p>
    <w:p w14:paraId="35C4951C" w14:textId="77777777" w:rsidR="0053361C" w:rsidRPr="00E25465" w:rsidRDefault="0053361C" w:rsidP="00E25465">
      <w:pPr>
        <w:pStyle w:val="Title"/>
      </w:pPr>
    </w:p>
    <w:p w14:paraId="51991555" w14:textId="3C579B72" w:rsidR="0053361C" w:rsidRPr="00E25465" w:rsidRDefault="00ED39CC" w:rsidP="00E25465">
      <w:pPr>
        <w:pStyle w:val="Title"/>
      </w:pPr>
      <w:r w:rsidRPr="00E25465">
        <w:t xml:space="preserve">CONTRACT NUMBER: </w:t>
      </w:r>
      <w:r w:rsidR="00B87B07" w:rsidRPr="00B87B07">
        <w:rPr>
          <w:highlight w:val="yellow"/>
        </w:rPr>
        <w:t>TBD</w:t>
      </w:r>
    </w:p>
    <w:p w14:paraId="78D446A0" w14:textId="77777777" w:rsidR="006A0B18" w:rsidRPr="00E25465" w:rsidRDefault="006A0B18" w:rsidP="00E25465">
      <w:pPr>
        <w:pStyle w:val="Title"/>
      </w:pPr>
    </w:p>
    <w:p w14:paraId="02A665C9" w14:textId="1B586358" w:rsidR="007C4FD4" w:rsidRPr="00E25465" w:rsidRDefault="00447C0E" w:rsidP="00E25465">
      <w:pPr>
        <w:pStyle w:val="Title"/>
      </w:pPr>
      <w:r>
        <w:t>25 AUGUST 2026</w:t>
      </w:r>
    </w:p>
    <w:p w14:paraId="4F9F473C" w14:textId="77777777" w:rsidR="00D35E26" w:rsidRDefault="00D35E26">
      <w:pPr>
        <w:rPr>
          <w:rFonts w:ascii="Times New Roman Bold" w:hAnsi="Times New Roman Bold"/>
          <w:b/>
          <w:caps/>
          <w:sz w:val="28"/>
          <w:szCs w:val="28"/>
          <w:highlight w:val="yellow"/>
        </w:rPr>
      </w:pPr>
      <w:r>
        <w:rPr>
          <w:highlight w:val="yellow"/>
        </w:rPr>
        <w:br w:type="page"/>
      </w:r>
    </w:p>
    <w:sdt>
      <w:sdtPr>
        <w:rPr>
          <w:rFonts w:ascii="Times New Roman" w:hAnsi="Times New Roman"/>
          <w:b/>
          <w:noProof/>
          <w:color w:val="auto"/>
          <w:sz w:val="24"/>
          <w:szCs w:val="24"/>
        </w:rPr>
        <w:id w:val="-1072892611"/>
        <w:docPartObj>
          <w:docPartGallery w:val="Table of Contents"/>
          <w:docPartUnique/>
        </w:docPartObj>
      </w:sdtPr>
      <w:sdtEndPr>
        <w:rPr>
          <w:sz w:val="20"/>
          <w:szCs w:val="20"/>
        </w:rPr>
      </w:sdtEndPr>
      <w:sdtContent>
        <w:customXmlInsRangeStart w:id="0" w:author="Miller, Sean R CIV USARMY CESAS (USA)" w:date="2026-06-26T13:04:00Z"/>
        <w:sdt>
          <w:sdtPr>
            <w:rPr>
              <w:rFonts w:ascii="Times New Roman" w:hAnsi="Times New Roman"/>
              <w:b/>
              <w:noProof/>
              <w:color w:val="auto"/>
              <w:sz w:val="24"/>
              <w:szCs w:val="24"/>
            </w:rPr>
            <w:id w:val="1467153311"/>
            <w:docPartObj>
              <w:docPartGallery w:val="Table of Contents"/>
              <w:docPartUnique/>
            </w:docPartObj>
          </w:sdtPr>
          <w:sdtEndPr>
            <w:rPr>
              <w:sz w:val="20"/>
              <w:szCs w:val="20"/>
            </w:rPr>
          </w:sdtEndPr>
          <w:sdtContent>
            <w:customXmlInsRangeEnd w:id="0"/>
            <w:p w14:paraId="61759149" w14:textId="2952940E" w:rsidR="00A02541" w:rsidRDefault="00A02541" w:rsidP="009F3A2B">
              <w:pPr>
                <w:pStyle w:val="TOCHeading"/>
              </w:pPr>
              <w:r>
                <w:t>Table of Contents</w:t>
              </w:r>
            </w:p>
            <w:p w14:paraId="33607E96" w14:textId="49BA426E" w:rsidR="00A02541" w:rsidRDefault="00000000">
              <w:pPr>
                <w:pStyle w:val="TOC1"/>
                <w:rPr>
                  <w:ins w:id="1" w:author="Miller, Sean R CIV USARMY CESAS (USA)" w:date="2026-06-26T13:04:00Z" w16du:dateUtc="2026-06-26T17:04:00Z"/>
                </w:rPr>
              </w:pPr>
            </w:p>
            <w:customXmlInsRangeStart w:id="2" w:author="Miller, Sean R CIV USARMY CESAS (USA)" w:date="2026-06-26T13:04:00Z"/>
          </w:sdtContent>
        </w:sdt>
        <w:customXmlInsRangeEnd w:id="2"/>
        <w:p w14:paraId="26D874DC" w14:textId="5AD8346F" w:rsidR="00B02487" w:rsidRDefault="00A02541">
          <w:pPr>
            <w:pStyle w:val="TOC1"/>
            <w:rPr>
              <w:rFonts w:asciiTheme="minorHAnsi" w:eastAsiaTheme="minorEastAsia" w:hAnsiTheme="minorHAnsi" w:cstheme="minorBidi"/>
              <w:b w:val="0"/>
              <w:bCs w:val="0"/>
              <w:caps w:val="0"/>
              <w:kern w:val="2"/>
              <w:sz w:val="24"/>
              <w14:ligatures w14:val="standardContextual"/>
            </w:rPr>
          </w:pPr>
          <w:r>
            <w:fldChar w:fldCharType="begin"/>
          </w:r>
          <w:r>
            <w:instrText xml:space="preserve"> TOC \o "1-3" \h \z \u </w:instrText>
          </w:r>
          <w:r>
            <w:fldChar w:fldCharType="separate"/>
          </w:r>
          <w:hyperlink w:anchor="_Toc231910803" w:history="1">
            <w:r w:rsidR="00B02487" w:rsidRPr="00C739F8">
              <w:rPr>
                <w:rStyle w:val="Hyperlink"/>
              </w:rPr>
              <w:t>1.0</w:t>
            </w:r>
            <w:r w:rsidR="00B02487">
              <w:rPr>
                <w:rFonts w:asciiTheme="minorHAnsi" w:eastAsiaTheme="minorEastAsia" w:hAnsiTheme="minorHAnsi" w:cstheme="minorBidi"/>
                <w:b w:val="0"/>
                <w:bCs w:val="0"/>
                <w:caps w:val="0"/>
                <w:kern w:val="2"/>
                <w:sz w:val="24"/>
                <w14:ligatures w14:val="standardContextual"/>
              </w:rPr>
              <w:tab/>
            </w:r>
            <w:r w:rsidR="00B02487" w:rsidRPr="00C739F8">
              <w:rPr>
                <w:rStyle w:val="Hyperlink"/>
              </w:rPr>
              <w:t>SCOPE</w:t>
            </w:r>
            <w:r w:rsidR="00B02487">
              <w:rPr>
                <w:webHidden/>
              </w:rPr>
              <w:tab/>
            </w:r>
            <w:r w:rsidR="00B02487">
              <w:rPr>
                <w:webHidden/>
              </w:rPr>
              <w:fldChar w:fldCharType="begin"/>
            </w:r>
            <w:r w:rsidR="00B02487">
              <w:rPr>
                <w:webHidden/>
              </w:rPr>
              <w:instrText xml:space="preserve"> PAGEREF _Toc231910803 \h </w:instrText>
            </w:r>
            <w:r w:rsidR="00B02487">
              <w:rPr>
                <w:webHidden/>
              </w:rPr>
            </w:r>
            <w:r w:rsidR="00B02487">
              <w:rPr>
                <w:webHidden/>
              </w:rPr>
              <w:fldChar w:fldCharType="separate"/>
            </w:r>
            <w:r w:rsidR="00B02487">
              <w:rPr>
                <w:webHidden/>
              </w:rPr>
              <w:t>6</w:t>
            </w:r>
            <w:r w:rsidR="00B02487">
              <w:rPr>
                <w:webHidden/>
              </w:rPr>
              <w:fldChar w:fldCharType="end"/>
            </w:r>
          </w:hyperlink>
        </w:p>
        <w:p w14:paraId="5907D5C4" w14:textId="201F19E6"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04" w:history="1">
            <w:r w:rsidRPr="00C739F8">
              <w:rPr>
                <w:rStyle w:val="Hyperlink"/>
              </w:rPr>
              <w:t>1.1</w:t>
            </w:r>
            <w:r>
              <w:rPr>
                <w:rFonts w:asciiTheme="minorHAnsi" w:eastAsiaTheme="minorEastAsia" w:hAnsiTheme="minorHAnsi" w:cstheme="minorBidi"/>
                <w:smallCaps w:val="0"/>
                <w:kern w:val="2"/>
                <w:sz w:val="24"/>
                <w14:ligatures w14:val="standardContextual"/>
              </w:rPr>
              <w:tab/>
            </w:r>
            <w:r w:rsidRPr="00C739F8">
              <w:rPr>
                <w:rStyle w:val="Hyperlink"/>
              </w:rPr>
              <w:t>Introduction</w:t>
            </w:r>
            <w:r>
              <w:rPr>
                <w:webHidden/>
              </w:rPr>
              <w:tab/>
            </w:r>
            <w:r>
              <w:rPr>
                <w:webHidden/>
              </w:rPr>
              <w:fldChar w:fldCharType="begin"/>
            </w:r>
            <w:r>
              <w:rPr>
                <w:webHidden/>
              </w:rPr>
              <w:instrText xml:space="preserve"> PAGEREF _Toc231910804 \h </w:instrText>
            </w:r>
            <w:r>
              <w:rPr>
                <w:webHidden/>
              </w:rPr>
            </w:r>
            <w:r>
              <w:rPr>
                <w:webHidden/>
              </w:rPr>
              <w:fldChar w:fldCharType="separate"/>
            </w:r>
            <w:r>
              <w:rPr>
                <w:webHidden/>
              </w:rPr>
              <w:t>6</w:t>
            </w:r>
            <w:r>
              <w:rPr>
                <w:webHidden/>
              </w:rPr>
              <w:fldChar w:fldCharType="end"/>
            </w:r>
          </w:hyperlink>
        </w:p>
        <w:p w14:paraId="1CA0A2BC" w14:textId="510A9DB9"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05" w:history="1">
            <w:r w:rsidRPr="00C739F8">
              <w:rPr>
                <w:rStyle w:val="Hyperlink"/>
              </w:rPr>
              <w:t>1.2</w:t>
            </w:r>
            <w:r>
              <w:rPr>
                <w:rFonts w:asciiTheme="minorHAnsi" w:eastAsiaTheme="minorEastAsia" w:hAnsiTheme="minorHAnsi" w:cstheme="minorBidi"/>
                <w:smallCaps w:val="0"/>
                <w:kern w:val="2"/>
                <w:sz w:val="24"/>
                <w14:ligatures w14:val="standardContextual"/>
              </w:rPr>
              <w:tab/>
            </w:r>
            <w:r w:rsidRPr="00C739F8">
              <w:rPr>
                <w:rStyle w:val="Hyperlink"/>
              </w:rPr>
              <w:t>Overview of ORC Scope and Requirements</w:t>
            </w:r>
            <w:r>
              <w:rPr>
                <w:webHidden/>
              </w:rPr>
              <w:tab/>
            </w:r>
            <w:r>
              <w:rPr>
                <w:webHidden/>
              </w:rPr>
              <w:fldChar w:fldCharType="begin"/>
            </w:r>
            <w:r>
              <w:rPr>
                <w:webHidden/>
              </w:rPr>
              <w:instrText xml:space="preserve"> PAGEREF _Toc231910805 \h </w:instrText>
            </w:r>
            <w:r>
              <w:rPr>
                <w:webHidden/>
              </w:rPr>
            </w:r>
            <w:r>
              <w:rPr>
                <w:webHidden/>
              </w:rPr>
              <w:fldChar w:fldCharType="separate"/>
            </w:r>
            <w:r>
              <w:rPr>
                <w:webHidden/>
              </w:rPr>
              <w:t>7</w:t>
            </w:r>
            <w:r>
              <w:rPr>
                <w:webHidden/>
              </w:rPr>
              <w:fldChar w:fldCharType="end"/>
            </w:r>
          </w:hyperlink>
        </w:p>
        <w:p w14:paraId="598FDAAA" w14:textId="1A8E5681" w:rsidR="00B02487" w:rsidRDefault="00B02487">
          <w:pPr>
            <w:pStyle w:val="TOC3"/>
            <w:rPr>
              <w:rFonts w:asciiTheme="minorHAnsi" w:eastAsiaTheme="minorEastAsia" w:hAnsiTheme="minorHAnsi" w:cstheme="minorBidi"/>
              <w:i w:val="0"/>
              <w:iCs w:val="0"/>
              <w:noProof/>
              <w:kern w:val="2"/>
              <w:sz w:val="24"/>
              <w14:ligatures w14:val="standardContextual"/>
            </w:rPr>
          </w:pPr>
          <w:hyperlink w:anchor="_Toc231910806" w:history="1">
            <w:r w:rsidRPr="00C739F8">
              <w:rPr>
                <w:rStyle w:val="Hyperlink"/>
                <w:noProof/>
              </w:rPr>
              <w:t>1.2.1</w:t>
            </w:r>
            <w:r>
              <w:rPr>
                <w:rFonts w:asciiTheme="minorHAnsi" w:eastAsiaTheme="minorEastAsia" w:hAnsiTheme="minorHAnsi" w:cstheme="minorBidi"/>
                <w:i w:val="0"/>
                <w:iCs w:val="0"/>
                <w:noProof/>
                <w:kern w:val="2"/>
                <w:sz w:val="24"/>
                <w14:ligatures w14:val="standardContextual"/>
              </w:rPr>
              <w:tab/>
            </w:r>
            <w:r w:rsidRPr="00C739F8">
              <w:rPr>
                <w:rStyle w:val="Hyperlink"/>
                <w:noProof/>
              </w:rPr>
              <w:t>Specific Scope Discussion and Limits</w:t>
            </w:r>
            <w:r>
              <w:rPr>
                <w:noProof/>
                <w:webHidden/>
              </w:rPr>
              <w:tab/>
            </w:r>
            <w:r>
              <w:rPr>
                <w:noProof/>
                <w:webHidden/>
              </w:rPr>
              <w:fldChar w:fldCharType="begin"/>
            </w:r>
            <w:r>
              <w:rPr>
                <w:noProof/>
                <w:webHidden/>
              </w:rPr>
              <w:instrText xml:space="preserve"> PAGEREF _Toc231910806 \h </w:instrText>
            </w:r>
            <w:r>
              <w:rPr>
                <w:noProof/>
                <w:webHidden/>
              </w:rPr>
            </w:r>
            <w:r>
              <w:rPr>
                <w:noProof/>
                <w:webHidden/>
              </w:rPr>
              <w:fldChar w:fldCharType="separate"/>
            </w:r>
            <w:r>
              <w:rPr>
                <w:noProof/>
                <w:webHidden/>
              </w:rPr>
              <w:t>8</w:t>
            </w:r>
            <w:r>
              <w:rPr>
                <w:noProof/>
                <w:webHidden/>
              </w:rPr>
              <w:fldChar w:fldCharType="end"/>
            </w:r>
          </w:hyperlink>
        </w:p>
        <w:p w14:paraId="7EC499D3" w14:textId="5495F674" w:rsidR="00B02487" w:rsidRDefault="00B02487">
          <w:pPr>
            <w:pStyle w:val="TOC3"/>
            <w:rPr>
              <w:rFonts w:asciiTheme="minorHAnsi" w:eastAsiaTheme="minorEastAsia" w:hAnsiTheme="minorHAnsi" w:cstheme="minorBidi"/>
              <w:i w:val="0"/>
              <w:iCs w:val="0"/>
              <w:noProof/>
              <w:kern w:val="2"/>
              <w:sz w:val="24"/>
              <w14:ligatures w14:val="standardContextual"/>
            </w:rPr>
          </w:pPr>
          <w:hyperlink w:anchor="_Toc231910807" w:history="1">
            <w:r w:rsidRPr="00C739F8">
              <w:rPr>
                <w:rStyle w:val="Hyperlink"/>
                <w:noProof/>
              </w:rPr>
              <w:t>1.2.2</w:t>
            </w:r>
            <w:r>
              <w:rPr>
                <w:rFonts w:asciiTheme="minorHAnsi" w:eastAsiaTheme="minorEastAsia" w:hAnsiTheme="minorHAnsi" w:cstheme="minorBidi"/>
                <w:i w:val="0"/>
                <w:iCs w:val="0"/>
                <w:noProof/>
                <w:kern w:val="2"/>
                <w:sz w:val="24"/>
                <w14:ligatures w14:val="standardContextual"/>
              </w:rPr>
              <w:tab/>
            </w:r>
            <w:r w:rsidRPr="00C739F8">
              <w:rPr>
                <w:rStyle w:val="Hyperlink"/>
                <w:noProof/>
              </w:rPr>
              <w:t>Preliminary Assessment/Site Inspection, Remedial Investigation or Remedial Investigation/Feasibility Study (including Supplemental Investigations), and Decision Document</w:t>
            </w:r>
            <w:r>
              <w:rPr>
                <w:noProof/>
                <w:webHidden/>
              </w:rPr>
              <w:tab/>
            </w:r>
            <w:r>
              <w:rPr>
                <w:noProof/>
                <w:webHidden/>
              </w:rPr>
              <w:fldChar w:fldCharType="begin"/>
            </w:r>
            <w:r>
              <w:rPr>
                <w:noProof/>
                <w:webHidden/>
              </w:rPr>
              <w:instrText xml:space="preserve"> PAGEREF _Toc231910807 \h </w:instrText>
            </w:r>
            <w:r>
              <w:rPr>
                <w:noProof/>
                <w:webHidden/>
              </w:rPr>
            </w:r>
            <w:r>
              <w:rPr>
                <w:noProof/>
                <w:webHidden/>
              </w:rPr>
              <w:fldChar w:fldCharType="separate"/>
            </w:r>
            <w:r>
              <w:rPr>
                <w:noProof/>
                <w:webHidden/>
              </w:rPr>
              <w:t>9</w:t>
            </w:r>
            <w:r>
              <w:rPr>
                <w:noProof/>
                <w:webHidden/>
              </w:rPr>
              <w:fldChar w:fldCharType="end"/>
            </w:r>
          </w:hyperlink>
        </w:p>
        <w:p w14:paraId="574E2D56" w14:textId="1AFBB2FD" w:rsidR="00B02487" w:rsidRDefault="00B02487">
          <w:pPr>
            <w:pStyle w:val="TOC3"/>
            <w:rPr>
              <w:rFonts w:asciiTheme="minorHAnsi" w:eastAsiaTheme="minorEastAsia" w:hAnsiTheme="minorHAnsi" w:cstheme="minorBidi"/>
              <w:i w:val="0"/>
              <w:iCs w:val="0"/>
              <w:noProof/>
              <w:kern w:val="2"/>
              <w:sz w:val="24"/>
              <w14:ligatures w14:val="standardContextual"/>
            </w:rPr>
          </w:pPr>
          <w:hyperlink w:anchor="_Toc231910808" w:history="1">
            <w:r w:rsidRPr="00C739F8">
              <w:rPr>
                <w:rStyle w:val="Hyperlink"/>
                <w:noProof/>
              </w:rPr>
              <w:t>1.2.3</w:t>
            </w:r>
            <w:r>
              <w:rPr>
                <w:rFonts w:asciiTheme="minorHAnsi" w:eastAsiaTheme="minorEastAsia" w:hAnsiTheme="minorHAnsi" w:cstheme="minorBidi"/>
                <w:i w:val="0"/>
                <w:iCs w:val="0"/>
                <w:noProof/>
                <w:kern w:val="2"/>
                <w:sz w:val="24"/>
                <w14:ligatures w14:val="standardContextual"/>
              </w:rPr>
              <w:tab/>
            </w:r>
            <w:r w:rsidRPr="00C739F8">
              <w:rPr>
                <w:rStyle w:val="Hyperlink"/>
                <w:noProof/>
              </w:rPr>
              <w:t>Response Complete or Site Closeout</w:t>
            </w:r>
            <w:r>
              <w:rPr>
                <w:noProof/>
                <w:webHidden/>
              </w:rPr>
              <w:tab/>
            </w:r>
            <w:r>
              <w:rPr>
                <w:noProof/>
                <w:webHidden/>
              </w:rPr>
              <w:fldChar w:fldCharType="begin"/>
            </w:r>
            <w:r>
              <w:rPr>
                <w:noProof/>
                <w:webHidden/>
              </w:rPr>
              <w:instrText xml:space="preserve"> PAGEREF _Toc231910808 \h </w:instrText>
            </w:r>
            <w:r>
              <w:rPr>
                <w:noProof/>
                <w:webHidden/>
              </w:rPr>
            </w:r>
            <w:r>
              <w:rPr>
                <w:noProof/>
                <w:webHidden/>
              </w:rPr>
              <w:fldChar w:fldCharType="separate"/>
            </w:r>
            <w:r>
              <w:rPr>
                <w:noProof/>
                <w:webHidden/>
              </w:rPr>
              <w:t>9</w:t>
            </w:r>
            <w:r>
              <w:rPr>
                <w:noProof/>
                <w:webHidden/>
              </w:rPr>
              <w:fldChar w:fldCharType="end"/>
            </w:r>
          </w:hyperlink>
        </w:p>
        <w:p w14:paraId="6D2E157B" w14:textId="5308ADC7" w:rsidR="00B02487" w:rsidRDefault="00B02487">
          <w:pPr>
            <w:pStyle w:val="TOC3"/>
            <w:rPr>
              <w:rFonts w:asciiTheme="minorHAnsi" w:eastAsiaTheme="minorEastAsia" w:hAnsiTheme="minorHAnsi" w:cstheme="minorBidi"/>
              <w:i w:val="0"/>
              <w:iCs w:val="0"/>
              <w:noProof/>
              <w:kern w:val="2"/>
              <w:sz w:val="24"/>
              <w14:ligatures w14:val="standardContextual"/>
            </w:rPr>
          </w:pPr>
          <w:hyperlink w:anchor="_Toc231910809" w:history="1">
            <w:r w:rsidRPr="00C739F8">
              <w:rPr>
                <w:rStyle w:val="Hyperlink"/>
                <w:noProof/>
              </w:rPr>
              <w:t>1.2.4</w:t>
            </w:r>
            <w:r>
              <w:rPr>
                <w:rFonts w:asciiTheme="minorHAnsi" w:eastAsiaTheme="minorEastAsia" w:hAnsiTheme="minorHAnsi" w:cstheme="minorBidi"/>
                <w:i w:val="0"/>
                <w:iCs w:val="0"/>
                <w:noProof/>
                <w:kern w:val="2"/>
                <w:sz w:val="24"/>
                <w14:ligatures w14:val="standardContextual"/>
              </w:rPr>
              <w:tab/>
            </w:r>
            <w:r w:rsidRPr="00C739F8">
              <w:rPr>
                <w:rStyle w:val="Hyperlink"/>
                <w:noProof/>
              </w:rPr>
              <w:t>Remedial Action-Operation with Optimization</w:t>
            </w:r>
            <w:r>
              <w:rPr>
                <w:noProof/>
                <w:webHidden/>
              </w:rPr>
              <w:tab/>
            </w:r>
            <w:r>
              <w:rPr>
                <w:noProof/>
                <w:webHidden/>
              </w:rPr>
              <w:fldChar w:fldCharType="begin"/>
            </w:r>
            <w:r>
              <w:rPr>
                <w:noProof/>
                <w:webHidden/>
              </w:rPr>
              <w:instrText xml:space="preserve"> PAGEREF _Toc231910809 \h </w:instrText>
            </w:r>
            <w:r>
              <w:rPr>
                <w:noProof/>
                <w:webHidden/>
              </w:rPr>
            </w:r>
            <w:r>
              <w:rPr>
                <w:noProof/>
                <w:webHidden/>
              </w:rPr>
              <w:fldChar w:fldCharType="separate"/>
            </w:r>
            <w:r>
              <w:rPr>
                <w:noProof/>
                <w:webHidden/>
              </w:rPr>
              <w:t>9</w:t>
            </w:r>
            <w:r>
              <w:rPr>
                <w:noProof/>
                <w:webHidden/>
              </w:rPr>
              <w:fldChar w:fldCharType="end"/>
            </w:r>
          </w:hyperlink>
        </w:p>
        <w:p w14:paraId="1BFAF657" w14:textId="7DC84252" w:rsidR="00B02487" w:rsidRDefault="00B02487">
          <w:pPr>
            <w:pStyle w:val="TOC3"/>
            <w:rPr>
              <w:rFonts w:asciiTheme="minorHAnsi" w:eastAsiaTheme="minorEastAsia" w:hAnsiTheme="minorHAnsi" w:cstheme="minorBidi"/>
              <w:i w:val="0"/>
              <w:iCs w:val="0"/>
              <w:noProof/>
              <w:kern w:val="2"/>
              <w:sz w:val="24"/>
              <w14:ligatures w14:val="standardContextual"/>
            </w:rPr>
          </w:pPr>
          <w:hyperlink w:anchor="_Toc231910810" w:history="1">
            <w:r w:rsidRPr="00C739F8">
              <w:rPr>
                <w:rStyle w:val="Hyperlink"/>
                <w:noProof/>
              </w:rPr>
              <w:t>1.2.5</w:t>
            </w:r>
            <w:r>
              <w:rPr>
                <w:rFonts w:asciiTheme="minorHAnsi" w:eastAsiaTheme="minorEastAsia" w:hAnsiTheme="minorHAnsi" w:cstheme="minorBidi"/>
                <w:i w:val="0"/>
                <w:iCs w:val="0"/>
                <w:noProof/>
                <w:kern w:val="2"/>
                <w:sz w:val="24"/>
                <w14:ligatures w14:val="standardContextual"/>
              </w:rPr>
              <w:tab/>
            </w:r>
            <w:r w:rsidRPr="00C739F8">
              <w:rPr>
                <w:rStyle w:val="Hyperlink"/>
                <w:noProof/>
              </w:rPr>
              <w:t>Remedial Action-Operation and Reduce Life Cycle Cost; Long Term Management and Reduce Life Cycle Cost</w:t>
            </w:r>
            <w:r>
              <w:rPr>
                <w:noProof/>
                <w:webHidden/>
              </w:rPr>
              <w:tab/>
            </w:r>
            <w:r>
              <w:rPr>
                <w:noProof/>
                <w:webHidden/>
              </w:rPr>
              <w:fldChar w:fldCharType="begin"/>
            </w:r>
            <w:r>
              <w:rPr>
                <w:noProof/>
                <w:webHidden/>
              </w:rPr>
              <w:instrText xml:space="preserve"> PAGEREF _Toc231910810 \h </w:instrText>
            </w:r>
            <w:r>
              <w:rPr>
                <w:noProof/>
                <w:webHidden/>
              </w:rPr>
            </w:r>
            <w:r>
              <w:rPr>
                <w:noProof/>
                <w:webHidden/>
              </w:rPr>
              <w:fldChar w:fldCharType="separate"/>
            </w:r>
            <w:r>
              <w:rPr>
                <w:noProof/>
                <w:webHidden/>
              </w:rPr>
              <w:t>9</w:t>
            </w:r>
            <w:r>
              <w:rPr>
                <w:noProof/>
                <w:webHidden/>
              </w:rPr>
              <w:fldChar w:fldCharType="end"/>
            </w:r>
          </w:hyperlink>
        </w:p>
        <w:p w14:paraId="05C91564" w14:textId="0A233BFF" w:rsidR="00B02487" w:rsidRDefault="00B02487">
          <w:pPr>
            <w:pStyle w:val="TOC3"/>
            <w:rPr>
              <w:rFonts w:asciiTheme="minorHAnsi" w:eastAsiaTheme="minorEastAsia" w:hAnsiTheme="minorHAnsi" w:cstheme="minorBidi"/>
              <w:i w:val="0"/>
              <w:iCs w:val="0"/>
              <w:noProof/>
              <w:kern w:val="2"/>
              <w:sz w:val="24"/>
              <w14:ligatures w14:val="standardContextual"/>
            </w:rPr>
          </w:pPr>
          <w:hyperlink w:anchor="_Toc231910811" w:history="1">
            <w:r w:rsidRPr="00C739F8">
              <w:rPr>
                <w:rStyle w:val="Hyperlink"/>
                <w:noProof/>
              </w:rPr>
              <w:t>1.2.6</w:t>
            </w:r>
            <w:r>
              <w:rPr>
                <w:rFonts w:asciiTheme="minorHAnsi" w:eastAsiaTheme="minorEastAsia" w:hAnsiTheme="minorHAnsi" w:cstheme="minorBidi"/>
                <w:i w:val="0"/>
                <w:iCs w:val="0"/>
                <w:noProof/>
                <w:kern w:val="2"/>
                <w:sz w:val="24"/>
                <w14:ligatures w14:val="standardContextual"/>
              </w:rPr>
              <w:tab/>
            </w:r>
            <w:r w:rsidRPr="00C739F8">
              <w:rPr>
                <w:rStyle w:val="Hyperlink"/>
                <w:noProof/>
              </w:rPr>
              <w:t>Remedial Action-Operation or Long-Term Management (as appropriate)</w:t>
            </w:r>
            <w:r>
              <w:rPr>
                <w:noProof/>
                <w:webHidden/>
              </w:rPr>
              <w:tab/>
            </w:r>
            <w:r>
              <w:rPr>
                <w:noProof/>
                <w:webHidden/>
              </w:rPr>
              <w:fldChar w:fldCharType="begin"/>
            </w:r>
            <w:r>
              <w:rPr>
                <w:noProof/>
                <w:webHidden/>
              </w:rPr>
              <w:instrText xml:space="preserve"> PAGEREF _Toc231910811 \h </w:instrText>
            </w:r>
            <w:r>
              <w:rPr>
                <w:noProof/>
                <w:webHidden/>
              </w:rPr>
            </w:r>
            <w:r>
              <w:rPr>
                <w:noProof/>
                <w:webHidden/>
              </w:rPr>
              <w:fldChar w:fldCharType="separate"/>
            </w:r>
            <w:r>
              <w:rPr>
                <w:noProof/>
                <w:webHidden/>
              </w:rPr>
              <w:t>10</w:t>
            </w:r>
            <w:r>
              <w:rPr>
                <w:noProof/>
                <w:webHidden/>
              </w:rPr>
              <w:fldChar w:fldCharType="end"/>
            </w:r>
          </w:hyperlink>
        </w:p>
        <w:p w14:paraId="0E465022" w14:textId="0917189D" w:rsidR="00B02487" w:rsidRDefault="00B02487">
          <w:pPr>
            <w:pStyle w:val="TOC3"/>
            <w:rPr>
              <w:rFonts w:asciiTheme="minorHAnsi" w:eastAsiaTheme="minorEastAsia" w:hAnsiTheme="minorHAnsi" w:cstheme="minorBidi"/>
              <w:i w:val="0"/>
              <w:iCs w:val="0"/>
              <w:noProof/>
              <w:kern w:val="2"/>
              <w:sz w:val="24"/>
              <w14:ligatures w14:val="standardContextual"/>
            </w:rPr>
          </w:pPr>
          <w:hyperlink w:anchor="_Toc231910812" w:history="1">
            <w:r w:rsidRPr="00C739F8">
              <w:rPr>
                <w:rStyle w:val="Hyperlink"/>
                <w:noProof/>
              </w:rPr>
              <w:t>1.2.7</w:t>
            </w:r>
            <w:r>
              <w:rPr>
                <w:rFonts w:asciiTheme="minorHAnsi" w:eastAsiaTheme="minorEastAsia" w:hAnsiTheme="minorHAnsi" w:cstheme="minorBidi"/>
                <w:i w:val="0"/>
                <w:iCs w:val="0"/>
                <w:noProof/>
                <w:kern w:val="2"/>
                <w:sz w:val="24"/>
                <w14:ligatures w14:val="standardContextual"/>
              </w:rPr>
              <w:tab/>
            </w:r>
            <w:r w:rsidRPr="00C739F8">
              <w:rPr>
                <w:rStyle w:val="Hyperlink"/>
                <w:noProof/>
              </w:rPr>
              <w:t>Alternate Objectives</w:t>
            </w:r>
            <w:r>
              <w:rPr>
                <w:noProof/>
                <w:webHidden/>
              </w:rPr>
              <w:tab/>
            </w:r>
            <w:r>
              <w:rPr>
                <w:noProof/>
                <w:webHidden/>
              </w:rPr>
              <w:fldChar w:fldCharType="begin"/>
            </w:r>
            <w:r>
              <w:rPr>
                <w:noProof/>
                <w:webHidden/>
              </w:rPr>
              <w:instrText xml:space="preserve"> PAGEREF _Toc231910812 \h </w:instrText>
            </w:r>
            <w:r>
              <w:rPr>
                <w:noProof/>
                <w:webHidden/>
              </w:rPr>
            </w:r>
            <w:r>
              <w:rPr>
                <w:noProof/>
                <w:webHidden/>
              </w:rPr>
              <w:fldChar w:fldCharType="separate"/>
            </w:r>
            <w:r>
              <w:rPr>
                <w:noProof/>
                <w:webHidden/>
              </w:rPr>
              <w:t>11</w:t>
            </w:r>
            <w:r>
              <w:rPr>
                <w:noProof/>
                <w:webHidden/>
              </w:rPr>
              <w:fldChar w:fldCharType="end"/>
            </w:r>
          </w:hyperlink>
        </w:p>
        <w:p w14:paraId="3A7CE1AC" w14:textId="72AD9B81"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13" w:history="1">
            <w:r w:rsidRPr="00C739F8">
              <w:rPr>
                <w:rStyle w:val="Hyperlink"/>
              </w:rPr>
              <w:t>1.3</w:t>
            </w:r>
            <w:r>
              <w:rPr>
                <w:rFonts w:asciiTheme="minorHAnsi" w:eastAsiaTheme="minorEastAsia" w:hAnsiTheme="minorHAnsi" w:cstheme="minorBidi"/>
                <w:smallCaps w:val="0"/>
                <w:kern w:val="2"/>
                <w:sz w:val="24"/>
                <w14:ligatures w14:val="standardContextual"/>
              </w:rPr>
              <w:tab/>
            </w:r>
            <w:r w:rsidRPr="00C739F8">
              <w:rPr>
                <w:rStyle w:val="Hyperlink"/>
              </w:rPr>
              <w:t>Performance Requirements</w:t>
            </w:r>
            <w:r>
              <w:rPr>
                <w:webHidden/>
              </w:rPr>
              <w:tab/>
            </w:r>
            <w:r>
              <w:rPr>
                <w:webHidden/>
              </w:rPr>
              <w:fldChar w:fldCharType="begin"/>
            </w:r>
            <w:r>
              <w:rPr>
                <w:webHidden/>
              </w:rPr>
              <w:instrText xml:space="preserve"> PAGEREF _Toc231910813 \h </w:instrText>
            </w:r>
            <w:r>
              <w:rPr>
                <w:webHidden/>
              </w:rPr>
            </w:r>
            <w:r>
              <w:rPr>
                <w:webHidden/>
              </w:rPr>
              <w:fldChar w:fldCharType="separate"/>
            </w:r>
            <w:r>
              <w:rPr>
                <w:webHidden/>
              </w:rPr>
              <w:t>11</w:t>
            </w:r>
            <w:r>
              <w:rPr>
                <w:webHidden/>
              </w:rPr>
              <w:fldChar w:fldCharType="end"/>
            </w:r>
          </w:hyperlink>
        </w:p>
        <w:p w14:paraId="63EA5B99" w14:textId="1CE2153C" w:rsidR="00B02487" w:rsidRDefault="00B02487">
          <w:pPr>
            <w:pStyle w:val="TOC3"/>
            <w:rPr>
              <w:rFonts w:asciiTheme="minorHAnsi" w:eastAsiaTheme="minorEastAsia" w:hAnsiTheme="minorHAnsi" w:cstheme="minorBidi"/>
              <w:i w:val="0"/>
              <w:iCs w:val="0"/>
              <w:noProof/>
              <w:kern w:val="2"/>
              <w:sz w:val="24"/>
              <w14:ligatures w14:val="standardContextual"/>
            </w:rPr>
          </w:pPr>
          <w:hyperlink w:anchor="_Toc231910814" w:history="1">
            <w:r w:rsidRPr="00C739F8">
              <w:rPr>
                <w:rStyle w:val="Hyperlink"/>
                <w:noProof/>
              </w:rPr>
              <w:t>1.3.1</w:t>
            </w:r>
            <w:r>
              <w:rPr>
                <w:rFonts w:asciiTheme="minorHAnsi" w:eastAsiaTheme="minorEastAsia" w:hAnsiTheme="minorHAnsi" w:cstheme="minorBidi"/>
                <w:i w:val="0"/>
                <w:iCs w:val="0"/>
                <w:noProof/>
                <w:kern w:val="2"/>
                <w:sz w:val="24"/>
                <w14:ligatures w14:val="standardContextual"/>
              </w:rPr>
              <w:tab/>
            </w:r>
            <w:r w:rsidRPr="00C739F8">
              <w:rPr>
                <w:rStyle w:val="Hyperlink"/>
                <w:noProof/>
              </w:rPr>
              <w:t>Table 1: Performance Table</w:t>
            </w:r>
            <w:r>
              <w:rPr>
                <w:noProof/>
                <w:webHidden/>
              </w:rPr>
              <w:tab/>
            </w:r>
            <w:r>
              <w:rPr>
                <w:noProof/>
                <w:webHidden/>
              </w:rPr>
              <w:fldChar w:fldCharType="begin"/>
            </w:r>
            <w:r>
              <w:rPr>
                <w:noProof/>
                <w:webHidden/>
              </w:rPr>
              <w:instrText xml:space="preserve"> PAGEREF _Toc231910814 \h </w:instrText>
            </w:r>
            <w:r>
              <w:rPr>
                <w:noProof/>
                <w:webHidden/>
              </w:rPr>
            </w:r>
            <w:r>
              <w:rPr>
                <w:noProof/>
                <w:webHidden/>
              </w:rPr>
              <w:fldChar w:fldCharType="separate"/>
            </w:r>
            <w:r>
              <w:rPr>
                <w:noProof/>
                <w:webHidden/>
              </w:rPr>
              <w:t>11</w:t>
            </w:r>
            <w:r>
              <w:rPr>
                <w:noProof/>
                <w:webHidden/>
              </w:rPr>
              <w:fldChar w:fldCharType="end"/>
            </w:r>
          </w:hyperlink>
        </w:p>
        <w:p w14:paraId="30C8EDCD" w14:textId="6C78B6A4" w:rsidR="00B02487" w:rsidRDefault="00B02487">
          <w:pPr>
            <w:pStyle w:val="TOC3"/>
            <w:rPr>
              <w:rFonts w:asciiTheme="minorHAnsi" w:eastAsiaTheme="minorEastAsia" w:hAnsiTheme="minorHAnsi" w:cstheme="minorBidi"/>
              <w:i w:val="0"/>
              <w:iCs w:val="0"/>
              <w:noProof/>
              <w:kern w:val="2"/>
              <w:sz w:val="24"/>
              <w14:ligatures w14:val="standardContextual"/>
            </w:rPr>
          </w:pPr>
          <w:hyperlink w:anchor="_Toc231910815" w:history="1">
            <w:r w:rsidRPr="00C739F8">
              <w:rPr>
                <w:rStyle w:val="Hyperlink"/>
                <w:rFonts w:eastAsia="헤드라인A"/>
                <w:noProof/>
              </w:rPr>
              <w:t xml:space="preserve">* </w:t>
            </w:r>
            <w:r w:rsidRPr="00C739F8">
              <w:rPr>
                <w:rStyle w:val="Hyperlink"/>
                <w:noProof/>
              </w:rPr>
              <w:t>The Performance Period is from the date of award of the first performance Sub-CLIN.</w:t>
            </w:r>
            <w:r>
              <w:rPr>
                <w:noProof/>
                <w:webHidden/>
              </w:rPr>
              <w:tab/>
            </w:r>
            <w:r>
              <w:rPr>
                <w:noProof/>
                <w:webHidden/>
              </w:rPr>
              <w:fldChar w:fldCharType="begin"/>
            </w:r>
            <w:r>
              <w:rPr>
                <w:noProof/>
                <w:webHidden/>
              </w:rPr>
              <w:instrText xml:space="preserve"> PAGEREF _Toc231910815 \h </w:instrText>
            </w:r>
            <w:r>
              <w:rPr>
                <w:noProof/>
                <w:webHidden/>
              </w:rPr>
            </w:r>
            <w:r>
              <w:rPr>
                <w:noProof/>
                <w:webHidden/>
              </w:rPr>
              <w:fldChar w:fldCharType="separate"/>
            </w:r>
            <w:r>
              <w:rPr>
                <w:noProof/>
                <w:webHidden/>
              </w:rPr>
              <w:t>18</w:t>
            </w:r>
            <w:r>
              <w:rPr>
                <w:noProof/>
                <w:webHidden/>
              </w:rPr>
              <w:fldChar w:fldCharType="end"/>
            </w:r>
          </w:hyperlink>
        </w:p>
        <w:p w14:paraId="2757968F" w14:textId="1E7A7AD3" w:rsidR="00B02487" w:rsidRDefault="00B02487">
          <w:pPr>
            <w:pStyle w:val="TOC3"/>
            <w:rPr>
              <w:rFonts w:asciiTheme="minorHAnsi" w:eastAsiaTheme="minorEastAsia" w:hAnsiTheme="minorHAnsi" w:cstheme="minorBidi"/>
              <w:i w:val="0"/>
              <w:iCs w:val="0"/>
              <w:noProof/>
              <w:kern w:val="2"/>
              <w:sz w:val="24"/>
              <w14:ligatures w14:val="standardContextual"/>
            </w:rPr>
          </w:pPr>
          <w:hyperlink w:anchor="_Toc231910816" w:history="1">
            <w:r w:rsidRPr="00C739F8">
              <w:rPr>
                <w:rStyle w:val="Hyperlink"/>
                <w:noProof/>
              </w:rPr>
              <w:t>1.3.2</w:t>
            </w:r>
            <w:r>
              <w:rPr>
                <w:rFonts w:asciiTheme="minorHAnsi" w:eastAsiaTheme="minorEastAsia" w:hAnsiTheme="minorHAnsi" w:cstheme="minorBidi"/>
                <w:i w:val="0"/>
                <w:iCs w:val="0"/>
                <w:noProof/>
                <w:kern w:val="2"/>
                <w:sz w:val="24"/>
                <w14:ligatures w14:val="standardContextual"/>
              </w:rPr>
              <w:tab/>
            </w:r>
            <w:r w:rsidRPr="00C739F8">
              <w:rPr>
                <w:rStyle w:val="Hyperlink"/>
                <w:noProof/>
              </w:rPr>
              <w:t>Additional Scope Discussion and Limits</w:t>
            </w:r>
            <w:r>
              <w:rPr>
                <w:noProof/>
                <w:webHidden/>
              </w:rPr>
              <w:tab/>
            </w:r>
            <w:r>
              <w:rPr>
                <w:noProof/>
                <w:webHidden/>
              </w:rPr>
              <w:fldChar w:fldCharType="begin"/>
            </w:r>
            <w:r>
              <w:rPr>
                <w:noProof/>
                <w:webHidden/>
              </w:rPr>
              <w:instrText xml:space="preserve"> PAGEREF _Toc231910816 \h </w:instrText>
            </w:r>
            <w:r>
              <w:rPr>
                <w:noProof/>
                <w:webHidden/>
              </w:rPr>
            </w:r>
            <w:r>
              <w:rPr>
                <w:noProof/>
                <w:webHidden/>
              </w:rPr>
              <w:fldChar w:fldCharType="separate"/>
            </w:r>
            <w:r>
              <w:rPr>
                <w:noProof/>
                <w:webHidden/>
              </w:rPr>
              <w:t>18</w:t>
            </w:r>
            <w:r>
              <w:rPr>
                <w:noProof/>
                <w:webHidden/>
              </w:rPr>
              <w:fldChar w:fldCharType="end"/>
            </w:r>
          </w:hyperlink>
        </w:p>
        <w:p w14:paraId="6637B18E" w14:textId="6DF25EE6" w:rsidR="00B02487" w:rsidRDefault="00B02487">
          <w:pPr>
            <w:pStyle w:val="TOC1"/>
            <w:rPr>
              <w:rFonts w:asciiTheme="minorHAnsi" w:eastAsiaTheme="minorEastAsia" w:hAnsiTheme="minorHAnsi" w:cstheme="minorBidi"/>
              <w:b w:val="0"/>
              <w:bCs w:val="0"/>
              <w:caps w:val="0"/>
              <w:kern w:val="2"/>
              <w:sz w:val="24"/>
              <w14:ligatures w14:val="standardContextual"/>
            </w:rPr>
          </w:pPr>
          <w:hyperlink w:anchor="_Toc231910817" w:history="1">
            <w:r w:rsidRPr="00C739F8">
              <w:rPr>
                <w:rStyle w:val="Hyperlink"/>
              </w:rPr>
              <w:t xml:space="preserve">2.0 </w:t>
            </w:r>
            <w:r>
              <w:rPr>
                <w:rFonts w:asciiTheme="minorHAnsi" w:eastAsiaTheme="minorEastAsia" w:hAnsiTheme="minorHAnsi" w:cstheme="minorBidi"/>
                <w:b w:val="0"/>
                <w:bCs w:val="0"/>
                <w:caps w:val="0"/>
                <w:kern w:val="2"/>
                <w:sz w:val="24"/>
                <w14:ligatures w14:val="standardContextual"/>
              </w:rPr>
              <w:tab/>
            </w:r>
            <w:r w:rsidRPr="00C739F8">
              <w:rPr>
                <w:rStyle w:val="Hyperlink"/>
              </w:rPr>
              <w:t>APPLICABLE DOCUMENTS</w:t>
            </w:r>
            <w:r>
              <w:rPr>
                <w:webHidden/>
              </w:rPr>
              <w:tab/>
            </w:r>
            <w:r>
              <w:rPr>
                <w:webHidden/>
              </w:rPr>
              <w:fldChar w:fldCharType="begin"/>
            </w:r>
            <w:r>
              <w:rPr>
                <w:webHidden/>
              </w:rPr>
              <w:instrText xml:space="preserve"> PAGEREF _Toc231910817 \h </w:instrText>
            </w:r>
            <w:r>
              <w:rPr>
                <w:webHidden/>
              </w:rPr>
            </w:r>
            <w:r>
              <w:rPr>
                <w:webHidden/>
              </w:rPr>
              <w:fldChar w:fldCharType="separate"/>
            </w:r>
            <w:r>
              <w:rPr>
                <w:webHidden/>
              </w:rPr>
              <w:t>20</w:t>
            </w:r>
            <w:r>
              <w:rPr>
                <w:webHidden/>
              </w:rPr>
              <w:fldChar w:fldCharType="end"/>
            </w:r>
          </w:hyperlink>
        </w:p>
        <w:p w14:paraId="01A38AFA" w14:textId="423D15D0" w:rsidR="00B02487" w:rsidRDefault="00B02487">
          <w:pPr>
            <w:pStyle w:val="TOC1"/>
            <w:rPr>
              <w:rFonts w:asciiTheme="minorHAnsi" w:eastAsiaTheme="minorEastAsia" w:hAnsiTheme="minorHAnsi" w:cstheme="minorBidi"/>
              <w:b w:val="0"/>
              <w:bCs w:val="0"/>
              <w:caps w:val="0"/>
              <w:kern w:val="2"/>
              <w:sz w:val="24"/>
              <w14:ligatures w14:val="standardContextual"/>
            </w:rPr>
          </w:pPr>
          <w:hyperlink w:anchor="_Toc231910818" w:history="1">
            <w:r w:rsidRPr="00C739F8">
              <w:rPr>
                <w:rStyle w:val="Hyperlink"/>
              </w:rPr>
              <w:t xml:space="preserve">3.0 </w:t>
            </w:r>
            <w:r>
              <w:rPr>
                <w:rFonts w:asciiTheme="minorHAnsi" w:eastAsiaTheme="minorEastAsia" w:hAnsiTheme="minorHAnsi" w:cstheme="minorBidi"/>
                <w:b w:val="0"/>
                <w:bCs w:val="0"/>
                <w:caps w:val="0"/>
                <w:kern w:val="2"/>
                <w:sz w:val="24"/>
                <w14:ligatures w14:val="standardContextual"/>
              </w:rPr>
              <w:tab/>
            </w:r>
            <w:r w:rsidRPr="00C739F8">
              <w:rPr>
                <w:rStyle w:val="Hyperlink"/>
              </w:rPr>
              <w:t xml:space="preserve">GOVERNMENT FURNISHED INFORMATION </w:t>
            </w:r>
            <w:r>
              <w:rPr>
                <w:webHidden/>
              </w:rPr>
              <w:tab/>
            </w:r>
            <w:r>
              <w:rPr>
                <w:webHidden/>
              </w:rPr>
              <w:fldChar w:fldCharType="begin"/>
            </w:r>
            <w:r>
              <w:rPr>
                <w:webHidden/>
              </w:rPr>
              <w:instrText xml:space="preserve"> PAGEREF _Toc231910818 \h </w:instrText>
            </w:r>
            <w:r>
              <w:rPr>
                <w:webHidden/>
              </w:rPr>
            </w:r>
            <w:r>
              <w:rPr>
                <w:webHidden/>
              </w:rPr>
              <w:fldChar w:fldCharType="separate"/>
            </w:r>
            <w:r>
              <w:rPr>
                <w:webHidden/>
              </w:rPr>
              <w:t>20</w:t>
            </w:r>
            <w:r>
              <w:rPr>
                <w:webHidden/>
              </w:rPr>
              <w:fldChar w:fldCharType="end"/>
            </w:r>
          </w:hyperlink>
        </w:p>
        <w:p w14:paraId="7A174BFE" w14:textId="3C1FEAB0" w:rsidR="00B02487" w:rsidRDefault="00B02487">
          <w:pPr>
            <w:pStyle w:val="TOC1"/>
            <w:rPr>
              <w:rFonts w:asciiTheme="minorHAnsi" w:eastAsiaTheme="minorEastAsia" w:hAnsiTheme="minorHAnsi" w:cstheme="minorBidi"/>
              <w:b w:val="0"/>
              <w:bCs w:val="0"/>
              <w:caps w:val="0"/>
              <w:kern w:val="2"/>
              <w:sz w:val="24"/>
              <w14:ligatures w14:val="standardContextual"/>
            </w:rPr>
          </w:pPr>
          <w:hyperlink w:anchor="_Toc231910819" w:history="1">
            <w:r w:rsidRPr="00C739F8">
              <w:rPr>
                <w:rStyle w:val="Hyperlink"/>
              </w:rPr>
              <w:t xml:space="preserve">4.0 </w:t>
            </w:r>
            <w:r>
              <w:rPr>
                <w:rFonts w:asciiTheme="minorHAnsi" w:eastAsiaTheme="minorEastAsia" w:hAnsiTheme="minorHAnsi" w:cstheme="minorBidi"/>
                <w:b w:val="0"/>
                <w:bCs w:val="0"/>
                <w:caps w:val="0"/>
                <w:kern w:val="2"/>
                <w:sz w:val="24"/>
                <w14:ligatures w14:val="standardContextual"/>
              </w:rPr>
              <w:tab/>
            </w:r>
            <w:r w:rsidRPr="00C739F8">
              <w:rPr>
                <w:rStyle w:val="Hyperlink"/>
              </w:rPr>
              <w:t>MANAGEMENT, PLANNING, AND REPORTING REQUIREMENTS</w:t>
            </w:r>
            <w:r>
              <w:rPr>
                <w:webHidden/>
              </w:rPr>
              <w:tab/>
            </w:r>
            <w:r>
              <w:rPr>
                <w:webHidden/>
              </w:rPr>
              <w:fldChar w:fldCharType="begin"/>
            </w:r>
            <w:r>
              <w:rPr>
                <w:webHidden/>
              </w:rPr>
              <w:instrText xml:space="preserve"> PAGEREF _Toc231910819 \h </w:instrText>
            </w:r>
            <w:r>
              <w:rPr>
                <w:webHidden/>
              </w:rPr>
            </w:r>
            <w:r>
              <w:rPr>
                <w:webHidden/>
              </w:rPr>
              <w:fldChar w:fldCharType="separate"/>
            </w:r>
            <w:r>
              <w:rPr>
                <w:webHidden/>
              </w:rPr>
              <w:t>20</w:t>
            </w:r>
            <w:r>
              <w:rPr>
                <w:webHidden/>
              </w:rPr>
              <w:fldChar w:fldCharType="end"/>
            </w:r>
          </w:hyperlink>
        </w:p>
        <w:p w14:paraId="6ACB51CC" w14:textId="2294D6CA"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20" w:history="1">
            <w:r w:rsidRPr="00C739F8">
              <w:rPr>
                <w:rStyle w:val="Hyperlink"/>
              </w:rPr>
              <w:t xml:space="preserve">4.1 </w:t>
            </w:r>
            <w:r>
              <w:rPr>
                <w:rFonts w:asciiTheme="minorHAnsi" w:eastAsiaTheme="minorEastAsia" w:hAnsiTheme="minorHAnsi" w:cstheme="minorBidi"/>
                <w:smallCaps w:val="0"/>
                <w:kern w:val="2"/>
                <w:sz w:val="24"/>
                <w14:ligatures w14:val="standardContextual"/>
              </w:rPr>
              <w:tab/>
            </w:r>
            <w:r w:rsidRPr="00C739F8">
              <w:rPr>
                <w:rStyle w:val="Hyperlink"/>
              </w:rPr>
              <w:t>Project Management Plan</w:t>
            </w:r>
            <w:r>
              <w:rPr>
                <w:webHidden/>
              </w:rPr>
              <w:tab/>
            </w:r>
            <w:r>
              <w:rPr>
                <w:webHidden/>
              </w:rPr>
              <w:fldChar w:fldCharType="begin"/>
            </w:r>
            <w:r>
              <w:rPr>
                <w:webHidden/>
              </w:rPr>
              <w:instrText xml:space="preserve"> PAGEREF _Toc231910820 \h </w:instrText>
            </w:r>
            <w:r>
              <w:rPr>
                <w:webHidden/>
              </w:rPr>
            </w:r>
            <w:r>
              <w:rPr>
                <w:webHidden/>
              </w:rPr>
              <w:fldChar w:fldCharType="separate"/>
            </w:r>
            <w:r>
              <w:rPr>
                <w:webHidden/>
              </w:rPr>
              <w:t>21</w:t>
            </w:r>
            <w:r>
              <w:rPr>
                <w:webHidden/>
              </w:rPr>
              <w:fldChar w:fldCharType="end"/>
            </w:r>
          </w:hyperlink>
        </w:p>
        <w:p w14:paraId="150DF486" w14:textId="11BB1653"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21" w:history="1">
            <w:r w:rsidRPr="00C739F8">
              <w:rPr>
                <w:rStyle w:val="Hyperlink"/>
              </w:rPr>
              <w:t xml:space="preserve">4.2 </w:t>
            </w:r>
            <w:r>
              <w:rPr>
                <w:rFonts w:asciiTheme="minorHAnsi" w:eastAsiaTheme="minorEastAsia" w:hAnsiTheme="minorHAnsi" w:cstheme="minorBidi"/>
                <w:smallCaps w:val="0"/>
                <w:kern w:val="2"/>
                <w:sz w:val="24"/>
                <w14:ligatures w14:val="standardContextual"/>
              </w:rPr>
              <w:tab/>
            </w:r>
            <w:r w:rsidRPr="00C739F8">
              <w:rPr>
                <w:rStyle w:val="Hyperlink"/>
              </w:rPr>
              <w:t>Schedule and Planning Requirements – Integrated Master Schedule</w:t>
            </w:r>
            <w:r>
              <w:rPr>
                <w:webHidden/>
              </w:rPr>
              <w:tab/>
            </w:r>
            <w:r>
              <w:rPr>
                <w:webHidden/>
              </w:rPr>
              <w:fldChar w:fldCharType="begin"/>
            </w:r>
            <w:r>
              <w:rPr>
                <w:webHidden/>
              </w:rPr>
              <w:instrText xml:space="preserve"> PAGEREF _Toc231910821 \h </w:instrText>
            </w:r>
            <w:r>
              <w:rPr>
                <w:webHidden/>
              </w:rPr>
            </w:r>
            <w:r>
              <w:rPr>
                <w:webHidden/>
              </w:rPr>
              <w:fldChar w:fldCharType="separate"/>
            </w:r>
            <w:r>
              <w:rPr>
                <w:webHidden/>
              </w:rPr>
              <w:t>21</w:t>
            </w:r>
            <w:r>
              <w:rPr>
                <w:webHidden/>
              </w:rPr>
              <w:fldChar w:fldCharType="end"/>
            </w:r>
          </w:hyperlink>
        </w:p>
        <w:p w14:paraId="536A846E" w14:textId="23F40B27"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22" w:history="1">
            <w:r w:rsidRPr="00C739F8">
              <w:rPr>
                <w:rStyle w:val="Hyperlink"/>
              </w:rPr>
              <w:t xml:space="preserve">4.3 </w:t>
            </w:r>
            <w:r>
              <w:rPr>
                <w:rFonts w:asciiTheme="minorHAnsi" w:eastAsiaTheme="minorEastAsia" w:hAnsiTheme="minorHAnsi" w:cstheme="minorBidi"/>
                <w:smallCaps w:val="0"/>
                <w:kern w:val="2"/>
                <w:sz w:val="24"/>
                <w14:ligatures w14:val="standardContextual"/>
              </w:rPr>
              <w:tab/>
            </w:r>
            <w:r w:rsidRPr="00C739F8">
              <w:rPr>
                <w:rStyle w:val="Hyperlink"/>
              </w:rPr>
              <w:t>Milestone Payment Schedule</w:t>
            </w:r>
            <w:r>
              <w:rPr>
                <w:webHidden/>
              </w:rPr>
              <w:tab/>
            </w:r>
            <w:r>
              <w:rPr>
                <w:webHidden/>
              </w:rPr>
              <w:fldChar w:fldCharType="begin"/>
            </w:r>
            <w:r>
              <w:rPr>
                <w:webHidden/>
              </w:rPr>
              <w:instrText xml:space="preserve"> PAGEREF _Toc231910822 \h </w:instrText>
            </w:r>
            <w:r>
              <w:rPr>
                <w:webHidden/>
              </w:rPr>
            </w:r>
            <w:r>
              <w:rPr>
                <w:webHidden/>
              </w:rPr>
              <w:fldChar w:fldCharType="separate"/>
            </w:r>
            <w:r>
              <w:rPr>
                <w:webHidden/>
              </w:rPr>
              <w:t>23</w:t>
            </w:r>
            <w:r>
              <w:rPr>
                <w:webHidden/>
              </w:rPr>
              <w:fldChar w:fldCharType="end"/>
            </w:r>
          </w:hyperlink>
        </w:p>
        <w:p w14:paraId="3867624D" w14:textId="51086208"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23" w:history="1">
            <w:r w:rsidRPr="00C739F8">
              <w:rPr>
                <w:rStyle w:val="Hyperlink"/>
              </w:rPr>
              <w:t xml:space="preserve">4.4 </w:t>
            </w:r>
            <w:r>
              <w:rPr>
                <w:rFonts w:asciiTheme="minorHAnsi" w:eastAsiaTheme="minorEastAsia" w:hAnsiTheme="minorHAnsi" w:cstheme="minorBidi"/>
                <w:smallCaps w:val="0"/>
                <w:kern w:val="2"/>
                <w:sz w:val="24"/>
                <w14:ligatures w14:val="standardContextual"/>
              </w:rPr>
              <w:tab/>
            </w:r>
            <w:r w:rsidRPr="00C739F8">
              <w:rPr>
                <w:rStyle w:val="Hyperlink"/>
              </w:rPr>
              <w:t>Cost and Status Reporting</w:t>
            </w:r>
            <w:r>
              <w:rPr>
                <w:webHidden/>
              </w:rPr>
              <w:tab/>
            </w:r>
            <w:r>
              <w:rPr>
                <w:webHidden/>
              </w:rPr>
              <w:fldChar w:fldCharType="begin"/>
            </w:r>
            <w:r>
              <w:rPr>
                <w:webHidden/>
              </w:rPr>
              <w:instrText xml:space="preserve"> PAGEREF _Toc231910823 \h </w:instrText>
            </w:r>
            <w:r>
              <w:rPr>
                <w:webHidden/>
              </w:rPr>
            </w:r>
            <w:r>
              <w:rPr>
                <w:webHidden/>
              </w:rPr>
              <w:fldChar w:fldCharType="separate"/>
            </w:r>
            <w:r>
              <w:rPr>
                <w:webHidden/>
              </w:rPr>
              <w:t>26</w:t>
            </w:r>
            <w:r>
              <w:rPr>
                <w:webHidden/>
              </w:rPr>
              <w:fldChar w:fldCharType="end"/>
            </w:r>
          </w:hyperlink>
        </w:p>
        <w:p w14:paraId="713304DA" w14:textId="71C16D27"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24" w:history="1">
            <w:r w:rsidRPr="00C739F8">
              <w:rPr>
                <w:rStyle w:val="Hyperlink"/>
              </w:rPr>
              <w:t>4.5</w:t>
            </w:r>
            <w:r>
              <w:rPr>
                <w:rFonts w:asciiTheme="minorHAnsi" w:eastAsiaTheme="minorEastAsia" w:hAnsiTheme="minorHAnsi" w:cstheme="minorBidi"/>
                <w:smallCaps w:val="0"/>
                <w:kern w:val="2"/>
                <w:sz w:val="24"/>
                <w14:ligatures w14:val="standardContextual"/>
              </w:rPr>
              <w:tab/>
            </w:r>
            <w:r w:rsidRPr="00C739F8">
              <w:rPr>
                <w:rStyle w:val="Hyperlink"/>
              </w:rPr>
              <w:t xml:space="preserve"> ORC Document Repository</w:t>
            </w:r>
            <w:r>
              <w:rPr>
                <w:webHidden/>
              </w:rPr>
              <w:tab/>
            </w:r>
            <w:r>
              <w:rPr>
                <w:webHidden/>
              </w:rPr>
              <w:fldChar w:fldCharType="begin"/>
            </w:r>
            <w:r>
              <w:rPr>
                <w:webHidden/>
              </w:rPr>
              <w:instrText xml:space="preserve"> PAGEREF _Toc231910824 \h </w:instrText>
            </w:r>
            <w:r>
              <w:rPr>
                <w:webHidden/>
              </w:rPr>
            </w:r>
            <w:r>
              <w:rPr>
                <w:webHidden/>
              </w:rPr>
              <w:fldChar w:fldCharType="separate"/>
            </w:r>
            <w:r>
              <w:rPr>
                <w:webHidden/>
              </w:rPr>
              <w:t>26</w:t>
            </w:r>
            <w:r>
              <w:rPr>
                <w:webHidden/>
              </w:rPr>
              <w:fldChar w:fldCharType="end"/>
            </w:r>
          </w:hyperlink>
        </w:p>
        <w:p w14:paraId="4D4E1A14" w14:textId="2C9D8F3B"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25" w:history="1">
            <w:r w:rsidRPr="00C739F8">
              <w:rPr>
                <w:rStyle w:val="Hyperlink"/>
              </w:rPr>
              <w:t xml:space="preserve">4.6 </w:t>
            </w:r>
            <w:r>
              <w:rPr>
                <w:rFonts w:asciiTheme="minorHAnsi" w:eastAsiaTheme="minorEastAsia" w:hAnsiTheme="minorHAnsi" w:cstheme="minorBidi"/>
                <w:smallCaps w:val="0"/>
                <w:kern w:val="2"/>
                <w:sz w:val="24"/>
                <w14:ligatures w14:val="standardContextual"/>
              </w:rPr>
              <w:tab/>
            </w:r>
            <w:r w:rsidRPr="00C739F8">
              <w:rPr>
                <w:rStyle w:val="Hyperlink"/>
              </w:rPr>
              <w:t>Meeting and Conference Requirements</w:t>
            </w:r>
            <w:r>
              <w:rPr>
                <w:webHidden/>
              </w:rPr>
              <w:tab/>
            </w:r>
            <w:r>
              <w:rPr>
                <w:webHidden/>
              </w:rPr>
              <w:fldChar w:fldCharType="begin"/>
            </w:r>
            <w:r>
              <w:rPr>
                <w:webHidden/>
              </w:rPr>
              <w:instrText xml:space="preserve"> PAGEREF _Toc231910825 \h </w:instrText>
            </w:r>
            <w:r>
              <w:rPr>
                <w:webHidden/>
              </w:rPr>
            </w:r>
            <w:r>
              <w:rPr>
                <w:webHidden/>
              </w:rPr>
              <w:fldChar w:fldCharType="separate"/>
            </w:r>
            <w:r>
              <w:rPr>
                <w:webHidden/>
              </w:rPr>
              <w:t>27</w:t>
            </w:r>
            <w:r>
              <w:rPr>
                <w:webHidden/>
              </w:rPr>
              <w:fldChar w:fldCharType="end"/>
            </w:r>
          </w:hyperlink>
        </w:p>
        <w:p w14:paraId="484B46E9" w14:textId="33731B07" w:rsidR="00B02487" w:rsidRDefault="00B02487">
          <w:pPr>
            <w:pStyle w:val="TOC3"/>
            <w:rPr>
              <w:rFonts w:asciiTheme="minorHAnsi" w:eastAsiaTheme="minorEastAsia" w:hAnsiTheme="minorHAnsi" w:cstheme="minorBidi"/>
              <w:i w:val="0"/>
              <w:iCs w:val="0"/>
              <w:noProof/>
              <w:kern w:val="2"/>
              <w:sz w:val="24"/>
              <w14:ligatures w14:val="standardContextual"/>
            </w:rPr>
          </w:pPr>
          <w:hyperlink w:anchor="_Toc231910826" w:history="1">
            <w:r w:rsidRPr="00C739F8">
              <w:rPr>
                <w:rStyle w:val="Hyperlink"/>
                <w:noProof/>
              </w:rPr>
              <w:t xml:space="preserve">4.6.1 </w:t>
            </w:r>
            <w:r>
              <w:rPr>
                <w:rFonts w:asciiTheme="minorHAnsi" w:eastAsiaTheme="minorEastAsia" w:hAnsiTheme="minorHAnsi" w:cstheme="minorBidi"/>
                <w:i w:val="0"/>
                <w:iCs w:val="0"/>
                <w:noProof/>
                <w:kern w:val="2"/>
                <w:sz w:val="24"/>
                <w14:ligatures w14:val="standardContextual"/>
              </w:rPr>
              <w:tab/>
            </w:r>
            <w:r w:rsidRPr="00C739F8">
              <w:rPr>
                <w:rStyle w:val="Hyperlink"/>
                <w:noProof/>
              </w:rPr>
              <w:t>Meeting/Teleconference Support</w:t>
            </w:r>
            <w:r>
              <w:rPr>
                <w:noProof/>
                <w:webHidden/>
              </w:rPr>
              <w:tab/>
            </w:r>
            <w:r>
              <w:rPr>
                <w:noProof/>
                <w:webHidden/>
              </w:rPr>
              <w:fldChar w:fldCharType="begin"/>
            </w:r>
            <w:r>
              <w:rPr>
                <w:noProof/>
                <w:webHidden/>
              </w:rPr>
              <w:instrText xml:space="preserve"> PAGEREF _Toc231910826 \h </w:instrText>
            </w:r>
            <w:r>
              <w:rPr>
                <w:noProof/>
                <w:webHidden/>
              </w:rPr>
            </w:r>
            <w:r>
              <w:rPr>
                <w:noProof/>
                <w:webHidden/>
              </w:rPr>
              <w:fldChar w:fldCharType="separate"/>
            </w:r>
            <w:r>
              <w:rPr>
                <w:noProof/>
                <w:webHidden/>
              </w:rPr>
              <w:t>27</w:t>
            </w:r>
            <w:r>
              <w:rPr>
                <w:noProof/>
                <w:webHidden/>
              </w:rPr>
              <w:fldChar w:fldCharType="end"/>
            </w:r>
          </w:hyperlink>
        </w:p>
        <w:p w14:paraId="0AEC23BA" w14:textId="03CF2B76" w:rsidR="00B02487" w:rsidRDefault="00B02487">
          <w:pPr>
            <w:pStyle w:val="TOC3"/>
            <w:rPr>
              <w:rFonts w:asciiTheme="minorHAnsi" w:eastAsiaTheme="minorEastAsia" w:hAnsiTheme="minorHAnsi" w:cstheme="minorBidi"/>
              <w:i w:val="0"/>
              <w:iCs w:val="0"/>
              <w:noProof/>
              <w:kern w:val="2"/>
              <w:sz w:val="24"/>
              <w14:ligatures w14:val="standardContextual"/>
            </w:rPr>
          </w:pPr>
          <w:hyperlink w:anchor="_Toc231910827" w:history="1">
            <w:r w:rsidRPr="00C739F8">
              <w:rPr>
                <w:rStyle w:val="Hyperlink"/>
                <w:noProof/>
              </w:rPr>
              <w:t xml:space="preserve">4.6.2 </w:t>
            </w:r>
            <w:r>
              <w:rPr>
                <w:rFonts w:asciiTheme="minorHAnsi" w:eastAsiaTheme="minorEastAsia" w:hAnsiTheme="minorHAnsi" w:cstheme="minorBidi"/>
                <w:i w:val="0"/>
                <w:iCs w:val="0"/>
                <w:noProof/>
                <w:kern w:val="2"/>
                <w:sz w:val="24"/>
                <w14:ligatures w14:val="standardContextual"/>
              </w:rPr>
              <w:tab/>
            </w:r>
            <w:r w:rsidRPr="00C739F8">
              <w:rPr>
                <w:rStyle w:val="Hyperlink"/>
                <w:noProof/>
              </w:rPr>
              <w:t>Public Meetings and Hearings</w:t>
            </w:r>
            <w:r>
              <w:rPr>
                <w:noProof/>
                <w:webHidden/>
              </w:rPr>
              <w:tab/>
            </w:r>
            <w:r>
              <w:rPr>
                <w:noProof/>
                <w:webHidden/>
              </w:rPr>
              <w:fldChar w:fldCharType="begin"/>
            </w:r>
            <w:r>
              <w:rPr>
                <w:noProof/>
                <w:webHidden/>
              </w:rPr>
              <w:instrText xml:space="preserve"> PAGEREF _Toc231910827 \h </w:instrText>
            </w:r>
            <w:r>
              <w:rPr>
                <w:noProof/>
                <w:webHidden/>
              </w:rPr>
            </w:r>
            <w:r>
              <w:rPr>
                <w:noProof/>
                <w:webHidden/>
              </w:rPr>
              <w:fldChar w:fldCharType="separate"/>
            </w:r>
            <w:r>
              <w:rPr>
                <w:noProof/>
                <w:webHidden/>
              </w:rPr>
              <w:t>28</w:t>
            </w:r>
            <w:r>
              <w:rPr>
                <w:noProof/>
                <w:webHidden/>
              </w:rPr>
              <w:fldChar w:fldCharType="end"/>
            </w:r>
          </w:hyperlink>
        </w:p>
        <w:p w14:paraId="20234A33" w14:textId="7AE1181D" w:rsidR="00B02487" w:rsidRDefault="00B02487">
          <w:pPr>
            <w:pStyle w:val="TOC3"/>
            <w:rPr>
              <w:rFonts w:asciiTheme="minorHAnsi" w:eastAsiaTheme="minorEastAsia" w:hAnsiTheme="minorHAnsi" w:cstheme="minorBidi"/>
              <w:i w:val="0"/>
              <w:iCs w:val="0"/>
              <w:noProof/>
              <w:kern w:val="2"/>
              <w:sz w:val="24"/>
              <w14:ligatures w14:val="standardContextual"/>
            </w:rPr>
          </w:pPr>
          <w:hyperlink w:anchor="_Toc231910828" w:history="1">
            <w:r w:rsidRPr="00C739F8">
              <w:rPr>
                <w:rStyle w:val="Hyperlink"/>
                <w:noProof/>
              </w:rPr>
              <w:t>4.6.2.1 Community Involvement Plan (CIP) Update</w:t>
            </w:r>
            <w:r>
              <w:rPr>
                <w:noProof/>
                <w:webHidden/>
              </w:rPr>
              <w:tab/>
            </w:r>
            <w:r>
              <w:rPr>
                <w:noProof/>
                <w:webHidden/>
              </w:rPr>
              <w:fldChar w:fldCharType="begin"/>
            </w:r>
            <w:r>
              <w:rPr>
                <w:noProof/>
                <w:webHidden/>
              </w:rPr>
              <w:instrText xml:space="preserve"> PAGEREF _Toc231910828 \h </w:instrText>
            </w:r>
            <w:r>
              <w:rPr>
                <w:noProof/>
                <w:webHidden/>
              </w:rPr>
            </w:r>
            <w:r>
              <w:rPr>
                <w:noProof/>
                <w:webHidden/>
              </w:rPr>
              <w:fldChar w:fldCharType="separate"/>
            </w:r>
            <w:r>
              <w:rPr>
                <w:noProof/>
                <w:webHidden/>
              </w:rPr>
              <w:t>28</w:t>
            </w:r>
            <w:r>
              <w:rPr>
                <w:noProof/>
                <w:webHidden/>
              </w:rPr>
              <w:fldChar w:fldCharType="end"/>
            </w:r>
          </w:hyperlink>
        </w:p>
        <w:p w14:paraId="04E23FC7" w14:textId="15D74A60"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29" w:history="1">
            <w:r w:rsidRPr="00C739F8">
              <w:rPr>
                <w:rStyle w:val="Hyperlink"/>
              </w:rPr>
              <w:t xml:space="preserve">4.7. </w:t>
            </w:r>
            <w:r>
              <w:rPr>
                <w:rFonts w:asciiTheme="minorHAnsi" w:eastAsiaTheme="minorEastAsia" w:hAnsiTheme="minorHAnsi" w:cstheme="minorBidi"/>
                <w:smallCaps w:val="0"/>
                <w:kern w:val="2"/>
                <w:sz w:val="24"/>
                <w14:ligatures w14:val="standardContextual"/>
              </w:rPr>
              <w:tab/>
            </w:r>
            <w:r w:rsidRPr="00C739F8">
              <w:rPr>
                <w:rStyle w:val="Hyperlink"/>
              </w:rPr>
              <w:t>Spatial Data (Map) Requirements</w:t>
            </w:r>
            <w:r>
              <w:rPr>
                <w:webHidden/>
              </w:rPr>
              <w:tab/>
            </w:r>
            <w:r>
              <w:rPr>
                <w:webHidden/>
              </w:rPr>
              <w:fldChar w:fldCharType="begin"/>
            </w:r>
            <w:r>
              <w:rPr>
                <w:webHidden/>
              </w:rPr>
              <w:instrText xml:space="preserve"> PAGEREF _Toc231910829 \h </w:instrText>
            </w:r>
            <w:r>
              <w:rPr>
                <w:webHidden/>
              </w:rPr>
            </w:r>
            <w:r>
              <w:rPr>
                <w:webHidden/>
              </w:rPr>
              <w:fldChar w:fldCharType="separate"/>
            </w:r>
            <w:r>
              <w:rPr>
                <w:webHidden/>
              </w:rPr>
              <w:t>29</w:t>
            </w:r>
            <w:r>
              <w:rPr>
                <w:webHidden/>
              </w:rPr>
              <w:fldChar w:fldCharType="end"/>
            </w:r>
          </w:hyperlink>
        </w:p>
        <w:p w14:paraId="76B56013" w14:textId="4AFF56E7"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30" w:history="1">
            <w:r w:rsidRPr="00C739F8">
              <w:rPr>
                <w:rStyle w:val="Hyperlink"/>
              </w:rPr>
              <w:t xml:space="preserve">4.8 </w:t>
            </w:r>
            <w:r>
              <w:rPr>
                <w:rFonts w:asciiTheme="minorHAnsi" w:eastAsiaTheme="minorEastAsia" w:hAnsiTheme="minorHAnsi" w:cstheme="minorBidi"/>
                <w:smallCaps w:val="0"/>
                <w:kern w:val="2"/>
                <w:sz w:val="24"/>
                <w14:ligatures w14:val="standardContextual"/>
              </w:rPr>
              <w:tab/>
            </w:r>
            <w:r w:rsidRPr="00C739F8">
              <w:rPr>
                <w:rStyle w:val="Hyperlink"/>
              </w:rPr>
              <w:t>Information Security</w:t>
            </w:r>
            <w:r>
              <w:rPr>
                <w:webHidden/>
              </w:rPr>
              <w:tab/>
            </w:r>
            <w:r>
              <w:rPr>
                <w:webHidden/>
              </w:rPr>
              <w:fldChar w:fldCharType="begin"/>
            </w:r>
            <w:r>
              <w:rPr>
                <w:webHidden/>
              </w:rPr>
              <w:instrText xml:space="preserve"> PAGEREF _Toc231910830 \h </w:instrText>
            </w:r>
            <w:r>
              <w:rPr>
                <w:webHidden/>
              </w:rPr>
            </w:r>
            <w:r>
              <w:rPr>
                <w:webHidden/>
              </w:rPr>
              <w:fldChar w:fldCharType="separate"/>
            </w:r>
            <w:r>
              <w:rPr>
                <w:webHidden/>
              </w:rPr>
              <w:t>30</w:t>
            </w:r>
            <w:r>
              <w:rPr>
                <w:webHidden/>
              </w:rPr>
              <w:fldChar w:fldCharType="end"/>
            </w:r>
          </w:hyperlink>
        </w:p>
        <w:p w14:paraId="2733AE3E" w14:textId="194C3FA6" w:rsidR="00B02487" w:rsidRDefault="00B02487">
          <w:pPr>
            <w:pStyle w:val="TOC3"/>
            <w:rPr>
              <w:rFonts w:asciiTheme="minorHAnsi" w:eastAsiaTheme="minorEastAsia" w:hAnsiTheme="minorHAnsi" w:cstheme="minorBidi"/>
              <w:i w:val="0"/>
              <w:iCs w:val="0"/>
              <w:noProof/>
              <w:kern w:val="2"/>
              <w:sz w:val="24"/>
              <w14:ligatures w14:val="standardContextual"/>
            </w:rPr>
          </w:pPr>
          <w:hyperlink w:anchor="_Toc231910831" w:history="1">
            <w:r w:rsidRPr="00C739F8">
              <w:rPr>
                <w:rStyle w:val="Hyperlink"/>
                <w:noProof/>
              </w:rPr>
              <w:t xml:space="preserve">4.8.1 </w:t>
            </w:r>
            <w:r>
              <w:rPr>
                <w:rFonts w:asciiTheme="minorHAnsi" w:eastAsiaTheme="minorEastAsia" w:hAnsiTheme="minorHAnsi" w:cstheme="minorBidi"/>
                <w:i w:val="0"/>
                <w:iCs w:val="0"/>
                <w:noProof/>
                <w:kern w:val="2"/>
                <w:sz w:val="24"/>
                <w14:ligatures w14:val="standardContextual"/>
              </w:rPr>
              <w:tab/>
            </w:r>
            <w:r w:rsidRPr="00C739F8">
              <w:rPr>
                <w:rStyle w:val="Hyperlink"/>
                <w:noProof/>
              </w:rPr>
              <w:t>Cybersecurity Standard Operating Procedure</w:t>
            </w:r>
            <w:r>
              <w:rPr>
                <w:noProof/>
                <w:webHidden/>
              </w:rPr>
              <w:tab/>
            </w:r>
            <w:r>
              <w:rPr>
                <w:noProof/>
                <w:webHidden/>
              </w:rPr>
              <w:fldChar w:fldCharType="begin"/>
            </w:r>
            <w:r>
              <w:rPr>
                <w:noProof/>
                <w:webHidden/>
              </w:rPr>
              <w:instrText xml:space="preserve"> PAGEREF _Toc231910831 \h </w:instrText>
            </w:r>
            <w:r>
              <w:rPr>
                <w:noProof/>
                <w:webHidden/>
              </w:rPr>
            </w:r>
            <w:r>
              <w:rPr>
                <w:noProof/>
                <w:webHidden/>
              </w:rPr>
              <w:fldChar w:fldCharType="separate"/>
            </w:r>
            <w:r>
              <w:rPr>
                <w:noProof/>
                <w:webHidden/>
              </w:rPr>
              <w:t>30</w:t>
            </w:r>
            <w:r>
              <w:rPr>
                <w:noProof/>
                <w:webHidden/>
              </w:rPr>
              <w:fldChar w:fldCharType="end"/>
            </w:r>
          </w:hyperlink>
        </w:p>
        <w:p w14:paraId="04B04563" w14:textId="33123331"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32" w:history="1">
            <w:r w:rsidRPr="00C739F8">
              <w:rPr>
                <w:rStyle w:val="Hyperlink"/>
              </w:rPr>
              <w:t xml:space="preserve">4.9 </w:t>
            </w:r>
            <w:r>
              <w:rPr>
                <w:rFonts w:asciiTheme="minorHAnsi" w:eastAsiaTheme="minorEastAsia" w:hAnsiTheme="minorHAnsi" w:cstheme="minorBidi"/>
                <w:smallCaps w:val="0"/>
                <w:kern w:val="2"/>
                <w:sz w:val="24"/>
                <w14:ligatures w14:val="standardContextual"/>
              </w:rPr>
              <w:tab/>
            </w:r>
            <w:r w:rsidRPr="00C739F8">
              <w:rPr>
                <w:rStyle w:val="Hyperlink"/>
              </w:rPr>
              <w:t>Notification Requirements</w:t>
            </w:r>
            <w:r>
              <w:rPr>
                <w:webHidden/>
              </w:rPr>
              <w:tab/>
            </w:r>
            <w:r>
              <w:rPr>
                <w:webHidden/>
              </w:rPr>
              <w:fldChar w:fldCharType="begin"/>
            </w:r>
            <w:r>
              <w:rPr>
                <w:webHidden/>
              </w:rPr>
              <w:instrText xml:space="preserve"> PAGEREF _Toc231910832 \h </w:instrText>
            </w:r>
            <w:r>
              <w:rPr>
                <w:webHidden/>
              </w:rPr>
            </w:r>
            <w:r>
              <w:rPr>
                <w:webHidden/>
              </w:rPr>
              <w:fldChar w:fldCharType="separate"/>
            </w:r>
            <w:r>
              <w:rPr>
                <w:webHidden/>
              </w:rPr>
              <w:t>31</w:t>
            </w:r>
            <w:r>
              <w:rPr>
                <w:webHidden/>
              </w:rPr>
              <w:fldChar w:fldCharType="end"/>
            </w:r>
          </w:hyperlink>
        </w:p>
        <w:p w14:paraId="796297AA" w14:textId="06C37C7A"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33" w:history="1">
            <w:r w:rsidRPr="00C739F8">
              <w:rPr>
                <w:rStyle w:val="Hyperlink"/>
              </w:rPr>
              <w:t xml:space="preserve">4.10   </w:t>
            </w:r>
            <w:r>
              <w:rPr>
                <w:rFonts w:asciiTheme="minorHAnsi" w:eastAsiaTheme="minorEastAsia" w:hAnsiTheme="minorHAnsi" w:cstheme="minorBidi"/>
                <w:smallCaps w:val="0"/>
                <w:kern w:val="2"/>
                <w:sz w:val="24"/>
                <w14:ligatures w14:val="standardContextual"/>
              </w:rPr>
              <w:tab/>
            </w:r>
            <w:r w:rsidRPr="00C739F8">
              <w:rPr>
                <w:rStyle w:val="Hyperlink"/>
              </w:rPr>
              <w:t>Permits</w:t>
            </w:r>
            <w:r>
              <w:rPr>
                <w:webHidden/>
              </w:rPr>
              <w:tab/>
            </w:r>
            <w:r>
              <w:rPr>
                <w:webHidden/>
              </w:rPr>
              <w:fldChar w:fldCharType="begin"/>
            </w:r>
            <w:r>
              <w:rPr>
                <w:webHidden/>
              </w:rPr>
              <w:instrText xml:space="preserve"> PAGEREF _Toc231910833 \h </w:instrText>
            </w:r>
            <w:r>
              <w:rPr>
                <w:webHidden/>
              </w:rPr>
            </w:r>
            <w:r>
              <w:rPr>
                <w:webHidden/>
              </w:rPr>
              <w:fldChar w:fldCharType="separate"/>
            </w:r>
            <w:r>
              <w:rPr>
                <w:webHidden/>
              </w:rPr>
              <w:t>31</w:t>
            </w:r>
            <w:r>
              <w:rPr>
                <w:webHidden/>
              </w:rPr>
              <w:fldChar w:fldCharType="end"/>
            </w:r>
          </w:hyperlink>
        </w:p>
        <w:p w14:paraId="56615782" w14:textId="36B0D805" w:rsidR="00B02487" w:rsidRDefault="00B02487">
          <w:pPr>
            <w:pStyle w:val="TOC3"/>
            <w:rPr>
              <w:rFonts w:asciiTheme="minorHAnsi" w:eastAsiaTheme="minorEastAsia" w:hAnsiTheme="minorHAnsi" w:cstheme="minorBidi"/>
              <w:i w:val="0"/>
              <w:iCs w:val="0"/>
              <w:noProof/>
              <w:kern w:val="2"/>
              <w:sz w:val="24"/>
              <w14:ligatures w14:val="standardContextual"/>
            </w:rPr>
          </w:pPr>
          <w:hyperlink w:anchor="_Toc231910834" w:history="1">
            <w:r w:rsidRPr="00C739F8">
              <w:rPr>
                <w:rStyle w:val="Hyperlink"/>
                <w:noProof/>
              </w:rPr>
              <w:t>4.10.1   Environmental Permits</w:t>
            </w:r>
            <w:r>
              <w:rPr>
                <w:noProof/>
                <w:webHidden/>
              </w:rPr>
              <w:tab/>
            </w:r>
            <w:r>
              <w:rPr>
                <w:noProof/>
                <w:webHidden/>
              </w:rPr>
              <w:fldChar w:fldCharType="begin"/>
            </w:r>
            <w:r>
              <w:rPr>
                <w:noProof/>
                <w:webHidden/>
              </w:rPr>
              <w:instrText xml:space="preserve"> PAGEREF _Toc231910834 \h </w:instrText>
            </w:r>
            <w:r>
              <w:rPr>
                <w:noProof/>
                <w:webHidden/>
              </w:rPr>
            </w:r>
            <w:r>
              <w:rPr>
                <w:noProof/>
                <w:webHidden/>
              </w:rPr>
              <w:fldChar w:fldCharType="separate"/>
            </w:r>
            <w:r>
              <w:rPr>
                <w:noProof/>
                <w:webHidden/>
              </w:rPr>
              <w:t>31</w:t>
            </w:r>
            <w:r>
              <w:rPr>
                <w:noProof/>
                <w:webHidden/>
              </w:rPr>
              <w:fldChar w:fldCharType="end"/>
            </w:r>
          </w:hyperlink>
        </w:p>
        <w:p w14:paraId="6F66EEB7" w14:textId="1C96E646" w:rsidR="00B02487" w:rsidRDefault="00B02487">
          <w:pPr>
            <w:pStyle w:val="TOC3"/>
            <w:rPr>
              <w:rFonts w:asciiTheme="minorHAnsi" w:eastAsiaTheme="minorEastAsia" w:hAnsiTheme="minorHAnsi" w:cstheme="minorBidi"/>
              <w:i w:val="0"/>
              <w:iCs w:val="0"/>
              <w:noProof/>
              <w:kern w:val="2"/>
              <w:sz w:val="24"/>
              <w14:ligatures w14:val="standardContextual"/>
            </w:rPr>
          </w:pPr>
          <w:hyperlink w:anchor="_Toc231910835" w:history="1">
            <w:r w:rsidRPr="00C739F8">
              <w:rPr>
                <w:rStyle w:val="Hyperlink"/>
                <w:noProof/>
              </w:rPr>
              <w:t xml:space="preserve">4.10.2 </w:t>
            </w:r>
            <w:r>
              <w:rPr>
                <w:rFonts w:asciiTheme="minorHAnsi" w:eastAsiaTheme="minorEastAsia" w:hAnsiTheme="minorHAnsi" w:cstheme="minorBidi"/>
                <w:i w:val="0"/>
                <w:iCs w:val="0"/>
                <w:noProof/>
                <w:kern w:val="2"/>
                <w:sz w:val="24"/>
                <w14:ligatures w14:val="standardContextual"/>
              </w:rPr>
              <w:tab/>
            </w:r>
            <w:r w:rsidRPr="00C739F8">
              <w:rPr>
                <w:rStyle w:val="Hyperlink"/>
                <w:noProof/>
              </w:rPr>
              <w:t>Rights of Access to Non-AF Real Property</w:t>
            </w:r>
            <w:r>
              <w:rPr>
                <w:noProof/>
                <w:webHidden/>
              </w:rPr>
              <w:tab/>
            </w:r>
            <w:r>
              <w:rPr>
                <w:noProof/>
                <w:webHidden/>
              </w:rPr>
              <w:fldChar w:fldCharType="begin"/>
            </w:r>
            <w:r>
              <w:rPr>
                <w:noProof/>
                <w:webHidden/>
              </w:rPr>
              <w:instrText xml:space="preserve"> PAGEREF _Toc231910835 \h </w:instrText>
            </w:r>
            <w:r>
              <w:rPr>
                <w:noProof/>
                <w:webHidden/>
              </w:rPr>
            </w:r>
            <w:r>
              <w:rPr>
                <w:noProof/>
                <w:webHidden/>
              </w:rPr>
              <w:fldChar w:fldCharType="separate"/>
            </w:r>
            <w:r>
              <w:rPr>
                <w:noProof/>
                <w:webHidden/>
              </w:rPr>
              <w:t>32</w:t>
            </w:r>
            <w:r>
              <w:rPr>
                <w:noProof/>
                <w:webHidden/>
              </w:rPr>
              <w:fldChar w:fldCharType="end"/>
            </w:r>
          </w:hyperlink>
        </w:p>
        <w:p w14:paraId="5AE0D02D" w14:textId="5AC1FC65"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36" w:history="1">
            <w:r w:rsidRPr="00C739F8">
              <w:rPr>
                <w:rStyle w:val="Hyperlink"/>
              </w:rPr>
              <w:t xml:space="preserve">4.11   </w:t>
            </w:r>
            <w:r>
              <w:rPr>
                <w:rFonts w:asciiTheme="minorHAnsi" w:eastAsiaTheme="minorEastAsia" w:hAnsiTheme="minorHAnsi" w:cstheme="minorBidi"/>
                <w:smallCaps w:val="0"/>
                <w:kern w:val="2"/>
                <w:sz w:val="24"/>
                <w14:ligatures w14:val="standardContextual"/>
              </w:rPr>
              <w:tab/>
            </w:r>
            <w:r w:rsidRPr="00C739F8">
              <w:rPr>
                <w:rStyle w:val="Hyperlink"/>
              </w:rPr>
              <w:t>Photo Documentation</w:t>
            </w:r>
            <w:r>
              <w:rPr>
                <w:webHidden/>
              </w:rPr>
              <w:tab/>
            </w:r>
            <w:r>
              <w:rPr>
                <w:webHidden/>
              </w:rPr>
              <w:fldChar w:fldCharType="begin"/>
            </w:r>
            <w:r>
              <w:rPr>
                <w:webHidden/>
              </w:rPr>
              <w:instrText xml:space="preserve"> PAGEREF _Toc231910836 \h </w:instrText>
            </w:r>
            <w:r>
              <w:rPr>
                <w:webHidden/>
              </w:rPr>
            </w:r>
            <w:r>
              <w:rPr>
                <w:webHidden/>
              </w:rPr>
              <w:fldChar w:fldCharType="separate"/>
            </w:r>
            <w:r>
              <w:rPr>
                <w:webHidden/>
              </w:rPr>
              <w:t>32</w:t>
            </w:r>
            <w:r>
              <w:rPr>
                <w:webHidden/>
              </w:rPr>
              <w:fldChar w:fldCharType="end"/>
            </w:r>
          </w:hyperlink>
        </w:p>
        <w:p w14:paraId="7D9F2530" w14:textId="1D86A79C"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37" w:history="1">
            <w:r w:rsidRPr="00C739F8">
              <w:rPr>
                <w:rStyle w:val="Hyperlink"/>
              </w:rPr>
              <w:t xml:space="preserve">4.12   </w:t>
            </w:r>
            <w:r>
              <w:rPr>
                <w:rFonts w:asciiTheme="minorHAnsi" w:eastAsiaTheme="minorEastAsia" w:hAnsiTheme="minorHAnsi" w:cstheme="minorBidi"/>
                <w:smallCaps w:val="0"/>
                <w:kern w:val="2"/>
                <w:sz w:val="24"/>
                <w14:ligatures w14:val="standardContextual"/>
              </w:rPr>
              <w:tab/>
            </w:r>
            <w:r w:rsidRPr="00C739F8">
              <w:rPr>
                <w:rStyle w:val="Hyperlink"/>
              </w:rPr>
              <w:t>Remote and/or Austere Sites</w:t>
            </w:r>
            <w:r>
              <w:rPr>
                <w:webHidden/>
              </w:rPr>
              <w:tab/>
            </w:r>
            <w:r>
              <w:rPr>
                <w:webHidden/>
              </w:rPr>
              <w:fldChar w:fldCharType="begin"/>
            </w:r>
            <w:r>
              <w:rPr>
                <w:webHidden/>
              </w:rPr>
              <w:instrText xml:space="preserve"> PAGEREF _Toc231910837 \h </w:instrText>
            </w:r>
            <w:r>
              <w:rPr>
                <w:webHidden/>
              </w:rPr>
            </w:r>
            <w:r>
              <w:rPr>
                <w:webHidden/>
              </w:rPr>
              <w:fldChar w:fldCharType="separate"/>
            </w:r>
            <w:r>
              <w:rPr>
                <w:webHidden/>
              </w:rPr>
              <w:t>32</w:t>
            </w:r>
            <w:r>
              <w:rPr>
                <w:webHidden/>
              </w:rPr>
              <w:fldChar w:fldCharType="end"/>
            </w:r>
          </w:hyperlink>
        </w:p>
        <w:p w14:paraId="5D629048" w14:textId="0482D6F6"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38" w:history="1">
            <w:r w:rsidRPr="00C739F8">
              <w:rPr>
                <w:rStyle w:val="Hyperlink"/>
              </w:rPr>
              <w:t xml:space="preserve">4.13   </w:t>
            </w:r>
            <w:r>
              <w:rPr>
                <w:rFonts w:asciiTheme="minorHAnsi" w:eastAsiaTheme="minorEastAsia" w:hAnsiTheme="minorHAnsi" w:cstheme="minorBidi"/>
                <w:smallCaps w:val="0"/>
                <w:kern w:val="2"/>
                <w:sz w:val="24"/>
                <w14:ligatures w14:val="standardContextual"/>
              </w:rPr>
              <w:tab/>
            </w:r>
            <w:r w:rsidRPr="00C739F8">
              <w:rPr>
                <w:rStyle w:val="Hyperlink"/>
              </w:rPr>
              <w:t>Site Access</w:t>
            </w:r>
            <w:r>
              <w:rPr>
                <w:webHidden/>
              </w:rPr>
              <w:tab/>
            </w:r>
            <w:r>
              <w:rPr>
                <w:webHidden/>
              </w:rPr>
              <w:fldChar w:fldCharType="begin"/>
            </w:r>
            <w:r>
              <w:rPr>
                <w:webHidden/>
              </w:rPr>
              <w:instrText xml:space="preserve"> PAGEREF _Toc231910838 \h </w:instrText>
            </w:r>
            <w:r>
              <w:rPr>
                <w:webHidden/>
              </w:rPr>
            </w:r>
            <w:r>
              <w:rPr>
                <w:webHidden/>
              </w:rPr>
              <w:fldChar w:fldCharType="separate"/>
            </w:r>
            <w:r>
              <w:rPr>
                <w:webHidden/>
              </w:rPr>
              <w:t>32</w:t>
            </w:r>
            <w:r>
              <w:rPr>
                <w:webHidden/>
              </w:rPr>
              <w:fldChar w:fldCharType="end"/>
            </w:r>
          </w:hyperlink>
        </w:p>
        <w:p w14:paraId="2945FF16" w14:textId="24D63FAD"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39" w:history="1">
            <w:r w:rsidRPr="00C739F8">
              <w:rPr>
                <w:rStyle w:val="Hyperlink"/>
              </w:rPr>
              <w:t xml:space="preserve">4.14   </w:t>
            </w:r>
            <w:r>
              <w:rPr>
                <w:rFonts w:asciiTheme="minorHAnsi" w:eastAsiaTheme="minorEastAsia" w:hAnsiTheme="minorHAnsi" w:cstheme="minorBidi"/>
                <w:smallCaps w:val="0"/>
                <w:kern w:val="2"/>
                <w:sz w:val="24"/>
                <w14:ligatures w14:val="standardContextual"/>
              </w:rPr>
              <w:tab/>
            </w:r>
            <w:r w:rsidRPr="00C739F8">
              <w:rPr>
                <w:rStyle w:val="Hyperlink"/>
              </w:rPr>
              <w:t>Worksite Activities and Coordination</w:t>
            </w:r>
            <w:r>
              <w:rPr>
                <w:webHidden/>
              </w:rPr>
              <w:tab/>
            </w:r>
            <w:r>
              <w:rPr>
                <w:webHidden/>
              </w:rPr>
              <w:fldChar w:fldCharType="begin"/>
            </w:r>
            <w:r>
              <w:rPr>
                <w:webHidden/>
              </w:rPr>
              <w:instrText xml:space="preserve"> PAGEREF _Toc231910839 \h </w:instrText>
            </w:r>
            <w:r>
              <w:rPr>
                <w:webHidden/>
              </w:rPr>
            </w:r>
            <w:r>
              <w:rPr>
                <w:webHidden/>
              </w:rPr>
              <w:fldChar w:fldCharType="separate"/>
            </w:r>
            <w:r>
              <w:rPr>
                <w:webHidden/>
              </w:rPr>
              <w:t>34</w:t>
            </w:r>
            <w:r>
              <w:rPr>
                <w:webHidden/>
              </w:rPr>
              <w:fldChar w:fldCharType="end"/>
            </w:r>
          </w:hyperlink>
        </w:p>
        <w:p w14:paraId="7D57BC2A" w14:textId="51282FF5" w:rsidR="00B02487" w:rsidRDefault="00B02487">
          <w:pPr>
            <w:pStyle w:val="TOC3"/>
            <w:rPr>
              <w:rFonts w:asciiTheme="minorHAnsi" w:eastAsiaTheme="minorEastAsia" w:hAnsiTheme="minorHAnsi" w:cstheme="minorBidi"/>
              <w:i w:val="0"/>
              <w:iCs w:val="0"/>
              <w:noProof/>
              <w:kern w:val="2"/>
              <w:sz w:val="24"/>
              <w14:ligatures w14:val="standardContextual"/>
            </w:rPr>
          </w:pPr>
          <w:hyperlink w:anchor="_Toc231910840" w:history="1">
            <w:r w:rsidRPr="00C739F8">
              <w:rPr>
                <w:rStyle w:val="Hyperlink"/>
                <w:noProof/>
              </w:rPr>
              <w:t xml:space="preserve">4.14.1 </w:t>
            </w:r>
            <w:r>
              <w:rPr>
                <w:rFonts w:asciiTheme="minorHAnsi" w:eastAsiaTheme="minorEastAsia" w:hAnsiTheme="minorHAnsi" w:cstheme="minorBidi"/>
                <w:i w:val="0"/>
                <w:iCs w:val="0"/>
                <w:noProof/>
                <w:kern w:val="2"/>
                <w:sz w:val="24"/>
                <w14:ligatures w14:val="standardContextual"/>
              </w:rPr>
              <w:tab/>
            </w:r>
            <w:r w:rsidRPr="00C739F8">
              <w:rPr>
                <w:rStyle w:val="Hyperlink"/>
                <w:noProof/>
              </w:rPr>
              <w:t>Coordination of Activities</w:t>
            </w:r>
            <w:r>
              <w:rPr>
                <w:noProof/>
                <w:webHidden/>
              </w:rPr>
              <w:tab/>
            </w:r>
            <w:r>
              <w:rPr>
                <w:noProof/>
                <w:webHidden/>
              </w:rPr>
              <w:fldChar w:fldCharType="begin"/>
            </w:r>
            <w:r>
              <w:rPr>
                <w:noProof/>
                <w:webHidden/>
              </w:rPr>
              <w:instrText xml:space="preserve"> PAGEREF _Toc231910840 \h </w:instrText>
            </w:r>
            <w:r>
              <w:rPr>
                <w:noProof/>
                <w:webHidden/>
              </w:rPr>
            </w:r>
            <w:r>
              <w:rPr>
                <w:noProof/>
                <w:webHidden/>
              </w:rPr>
              <w:fldChar w:fldCharType="separate"/>
            </w:r>
            <w:r>
              <w:rPr>
                <w:noProof/>
                <w:webHidden/>
              </w:rPr>
              <w:t>34</w:t>
            </w:r>
            <w:r>
              <w:rPr>
                <w:noProof/>
                <w:webHidden/>
              </w:rPr>
              <w:fldChar w:fldCharType="end"/>
            </w:r>
          </w:hyperlink>
        </w:p>
        <w:p w14:paraId="29DA9AE9" w14:textId="4C0DA44C" w:rsidR="00B02487" w:rsidRDefault="00B02487">
          <w:pPr>
            <w:pStyle w:val="TOC3"/>
            <w:rPr>
              <w:rFonts w:asciiTheme="minorHAnsi" w:eastAsiaTheme="minorEastAsia" w:hAnsiTheme="minorHAnsi" w:cstheme="minorBidi"/>
              <w:i w:val="0"/>
              <w:iCs w:val="0"/>
              <w:noProof/>
              <w:kern w:val="2"/>
              <w:sz w:val="24"/>
              <w14:ligatures w14:val="standardContextual"/>
            </w:rPr>
          </w:pPr>
          <w:hyperlink w:anchor="_Toc231910841" w:history="1">
            <w:r w:rsidRPr="00C739F8">
              <w:rPr>
                <w:rStyle w:val="Hyperlink"/>
                <w:noProof/>
              </w:rPr>
              <w:t>4.14.2 Hazardous Material, and Hazardous Waste Permitting and Reporting</w:t>
            </w:r>
            <w:r>
              <w:rPr>
                <w:noProof/>
                <w:webHidden/>
              </w:rPr>
              <w:tab/>
            </w:r>
            <w:r>
              <w:rPr>
                <w:noProof/>
                <w:webHidden/>
              </w:rPr>
              <w:fldChar w:fldCharType="begin"/>
            </w:r>
            <w:r>
              <w:rPr>
                <w:noProof/>
                <w:webHidden/>
              </w:rPr>
              <w:instrText xml:space="preserve"> PAGEREF _Toc231910841 \h </w:instrText>
            </w:r>
            <w:r>
              <w:rPr>
                <w:noProof/>
                <w:webHidden/>
              </w:rPr>
            </w:r>
            <w:r>
              <w:rPr>
                <w:noProof/>
                <w:webHidden/>
              </w:rPr>
              <w:fldChar w:fldCharType="separate"/>
            </w:r>
            <w:r>
              <w:rPr>
                <w:noProof/>
                <w:webHidden/>
              </w:rPr>
              <w:t>34</w:t>
            </w:r>
            <w:r>
              <w:rPr>
                <w:noProof/>
                <w:webHidden/>
              </w:rPr>
              <w:fldChar w:fldCharType="end"/>
            </w:r>
          </w:hyperlink>
        </w:p>
        <w:p w14:paraId="427595AA" w14:textId="2E9C1348" w:rsidR="00B02487" w:rsidRDefault="00B02487">
          <w:pPr>
            <w:pStyle w:val="TOC3"/>
            <w:rPr>
              <w:rFonts w:asciiTheme="minorHAnsi" w:eastAsiaTheme="minorEastAsia" w:hAnsiTheme="minorHAnsi" w:cstheme="minorBidi"/>
              <w:i w:val="0"/>
              <w:iCs w:val="0"/>
              <w:noProof/>
              <w:kern w:val="2"/>
              <w:sz w:val="24"/>
              <w14:ligatures w14:val="standardContextual"/>
            </w:rPr>
          </w:pPr>
          <w:hyperlink w:anchor="_Toc231910842" w:history="1">
            <w:r w:rsidRPr="00C739F8">
              <w:rPr>
                <w:rStyle w:val="Hyperlink"/>
                <w:noProof/>
              </w:rPr>
              <w:t>4.14.2.1</w:t>
            </w:r>
            <w:r>
              <w:rPr>
                <w:rFonts w:asciiTheme="minorHAnsi" w:eastAsiaTheme="minorEastAsia" w:hAnsiTheme="minorHAnsi" w:cstheme="minorBidi"/>
                <w:i w:val="0"/>
                <w:iCs w:val="0"/>
                <w:noProof/>
                <w:kern w:val="2"/>
                <w:sz w:val="24"/>
                <w14:ligatures w14:val="standardContextual"/>
              </w:rPr>
              <w:tab/>
            </w:r>
            <w:r w:rsidRPr="00C739F8">
              <w:rPr>
                <w:rStyle w:val="Hyperlink"/>
                <w:noProof/>
              </w:rPr>
              <w:t>Regulatory Requirements</w:t>
            </w:r>
            <w:r>
              <w:rPr>
                <w:noProof/>
                <w:webHidden/>
              </w:rPr>
              <w:tab/>
            </w:r>
            <w:r>
              <w:rPr>
                <w:noProof/>
                <w:webHidden/>
              </w:rPr>
              <w:fldChar w:fldCharType="begin"/>
            </w:r>
            <w:r>
              <w:rPr>
                <w:noProof/>
                <w:webHidden/>
              </w:rPr>
              <w:instrText xml:space="preserve"> PAGEREF _Toc231910842 \h </w:instrText>
            </w:r>
            <w:r>
              <w:rPr>
                <w:noProof/>
                <w:webHidden/>
              </w:rPr>
            </w:r>
            <w:r>
              <w:rPr>
                <w:noProof/>
                <w:webHidden/>
              </w:rPr>
              <w:fldChar w:fldCharType="separate"/>
            </w:r>
            <w:r>
              <w:rPr>
                <w:noProof/>
                <w:webHidden/>
              </w:rPr>
              <w:t>35</w:t>
            </w:r>
            <w:r>
              <w:rPr>
                <w:noProof/>
                <w:webHidden/>
              </w:rPr>
              <w:fldChar w:fldCharType="end"/>
            </w:r>
          </w:hyperlink>
        </w:p>
        <w:p w14:paraId="33FB7D5D" w14:textId="725403EA"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43" w:history="1">
            <w:r w:rsidRPr="00C739F8">
              <w:rPr>
                <w:rStyle w:val="Hyperlink"/>
              </w:rPr>
              <w:t xml:space="preserve">4.15 </w:t>
            </w:r>
            <w:r>
              <w:rPr>
                <w:rFonts w:asciiTheme="minorHAnsi" w:eastAsiaTheme="minorEastAsia" w:hAnsiTheme="minorHAnsi" w:cstheme="minorBidi"/>
                <w:smallCaps w:val="0"/>
                <w:kern w:val="2"/>
                <w:sz w:val="24"/>
                <w14:ligatures w14:val="standardContextual"/>
              </w:rPr>
              <w:tab/>
            </w:r>
            <w:r w:rsidRPr="00C739F8">
              <w:rPr>
                <w:rStyle w:val="Hyperlink"/>
              </w:rPr>
              <w:t>ORC Transition Plan</w:t>
            </w:r>
            <w:r>
              <w:rPr>
                <w:webHidden/>
              </w:rPr>
              <w:tab/>
            </w:r>
            <w:r>
              <w:rPr>
                <w:webHidden/>
              </w:rPr>
              <w:fldChar w:fldCharType="begin"/>
            </w:r>
            <w:r>
              <w:rPr>
                <w:webHidden/>
              </w:rPr>
              <w:instrText xml:space="preserve"> PAGEREF _Toc231910843 \h </w:instrText>
            </w:r>
            <w:r>
              <w:rPr>
                <w:webHidden/>
              </w:rPr>
            </w:r>
            <w:r>
              <w:rPr>
                <w:webHidden/>
              </w:rPr>
              <w:fldChar w:fldCharType="separate"/>
            </w:r>
            <w:r>
              <w:rPr>
                <w:webHidden/>
              </w:rPr>
              <w:t>36</w:t>
            </w:r>
            <w:r>
              <w:rPr>
                <w:webHidden/>
              </w:rPr>
              <w:fldChar w:fldCharType="end"/>
            </w:r>
          </w:hyperlink>
        </w:p>
        <w:p w14:paraId="5205341F" w14:textId="20FA2283" w:rsidR="00B02487" w:rsidRDefault="00B02487">
          <w:pPr>
            <w:pStyle w:val="TOC1"/>
            <w:rPr>
              <w:rFonts w:asciiTheme="minorHAnsi" w:eastAsiaTheme="minorEastAsia" w:hAnsiTheme="minorHAnsi" w:cstheme="minorBidi"/>
              <w:b w:val="0"/>
              <w:bCs w:val="0"/>
              <w:caps w:val="0"/>
              <w:kern w:val="2"/>
              <w:sz w:val="24"/>
              <w14:ligatures w14:val="standardContextual"/>
            </w:rPr>
          </w:pPr>
          <w:hyperlink w:anchor="_Toc231910844" w:history="1">
            <w:r w:rsidRPr="00C739F8">
              <w:rPr>
                <w:rStyle w:val="Hyperlink"/>
              </w:rPr>
              <w:t xml:space="preserve">5.0   </w:t>
            </w:r>
            <w:r>
              <w:rPr>
                <w:rFonts w:asciiTheme="minorHAnsi" w:eastAsiaTheme="minorEastAsia" w:hAnsiTheme="minorHAnsi" w:cstheme="minorBidi"/>
                <w:b w:val="0"/>
                <w:bCs w:val="0"/>
                <w:caps w:val="0"/>
                <w:kern w:val="2"/>
                <w:sz w:val="24"/>
                <w14:ligatures w14:val="standardContextual"/>
              </w:rPr>
              <w:tab/>
            </w:r>
            <w:r w:rsidRPr="00C739F8">
              <w:rPr>
                <w:rStyle w:val="Hyperlink"/>
              </w:rPr>
              <w:t>CHEMISTRY REQUIREMENTS</w:t>
            </w:r>
            <w:r>
              <w:rPr>
                <w:webHidden/>
              </w:rPr>
              <w:tab/>
            </w:r>
            <w:r>
              <w:rPr>
                <w:webHidden/>
              </w:rPr>
              <w:fldChar w:fldCharType="begin"/>
            </w:r>
            <w:r>
              <w:rPr>
                <w:webHidden/>
              </w:rPr>
              <w:instrText xml:space="preserve"> PAGEREF _Toc231910844 \h </w:instrText>
            </w:r>
            <w:r>
              <w:rPr>
                <w:webHidden/>
              </w:rPr>
            </w:r>
            <w:r>
              <w:rPr>
                <w:webHidden/>
              </w:rPr>
              <w:fldChar w:fldCharType="separate"/>
            </w:r>
            <w:r>
              <w:rPr>
                <w:webHidden/>
              </w:rPr>
              <w:t>36</w:t>
            </w:r>
            <w:r>
              <w:rPr>
                <w:webHidden/>
              </w:rPr>
              <w:fldChar w:fldCharType="end"/>
            </w:r>
          </w:hyperlink>
        </w:p>
        <w:p w14:paraId="2CAD7336" w14:textId="2FDC917F"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45" w:history="1">
            <w:r w:rsidRPr="00C739F8">
              <w:rPr>
                <w:rStyle w:val="Hyperlink"/>
              </w:rPr>
              <w:t>5.1</w:t>
            </w:r>
            <w:r>
              <w:rPr>
                <w:rFonts w:asciiTheme="minorHAnsi" w:eastAsiaTheme="minorEastAsia" w:hAnsiTheme="minorHAnsi" w:cstheme="minorBidi"/>
                <w:smallCaps w:val="0"/>
                <w:kern w:val="2"/>
                <w:sz w:val="24"/>
                <w14:ligatures w14:val="standardContextual"/>
              </w:rPr>
              <w:tab/>
            </w:r>
            <w:r w:rsidRPr="00C739F8">
              <w:rPr>
                <w:rStyle w:val="Hyperlink"/>
              </w:rPr>
              <w:t>Quality Assurance</w:t>
            </w:r>
            <w:r>
              <w:rPr>
                <w:webHidden/>
              </w:rPr>
              <w:tab/>
            </w:r>
            <w:r>
              <w:rPr>
                <w:webHidden/>
              </w:rPr>
              <w:fldChar w:fldCharType="begin"/>
            </w:r>
            <w:r>
              <w:rPr>
                <w:webHidden/>
              </w:rPr>
              <w:instrText xml:space="preserve"> PAGEREF _Toc231910845 \h </w:instrText>
            </w:r>
            <w:r>
              <w:rPr>
                <w:webHidden/>
              </w:rPr>
            </w:r>
            <w:r>
              <w:rPr>
                <w:webHidden/>
              </w:rPr>
              <w:fldChar w:fldCharType="separate"/>
            </w:r>
            <w:r>
              <w:rPr>
                <w:webHidden/>
              </w:rPr>
              <w:t>36</w:t>
            </w:r>
            <w:r>
              <w:rPr>
                <w:webHidden/>
              </w:rPr>
              <w:fldChar w:fldCharType="end"/>
            </w:r>
          </w:hyperlink>
        </w:p>
        <w:p w14:paraId="1529B251" w14:textId="48AD5DEB"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46" w:history="1">
            <w:r w:rsidRPr="00C739F8">
              <w:rPr>
                <w:rStyle w:val="Hyperlink"/>
              </w:rPr>
              <w:t xml:space="preserve">5.2 </w:t>
            </w:r>
            <w:r>
              <w:rPr>
                <w:rFonts w:asciiTheme="minorHAnsi" w:eastAsiaTheme="minorEastAsia" w:hAnsiTheme="minorHAnsi" w:cstheme="minorBidi"/>
                <w:smallCaps w:val="0"/>
                <w:kern w:val="2"/>
                <w:sz w:val="24"/>
                <w14:ligatures w14:val="standardContextual"/>
              </w:rPr>
              <w:tab/>
            </w:r>
            <w:r w:rsidRPr="00C739F8">
              <w:rPr>
                <w:rStyle w:val="Hyperlink"/>
              </w:rPr>
              <w:t>Laboratory Selection</w:t>
            </w:r>
            <w:r>
              <w:rPr>
                <w:webHidden/>
              </w:rPr>
              <w:tab/>
            </w:r>
            <w:r>
              <w:rPr>
                <w:webHidden/>
              </w:rPr>
              <w:fldChar w:fldCharType="begin"/>
            </w:r>
            <w:r>
              <w:rPr>
                <w:webHidden/>
              </w:rPr>
              <w:instrText xml:space="preserve"> PAGEREF _Toc231910846 \h </w:instrText>
            </w:r>
            <w:r>
              <w:rPr>
                <w:webHidden/>
              </w:rPr>
            </w:r>
            <w:r>
              <w:rPr>
                <w:webHidden/>
              </w:rPr>
              <w:fldChar w:fldCharType="separate"/>
            </w:r>
            <w:r>
              <w:rPr>
                <w:webHidden/>
              </w:rPr>
              <w:t>37</w:t>
            </w:r>
            <w:r>
              <w:rPr>
                <w:webHidden/>
              </w:rPr>
              <w:fldChar w:fldCharType="end"/>
            </w:r>
          </w:hyperlink>
        </w:p>
        <w:p w14:paraId="7BAA7CC7" w14:textId="0F5F3537"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47" w:history="1">
            <w:r w:rsidRPr="00C739F8">
              <w:rPr>
                <w:rStyle w:val="Hyperlink"/>
              </w:rPr>
              <w:t xml:space="preserve">5.3 </w:t>
            </w:r>
            <w:r>
              <w:rPr>
                <w:rFonts w:asciiTheme="minorHAnsi" w:eastAsiaTheme="minorEastAsia" w:hAnsiTheme="minorHAnsi" w:cstheme="minorBidi"/>
                <w:smallCaps w:val="0"/>
                <w:kern w:val="2"/>
                <w:sz w:val="24"/>
                <w14:ligatures w14:val="standardContextual"/>
              </w:rPr>
              <w:tab/>
            </w:r>
            <w:r w:rsidRPr="00C739F8">
              <w:rPr>
                <w:rStyle w:val="Hyperlink"/>
              </w:rPr>
              <w:t>Analytical Data Management</w:t>
            </w:r>
            <w:r>
              <w:rPr>
                <w:webHidden/>
              </w:rPr>
              <w:tab/>
            </w:r>
            <w:r>
              <w:rPr>
                <w:webHidden/>
              </w:rPr>
              <w:fldChar w:fldCharType="begin"/>
            </w:r>
            <w:r>
              <w:rPr>
                <w:webHidden/>
              </w:rPr>
              <w:instrText xml:space="preserve"> PAGEREF _Toc231910847 \h </w:instrText>
            </w:r>
            <w:r>
              <w:rPr>
                <w:webHidden/>
              </w:rPr>
            </w:r>
            <w:r>
              <w:rPr>
                <w:webHidden/>
              </w:rPr>
              <w:fldChar w:fldCharType="separate"/>
            </w:r>
            <w:r>
              <w:rPr>
                <w:webHidden/>
              </w:rPr>
              <w:t>37</w:t>
            </w:r>
            <w:r>
              <w:rPr>
                <w:webHidden/>
              </w:rPr>
              <w:fldChar w:fldCharType="end"/>
            </w:r>
          </w:hyperlink>
        </w:p>
        <w:p w14:paraId="5681D6B4" w14:textId="7408682F"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48" w:history="1">
            <w:r w:rsidRPr="00C739F8">
              <w:rPr>
                <w:rStyle w:val="Hyperlink"/>
              </w:rPr>
              <w:t xml:space="preserve">5.4 </w:t>
            </w:r>
            <w:r>
              <w:rPr>
                <w:rFonts w:asciiTheme="minorHAnsi" w:eastAsiaTheme="minorEastAsia" w:hAnsiTheme="minorHAnsi" w:cstheme="minorBidi"/>
                <w:smallCaps w:val="0"/>
                <w:kern w:val="2"/>
                <w:sz w:val="24"/>
                <w14:ligatures w14:val="standardContextual"/>
              </w:rPr>
              <w:tab/>
            </w:r>
            <w:r w:rsidRPr="00C739F8">
              <w:rPr>
                <w:rStyle w:val="Hyperlink"/>
              </w:rPr>
              <w:t>Record Keeping</w:t>
            </w:r>
            <w:r>
              <w:rPr>
                <w:webHidden/>
              </w:rPr>
              <w:tab/>
            </w:r>
            <w:r>
              <w:rPr>
                <w:webHidden/>
              </w:rPr>
              <w:fldChar w:fldCharType="begin"/>
            </w:r>
            <w:r>
              <w:rPr>
                <w:webHidden/>
              </w:rPr>
              <w:instrText xml:space="preserve"> PAGEREF _Toc231910848 \h </w:instrText>
            </w:r>
            <w:r>
              <w:rPr>
                <w:webHidden/>
              </w:rPr>
            </w:r>
            <w:r>
              <w:rPr>
                <w:webHidden/>
              </w:rPr>
              <w:fldChar w:fldCharType="separate"/>
            </w:r>
            <w:r>
              <w:rPr>
                <w:webHidden/>
              </w:rPr>
              <w:t>37</w:t>
            </w:r>
            <w:r>
              <w:rPr>
                <w:webHidden/>
              </w:rPr>
              <w:fldChar w:fldCharType="end"/>
            </w:r>
          </w:hyperlink>
        </w:p>
        <w:p w14:paraId="4E168D55" w14:textId="4E77E9C0"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49" w:history="1">
            <w:r w:rsidRPr="00C739F8">
              <w:rPr>
                <w:rStyle w:val="Hyperlink"/>
              </w:rPr>
              <w:t xml:space="preserve">5.5     </w:t>
            </w:r>
            <w:r>
              <w:rPr>
                <w:rFonts w:asciiTheme="minorHAnsi" w:eastAsiaTheme="minorEastAsia" w:hAnsiTheme="minorHAnsi" w:cstheme="minorBidi"/>
                <w:smallCaps w:val="0"/>
                <w:kern w:val="2"/>
                <w:sz w:val="24"/>
                <w14:ligatures w14:val="standardContextual"/>
              </w:rPr>
              <w:tab/>
            </w:r>
            <w:r w:rsidRPr="00C739F8">
              <w:rPr>
                <w:rStyle w:val="Hyperlink"/>
              </w:rPr>
              <w:t>PFAS Sampling and Analysis</w:t>
            </w:r>
            <w:r>
              <w:rPr>
                <w:webHidden/>
              </w:rPr>
              <w:tab/>
            </w:r>
            <w:r>
              <w:rPr>
                <w:webHidden/>
              </w:rPr>
              <w:fldChar w:fldCharType="begin"/>
            </w:r>
            <w:r>
              <w:rPr>
                <w:webHidden/>
              </w:rPr>
              <w:instrText xml:space="preserve"> PAGEREF _Toc231910849 \h </w:instrText>
            </w:r>
            <w:r>
              <w:rPr>
                <w:webHidden/>
              </w:rPr>
            </w:r>
            <w:r>
              <w:rPr>
                <w:webHidden/>
              </w:rPr>
              <w:fldChar w:fldCharType="separate"/>
            </w:r>
            <w:r>
              <w:rPr>
                <w:webHidden/>
              </w:rPr>
              <w:t>38</w:t>
            </w:r>
            <w:r>
              <w:rPr>
                <w:webHidden/>
              </w:rPr>
              <w:fldChar w:fldCharType="end"/>
            </w:r>
          </w:hyperlink>
        </w:p>
        <w:p w14:paraId="5238DCD4" w14:textId="201E5C78" w:rsidR="00B02487" w:rsidRDefault="00B02487">
          <w:pPr>
            <w:pStyle w:val="TOC1"/>
            <w:rPr>
              <w:rFonts w:asciiTheme="minorHAnsi" w:eastAsiaTheme="minorEastAsia" w:hAnsiTheme="minorHAnsi" w:cstheme="minorBidi"/>
              <w:b w:val="0"/>
              <w:bCs w:val="0"/>
              <w:caps w:val="0"/>
              <w:kern w:val="2"/>
              <w:sz w:val="24"/>
              <w14:ligatures w14:val="standardContextual"/>
            </w:rPr>
          </w:pPr>
          <w:hyperlink w:anchor="_Toc231910850" w:history="1">
            <w:r w:rsidRPr="00C739F8">
              <w:rPr>
                <w:rStyle w:val="Hyperlink"/>
              </w:rPr>
              <w:t>6.0</w:t>
            </w:r>
            <w:r>
              <w:rPr>
                <w:rFonts w:asciiTheme="minorHAnsi" w:eastAsiaTheme="minorEastAsia" w:hAnsiTheme="minorHAnsi" w:cstheme="minorBidi"/>
                <w:b w:val="0"/>
                <w:bCs w:val="0"/>
                <w:caps w:val="0"/>
                <w:kern w:val="2"/>
                <w:sz w:val="24"/>
                <w14:ligatures w14:val="standardContextual"/>
              </w:rPr>
              <w:tab/>
            </w:r>
            <w:r w:rsidRPr="00C739F8">
              <w:rPr>
                <w:rStyle w:val="Hyperlink"/>
              </w:rPr>
              <w:t>PLANS AND REPORTS</w:t>
            </w:r>
            <w:r>
              <w:rPr>
                <w:webHidden/>
              </w:rPr>
              <w:tab/>
            </w:r>
            <w:r>
              <w:rPr>
                <w:webHidden/>
              </w:rPr>
              <w:fldChar w:fldCharType="begin"/>
            </w:r>
            <w:r>
              <w:rPr>
                <w:webHidden/>
              </w:rPr>
              <w:instrText xml:space="preserve"> PAGEREF _Toc231910850 \h </w:instrText>
            </w:r>
            <w:r>
              <w:rPr>
                <w:webHidden/>
              </w:rPr>
            </w:r>
            <w:r>
              <w:rPr>
                <w:webHidden/>
              </w:rPr>
              <w:fldChar w:fldCharType="separate"/>
            </w:r>
            <w:r>
              <w:rPr>
                <w:webHidden/>
              </w:rPr>
              <w:t>38</w:t>
            </w:r>
            <w:r>
              <w:rPr>
                <w:webHidden/>
              </w:rPr>
              <w:fldChar w:fldCharType="end"/>
            </w:r>
          </w:hyperlink>
        </w:p>
        <w:p w14:paraId="6A7CA0E2" w14:textId="4BB47365"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51" w:history="1">
            <w:r w:rsidRPr="00C739F8">
              <w:rPr>
                <w:rStyle w:val="Hyperlink"/>
              </w:rPr>
              <w:t>6.1</w:t>
            </w:r>
            <w:r>
              <w:rPr>
                <w:rFonts w:asciiTheme="minorHAnsi" w:eastAsiaTheme="minorEastAsia" w:hAnsiTheme="minorHAnsi" w:cstheme="minorBidi"/>
                <w:smallCaps w:val="0"/>
                <w:kern w:val="2"/>
                <w:sz w:val="24"/>
                <w14:ligatures w14:val="standardContextual"/>
              </w:rPr>
              <w:tab/>
            </w:r>
            <w:r w:rsidRPr="00C739F8">
              <w:rPr>
                <w:rStyle w:val="Hyperlink"/>
              </w:rPr>
              <w:t>Quality Program Plans</w:t>
            </w:r>
            <w:r>
              <w:rPr>
                <w:webHidden/>
              </w:rPr>
              <w:tab/>
            </w:r>
            <w:r>
              <w:rPr>
                <w:webHidden/>
              </w:rPr>
              <w:fldChar w:fldCharType="begin"/>
            </w:r>
            <w:r>
              <w:rPr>
                <w:webHidden/>
              </w:rPr>
              <w:instrText xml:space="preserve"> PAGEREF _Toc231910851 \h </w:instrText>
            </w:r>
            <w:r>
              <w:rPr>
                <w:webHidden/>
              </w:rPr>
            </w:r>
            <w:r>
              <w:rPr>
                <w:webHidden/>
              </w:rPr>
              <w:fldChar w:fldCharType="separate"/>
            </w:r>
            <w:r>
              <w:rPr>
                <w:webHidden/>
              </w:rPr>
              <w:t>38</w:t>
            </w:r>
            <w:r>
              <w:rPr>
                <w:webHidden/>
              </w:rPr>
              <w:fldChar w:fldCharType="end"/>
            </w:r>
          </w:hyperlink>
        </w:p>
        <w:p w14:paraId="4A34DF35" w14:textId="1584E4D6" w:rsidR="00B02487" w:rsidRDefault="00B02487">
          <w:pPr>
            <w:pStyle w:val="TOC3"/>
            <w:rPr>
              <w:rFonts w:asciiTheme="minorHAnsi" w:eastAsiaTheme="minorEastAsia" w:hAnsiTheme="minorHAnsi" w:cstheme="minorBidi"/>
              <w:i w:val="0"/>
              <w:iCs w:val="0"/>
              <w:noProof/>
              <w:kern w:val="2"/>
              <w:sz w:val="24"/>
              <w14:ligatures w14:val="standardContextual"/>
            </w:rPr>
          </w:pPr>
          <w:hyperlink w:anchor="_Toc231910852" w:history="1">
            <w:r w:rsidRPr="00C739F8">
              <w:rPr>
                <w:rStyle w:val="Hyperlink"/>
                <w:noProof/>
              </w:rPr>
              <w:t>6.1.1</w:t>
            </w:r>
            <w:r>
              <w:rPr>
                <w:rFonts w:asciiTheme="minorHAnsi" w:eastAsiaTheme="minorEastAsia" w:hAnsiTheme="minorHAnsi" w:cstheme="minorBidi"/>
                <w:i w:val="0"/>
                <w:iCs w:val="0"/>
                <w:noProof/>
                <w:kern w:val="2"/>
                <w:sz w:val="24"/>
                <w14:ligatures w14:val="standardContextual"/>
              </w:rPr>
              <w:tab/>
            </w:r>
            <w:r w:rsidRPr="00C739F8">
              <w:rPr>
                <w:rStyle w:val="Hyperlink"/>
                <w:noProof/>
              </w:rPr>
              <w:t>Work Plans</w:t>
            </w:r>
            <w:r>
              <w:rPr>
                <w:noProof/>
                <w:webHidden/>
              </w:rPr>
              <w:tab/>
            </w:r>
            <w:r>
              <w:rPr>
                <w:noProof/>
                <w:webHidden/>
              </w:rPr>
              <w:fldChar w:fldCharType="begin"/>
            </w:r>
            <w:r>
              <w:rPr>
                <w:noProof/>
                <w:webHidden/>
              </w:rPr>
              <w:instrText xml:space="preserve"> PAGEREF _Toc231910852 \h </w:instrText>
            </w:r>
            <w:r>
              <w:rPr>
                <w:noProof/>
                <w:webHidden/>
              </w:rPr>
            </w:r>
            <w:r>
              <w:rPr>
                <w:noProof/>
                <w:webHidden/>
              </w:rPr>
              <w:fldChar w:fldCharType="separate"/>
            </w:r>
            <w:r>
              <w:rPr>
                <w:noProof/>
                <w:webHidden/>
              </w:rPr>
              <w:t>38</w:t>
            </w:r>
            <w:r>
              <w:rPr>
                <w:noProof/>
                <w:webHidden/>
              </w:rPr>
              <w:fldChar w:fldCharType="end"/>
            </w:r>
          </w:hyperlink>
        </w:p>
        <w:p w14:paraId="6963DDAD" w14:textId="3D8C87A7" w:rsidR="00B02487" w:rsidRDefault="00B02487">
          <w:pPr>
            <w:pStyle w:val="TOC3"/>
            <w:rPr>
              <w:rFonts w:asciiTheme="minorHAnsi" w:eastAsiaTheme="minorEastAsia" w:hAnsiTheme="minorHAnsi" w:cstheme="minorBidi"/>
              <w:i w:val="0"/>
              <w:iCs w:val="0"/>
              <w:noProof/>
              <w:kern w:val="2"/>
              <w:sz w:val="24"/>
              <w14:ligatures w14:val="standardContextual"/>
            </w:rPr>
          </w:pPr>
          <w:hyperlink w:anchor="_Toc231910853" w:history="1">
            <w:r w:rsidRPr="00C739F8">
              <w:rPr>
                <w:rStyle w:val="Hyperlink"/>
                <w:noProof/>
              </w:rPr>
              <w:t>6.1.2</w:t>
            </w:r>
            <w:r>
              <w:rPr>
                <w:rFonts w:asciiTheme="minorHAnsi" w:eastAsiaTheme="minorEastAsia" w:hAnsiTheme="minorHAnsi" w:cstheme="minorBidi"/>
                <w:i w:val="0"/>
                <w:iCs w:val="0"/>
                <w:noProof/>
                <w:kern w:val="2"/>
                <w:sz w:val="24"/>
                <w14:ligatures w14:val="standardContextual"/>
              </w:rPr>
              <w:tab/>
            </w:r>
            <w:r w:rsidRPr="00C739F8">
              <w:rPr>
                <w:rStyle w:val="Hyperlink"/>
                <w:noProof/>
              </w:rPr>
              <w:t>Health and Safety Plan</w:t>
            </w:r>
            <w:r>
              <w:rPr>
                <w:noProof/>
                <w:webHidden/>
              </w:rPr>
              <w:tab/>
            </w:r>
            <w:r>
              <w:rPr>
                <w:noProof/>
                <w:webHidden/>
              </w:rPr>
              <w:fldChar w:fldCharType="begin"/>
            </w:r>
            <w:r>
              <w:rPr>
                <w:noProof/>
                <w:webHidden/>
              </w:rPr>
              <w:instrText xml:space="preserve"> PAGEREF _Toc231910853 \h </w:instrText>
            </w:r>
            <w:r>
              <w:rPr>
                <w:noProof/>
                <w:webHidden/>
              </w:rPr>
            </w:r>
            <w:r>
              <w:rPr>
                <w:noProof/>
                <w:webHidden/>
              </w:rPr>
              <w:fldChar w:fldCharType="separate"/>
            </w:r>
            <w:r>
              <w:rPr>
                <w:noProof/>
                <w:webHidden/>
              </w:rPr>
              <w:t>38</w:t>
            </w:r>
            <w:r>
              <w:rPr>
                <w:noProof/>
                <w:webHidden/>
              </w:rPr>
              <w:fldChar w:fldCharType="end"/>
            </w:r>
          </w:hyperlink>
        </w:p>
        <w:p w14:paraId="373C257E" w14:textId="64431EF7" w:rsidR="00B02487" w:rsidRDefault="00B02487">
          <w:pPr>
            <w:pStyle w:val="TOC3"/>
            <w:rPr>
              <w:rFonts w:asciiTheme="minorHAnsi" w:eastAsiaTheme="minorEastAsia" w:hAnsiTheme="minorHAnsi" w:cstheme="minorBidi"/>
              <w:i w:val="0"/>
              <w:iCs w:val="0"/>
              <w:noProof/>
              <w:kern w:val="2"/>
              <w:sz w:val="24"/>
              <w14:ligatures w14:val="standardContextual"/>
            </w:rPr>
          </w:pPr>
          <w:hyperlink w:anchor="_Toc231910854" w:history="1">
            <w:r w:rsidRPr="00C739F8">
              <w:rPr>
                <w:rStyle w:val="Hyperlink"/>
                <w:noProof/>
              </w:rPr>
              <w:t>6.1.3</w:t>
            </w:r>
            <w:r>
              <w:rPr>
                <w:rFonts w:asciiTheme="minorHAnsi" w:eastAsiaTheme="minorEastAsia" w:hAnsiTheme="minorHAnsi" w:cstheme="minorBidi"/>
                <w:i w:val="0"/>
                <w:iCs w:val="0"/>
                <w:noProof/>
                <w:kern w:val="2"/>
                <w:sz w:val="24"/>
                <w14:ligatures w14:val="standardContextual"/>
              </w:rPr>
              <w:tab/>
            </w:r>
            <w:r w:rsidRPr="00C739F8">
              <w:rPr>
                <w:rStyle w:val="Hyperlink"/>
                <w:noProof/>
              </w:rPr>
              <w:t>Construction Quality Plan</w:t>
            </w:r>
            <w:r>
              <w:rPr>
                <w:noProof/>
                <w:webHidden/>
              </w:rPr>
              <w:tab/>
            </w:r>
            <w:r>
              <w:rPr>
                <w:noProof/>
                <w:webHidden/>
              </w:rPr>
              <w:fldChar w:fldCharType="begin"/>
            </w:r>
            <w:r>
              <w:rPr>
                <w:noProof/>
                <w:webHidden/>
              </w:rPr>
              <w:instrText xml:space="preserve"> PAGEREF _Toc231910854 \h </w:instrText>
            </w:r>
            <w:r>
              <w:rPr>
                <w:noProof/>
                <w:webHidden/>
              </w:rPr>
            </w:r>
            <w:r>
              <w:rPr>
                <w:noProof/>
                <w:webHidden/>
              </w:rPr>
              <w:fldChar w:fldCharType="separate"/>
            </w:r>
            <w:r>
              <w:rPr>
                <w:noProof/>
                <w:webHidden/>
              </w:rPr>
              <w:t>38</w:t>
            </w:r>
            <w:r>
              <w:rPr>
                <w:noProof/>
                <w:webHidden/>
              </w:rPr>
              <w:fldChar w:fldCharType="end"/>
            </w:r>
          </w:hyperlink>
        </w:p>
        <w:p w14:paraId="19771EFA" w14:textId="0C50B96B"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55" w:history="1">
            <w:r w:rsidRPr="00C739F8">
              <w:rPr>
                <w:rStyle w:val="Hyperlink"/>
              </w:rPr>
              <w:t>6.2</w:t>
            </w:r>
            <w:r>
              <w:rPr>
                <w:rFonts w:asciiTheme="minorHAnsi" w:eastAsiaTheme="minorEastAsia" w:hAnsiTheme="minorHAnsi" w:cstheme="minorBidi"/>
                <w:smallCaps w:val="0"/>
                <w:kern w:val="2"/>
                <w:sz w:val="24"/>
                <w14:ligatures w14:val="standardContextual"/>
              </w:rPr>
              <w:tab/>
            </w:r>
            <w:r w:rsidRPr="00C739F8">
              <w:rPr>
                <w:rStyle w:val="Hyperlink"/>
              </w:rPr>
              <w:t>Technical Plans and Reports</w:t>
            </w:r>
            <w:r>
              <w:rPr>
                <w:webHidden/>
              </w:rPr>
              <w:tab/>
            </w:r>
            <w:r>
              <w:rPr>
                <w:webHidden/>
              </w:rPr>
              <w:fldChar w:fldCharType="begin"/>
            </w:r>
            <w:r>
              <w:rPr>
                <w:webHidden/>
              </w:rPr>
              <w:instrText xml:space="preserve"> PAGEREF _Toc231910855 \h </w:instrText>
            </w:r>
            <w:r>
              <w:rPr>
                <w:webHidden/>
              </w:rPr>
            </w:r>
            <w:r>
              <w:rPr>
                <w:webHidden/>
              </w:rPr>
              <w:fldChar w:fldCharType="separate"/>
            </w:r>
            <w:r>
              <w:rPr>
                <w:webHidden/>
              </w:rPr>
              <w:t>38</w:t>
            </w:r>
            <w:r>
              <w:rPr>
                <w:webHidden/>
              </w:rPr>
              <w:fldChar w:fldCharType="end"/>
            </w:r>
          </w:hyperlink>
        </w:p>
        <w:p w14:paraId="09EC2C3F" w14:textId="06039701" w:rsidR="00B02487" w:rsidRDefault="00B02487">
          <w:pPr>
            <w:pStyle w:val="TOC1"/>
            <w:rPr>
              <w:rFonts w:asciiTheme="minorHAnsi" w:eastAsiaTheme="minorEastAsia" w:hAnsiTheme="minorHAnsi" w:cstheme="minorBidi"/>
              <w:b w:val="0"/>
              <w:bCs w:val="0"/>
              <w:caps w:val="0"/>
              <w:kern w:val="2"/>
              <w:sz w:val="24"/>
              <w14:ligatures w14:val="standardContextual"/>
            </w:rPr>
          </w:pPr>
          <w:hyperlink w:anchor="_Toc231910856" w:history="1">
            <w:r w:rsidRPr="00C739F8">
              <w:rPr>
                <w:rStyle w:val="Hyperlink"/>
              </w:rPr>
              <w:t>7.0</w:t>
            </w:r>
            <w:r>
              <w:rPr>
                <w:rFonts w:asciiTheme="minorHAnsi" w:eastAsiaTheme="minorEastAsia" w:hAnsiTheme="minorHAnsi" w:cstheme="minorBidi"/>
                <w:b w:val="0"/>
                <w:bCs w:val="0"/>
                <w:caps w:val="0"/>
                <w:kern w:val="2"/>
                <w:sz w:val="24"/>
                <w14:ligatures w14:val="standardContextual"/>
              </w:rPr>
              <w:tab/>
            </w:r>
            <w:r w:rsidRPr="00C739F8">
              <w:rPr>
                <w:rStyle w:val="Hyperlink"/>
              </w:rPr>
              <w:t>SITE WORK</w:t>
            </w:r>
            <w:r>
              <w:rPr>
                <w:webHidden/>
              </w:rPr>
              <w:tab/>
            </w:r>
            <w:r>
              <w:rPr>
                <w:webHidden/>
              </w:rPr>
              <w:fldChar w:fldCharType="begin"/>
            </w:r>
            <w:r>
              <w:rPr>
                <w:webHidden/>
              </w:rPr>
              <w:instrText xml:space="preserve"> PAGEREF _Toc231910856 \h </w:instrText>
            </w:r>
            <w:r>
              <w:rPr>
                <w:webHidden/>
              </w:rPr>
            </w:r>
            <w:r>
              <w:rPr>
                <w:webHidden/>
              </w:rPr>
              <w:fldChar w:fldCharType="separate"/>
            </w:r>
            <w:r>
              <w:rPr>
                <w:webHidden/>
              </w:rPr>
              <w:t>40</w:t>
            </w:r>
            <w:r>
              <w:rPr>
                <w:webHidden/>
              </w:rPr>
              <w:fldChar w:fldCharType="end"/>
            </w:r>
          </w:hyperlink>
        </w:p>
        <w:p w14:paraId="446A350B" w14:textId="5FBC2961"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57" w:history="1">
            <w:r w:rsidRPr="00C739F8">
              <w:rPr>
                <w:rStyle w:val="Hyperlink"/>
              </w:rPr>
              <w:t>7.1</w:t>
            </w:r>
            <w:r>
              <w:rPr>
                <w:rFonts w:asciiTheme="minorHAnsi" w:eastAsiaTheme="minorEastAsia" w:hAnsiTheme="minorHAnsi" w:cstheme="minorBidi"/>
                <w:smallCaps w:val="0"/>
                <w:kern w:val="2"/>
                <w:sz w:val="24"/>
                <w14:ligatures w14:val="standardContextual"/>
              </w:rPr>
              <w:tab/>
            </w:r>
            <w:r w:rsidRPr="00C739F8">
              <w:rPr>
                <w:rStyle w:val="Hyperlink"/>
              </w:rPr>
              <w:t>Conservation</w:t>
            </w:r>
            <w:r>
              <w:rPr>
                <w:webHidden/>
              </w:rPr>
              <w:tab/>
            </w:r>
            <w:r>
              <w:rPr>
                <w:webHidden/>
              </w:rPr>
              <w:fldChar w:fldCharType="begin"/>
            </w:r>
            <w:r>
              <w:rPr>
                <w:webHidden/>
              </w:rPr>
              <w:instrText xml:space="preserve"> PAGEREF _Toc231910857 \h </w:instrText>
            </w:r>
            <w:r>
              <w:rPr>
                <w:webHidden/>
              </w:rPr>
            </w:r>
            <w:r>
              <w:rPr>
                <w:webHidden/>
              </w:rPr>
              <w:fldChar w:fldCharType="separate"/>
            </w:r>
            <w:r>
              <w:rPr>
                <w:webHidden/>
              </w:rPr>
              <w:t>40</w:t>
            </w:r>
            <w:r>
              <w:rPr>
                <w:webHidden/>
              </w:rPr>
              <w:fldChar w:fldCharType="end"/>
            </w:r>
          </w:hyperlink>
        </w:p>
        <w:p w14:paraId="3981BDC4" w14:textId="32A462B2"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58" w:history="1">
            <w:r w:rsidRPr="00C739F8">
              <w:rPr>
                <w:rStyle w:val="Hyperlink"/>
              </w:rPr>
              <w:t>7.2</w:t>
            </w:r>
            <w:r>
              <w:rPr>
                <w:rFonts w:asciiTheme="minorHAnsi" w:eastAsiaTheme="minorEastAsia" w:hAnsiTheme="minorHAnsi" w:cstheme="minorBidi"/>
                <w:smallCaps w:val="0"/>
                <w:kern w:val="2"/>
                <w:sz w:val="24"/>
                <w14:ligatures w14:val="standardContextual"/>
              </w:rPr>
              <w:tab/>
            </w:r>
            <w:r w:rsidRPr="00C739F8">
              <w:rPr>
                <w:rStyle w:val="Hyperlink"/>
              </w:rPr>
              <w:t>Site Characterization and Field Investigation</w:t>
            </w:r>
            <w:r>
              <w:rPr>
                <w:webHidden/>
              </w:rPr>
              <w:tab/>
            </w:r>
            <w:r>
              <w:rPr>
                <w:webHidden/>
              </w:rPr>
              <w:fldChar w:fldCharType="begin"/>
            </w:r>
            <w:r>
              <w:rPr>
                <w:webHidden/>
              </w:rPr>
              <w:instrText xml:space="preserve"> PAGEREF _Toc231910858 \h </w:instrText>
            </w:r>
            <w:r>
              <w:rPr>
                <w:webHidden/>
              </w:rPr>
            </w:r>
            <w:r>
              <w:rPr>
                <w:webHidden/>
              </w:rPr>
              <w:fldChar w:fldCharType="separate"/>
            </w:r>
            <w:r>
              <w:rPr>
                <w:webHidden/>
              </w:rPr>
              <w:t>40</w:t>
            </w:r>
            <w:r>
              <w:rPr>
                <w:webHidden/>
              </w:rPr>
              <w:fldChar w:fldCharType="end"/>
            </w:r>
          </w:hyperlink>
        </w:p>
        <w:p w14:paraId="4159C8B7" w14:textId="10FC26DF"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59" w:history="1">
            <w:r w:rsidRPr="00C739F8">
              <w:rPr>
                <w:rStyle w:val="Hyperlink"/>
              </w:rPr>
              <w:t>7.3</w:t>
            </w:r>
            <w:r>
              <w:rPr>
                <w:rFonts w:asciiTheme="minorHAnsi" w:eastAsiaTheme="minorEastAsia" w:hAnsiTheme="minorHAnsi" w:cstheme="minorBidi"/>
                <w:smallCaps w:val="0"/>
                <w:kern w:val="2"/>
                <w:sz w:val="24"/>
                <w14:ligatures w14:val="standardContextual"/>
              </w:rPr>
              <w:tab/>
            </w:r>
            <w:r w:rsidRPr="00C739F8">
              <w:rPr>
                <w:rStyle w:val="Hyperlink"/>
              </w:rPr>
              <w:t>Site Preparation</w:t>
            </w:r>
            <w:r>
              <w:rPr>
                <w:webHidden/>
              </w:rPr>
              <w:tab/>
            </w:r>
            <w:r>
              <w:rPr>
                <w:webHidden/>
              </w:rPr>
              <w:fldChar w:fldCharType="begin"/>
            </w:r>
            <w:r>
              <w:rPr>
                <w:webHidden/>
              </w:rPr>
              <w:instrText xml:space="preserve"> PAGEREF _Toc231910859 \h </w:instrText>
            </w:r>
            <w:r>
              <w:rPr>
                <w:webHidden/>
              </w:rPr>
            </w:r>
            <w:r>
              <w:rPr>
                <w:webHidden/>
              </w:rPr>
              <w:fldChar w:fldCharType="separate"/>
            </w:r>
            <w:r>
              <w:rPr>
                <w:webHidden/>
              </w:rPr>
              <w:t>40</w:t>
            </w:r>
            <w:r>
              <w:rPr>
                <w:webHidden/>
              </w:rPr>
              <w:fldChar w:fldCharType="end"/>
            </w:r>
          </w:hyperlink>
        </w:p>
        <w:p w14:paraId="2C75FD62" w14:textId="2A76536E"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60" w:history="1">
            <w:r w:rsidRPr="00C739F8">
              <w:rPr>
                <w:rStyle w:val="Hyperlink"/>
              </w:rPr>
              <w:t>7.4</w:t>
            </w:r>
            <w:r>
              <w:rPr>
                <w:rFonts w:asciiTheme="minorHAnsi" w:eastAsiaTheme="minorEastAsia" w:hAnsiTheme="minorHAnsi" w:cstheme="minorBidi"/>
                <w:smallCaps w:val="0"/>
                <w:kern w:val="2"/>
                <w:sz w:val="24"/>
                <w14:ligatures w14:val="standardContextual"/>
              </w:rPr>
              <w:tab/>
            </w:r>
            <w:r w:rsidRPr="00C739F8">
              <w:rPr>
                <w:rStyle w:val="Hyperlink"/>
              </w:rPr>
              <w:t>Demolition</w:t>
            </w:r>
            <w:r>
              <w:rPr>
                <w:webHidden/>
              </w:rPr>
              <w:tab/>
            </w:r>
            <w:r>
              <w:rPr>
                <w:webHidden/>
              </w:rPr>
              <w:fldChar w:fldCharType="begin"/>
            </w:r>
            <w:r>
              <w:rPr>
                <w:webHidden/>
              </w:rPr>
              <w:instrText xml:space="preserve"> PAGEREF _Toc231910860 \h </w:instrText>
            </w:r>
            <w:r>
              <w:rPr>
                <w:webHidden/>
              </w:rPr>
            </w:r>
            <w:r>
              <w:rPr>
                <w:webHidden/>
              </w:rPr>
              <w:fldChar w:fldCharType="separate"/>
            </w:r>
            <w:r>
              <w:rPr>
                <w:webHidden/>
              </w:rPr>
              <w:t>41</w:t>
            </w:r>
            <w:r>
              <w:rPr>
                <w:webHidden/>
              </w:rPr>
              <w:fldChar w:fldCharType="end"/>
            </w:r>
          </w:hyperlink>
        </w:p>
        <w:p w14:paraId="45865777" w14:textId="6C3871D1"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61" w:history="1">
            <w:r w:rsidRPr="00C739F8">
              <w:rPr>
                <w:rStyle w:val="Hyperlink"/>
              </w:rPr>
              <w:t>7.5</w:t>
            </w:r>
            <w:r>
              <w:rPr>
                <w:rFonts w:asciiTheme="minorHAnsi" w:eastAsiaTheme="minorEastAsia" w:hAnsiTheme="minorHAnsi" w:cstheme="minorBidi"/>
                <w:smallCaps w:val="0"/>
                <w:kern w:val="2"/>
                <w:sz w:val="24"/>
                <w14:ligatures w14:val="standardContextual"/>
              </w:rPr>
              <w:tab/>
            </w:r>
            <w:r w:rsidRPr="00C739F8">
              <w:rPr>
                <w:rStyle w:val="Hyperlink"/>
              </w:rPr>
              <w:t>Site Restoration</w:t>
            </w:r>
            <w:r>
              <w:rPr>
                <w:webHidden/>
              </w:rPr>
              <w:tab/>
            </w:r>
            <w:r>
              <w:rPr>
                <w:webHidden/>
              </w:rPr>
              <w:fldChar w:fldCharType="begin"/>
            </w:r>
            <w:r>
              <w:rPr>
                <w:webHidden/>
              </w:rPr>
              <w:instrText xml:space="preserve"> PAGEREF _Toc231910861 \h </w:instrText>
            </w:r>
            <w:r>
              <w:rPr>
                <w:webHidden/>
              </w:rPr>
            </w:r>
            <w:r>
              <w:rPr>
                <w:webHidden/>
              </w:rPr>
              <w:fldChar w:fldCharType="separate"/>
            </w:r>
            <w:r>
              <w:rPr>
                <w:webHidden/>
              </w:rPr>
              <w:t>41</w:t>
            </w:r>
            <w:r>
              <w:rPr>
                <w:webHidden/>
              </w:rPr>
              <w:fldChar w:fldCharType="end"/>
            </w:r>
          </w:hyperlink>
        </w:p>
        <w:p w14:paraId="4DD65948" w14:textId="00F2C84B" w:rsidR="00B02487" w:rsidRDefault="00B02487">
          <w:pPr>
            <w:pStyle w:val="TOC1"/>
            <w:rPr>
              <w:rFonts w:asciiTheme="minorHAnsi" w:eastAsiaTheme="minorEastAsia" w:hAnsiTheme="minorHAnsi" w:cstheme="minorBidi"/>
              <w:b w:val="0"/>
              <w:bCs w:val="0"/>
              <w:caps w:val="0"/>
              <w:kern w:val="2"/>
              <w:sz w:val="24"/>
              <w14:ligatures w14:val="standardContextual"/>
            </w:rPr>
          </w:pPr>
          <w:hyperlink w:anchor="_Toc231910862" w:history="1">
            <w:r w:rsidRPr="00C739F8">
              <w:rPr>
                <w:rStyle w:val="Hyperlink"/>
              </w:rPr>
              <w:t>8.0</w:t>
            </w:r>
            <w:r>
              <w:rPr>
                <w:rFonts w:asciiTheme="minorHAnsi" w:eastAsiaTheme="minorEastAsia" w:hAnsiTheme="minorHAnsi" w:cstheme="minorBidi"/>
                <w:b w:val="0"/>
                <w:bCs w:val="0"/>
                <w:caps w:val="0"/>
                <w:kern w:val="2"/>
                <w:sz w:val="24"/>
                <w14:ligatures w14:val="standardContextual"/>
              </w:rPr>
              <w:tab/>
            </w:r>
            <w:r w:rsidRPr="00C739F8">
              <w:rPr>
                <w:rStyle w:val="Hyperlink"/>
              </w:rPr>
              <w:t>ENVIRONMENTAL REQUIREMENTS</w:t>
            </w:r>
            <w:r>
              <w:rPr>
                <w:webHidden/>
              </w:rPr>
              <w:tab/>
            </w:r>
            <w:r>
              <w:rPr>
                <w:webHidden/>
              </w:rPr>
              <w:fldChar w:fldCharType="begin"/>
            </w:r>
            <w:r>
              <w:rPr>
                <w:webHidden/>
              </w:rPr>
              <w:instrText xml:space="preserve"> PAGEREF _Toc231910862 \h </w:instrText>
            </w:r>
            <w:r>
              <w:rPr>
                <w:webHidden/>
              </w:rPr>
            </w:r>
            <w:r>
              <w:rPr>
                <w:webHidden/>
              </w:rPr>
              <w:fldChar w:fldCharType="separate"/>
            </w:r>
            <w:r>
              <w:rPr>
                <w:webHidden/>
              </w:rPr>
              <w:t>41</w:t>
            </w:r>
            <w:r>
              <w:rPr>
                <w:webHidden/>
              </w:rPr>
              <w:fldChar w:fldCharType="end"/>
            </w:r>
          </w:hyperlink>
        </w:p>
        <w:p w14:paraId="332BEBF5" w14:textId="31A586B4"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63" w:history="1">
            <w:r w:rsidRPr="00C739F8">
              <w:rPr>
                <w:rStyle w:val="Hyperlink"/>
              </w:rPr>
              <w:t>8.1</w:t>
            </w:r>
            <w:r>
              <w:rPr>
                <w:rFonts w:asciiTheme="minorHAnsi" w:eastAsiaTheme="minorEastAsia" w:hAnsiTheme="minorHAnsi" w:cstheme="minorBidi"/>
                <w:smallCaps w:val="0"/>
                <w:kern w:val="2"/>
                <w:sz w:val="24"/>
                <w14:ligatures w14:val="standardContextual"/>
              </w:rPr>
              <w:tab/>
            </w:r>
            <w:r w:rsidRPr="00C739F8">
              <w:rPr>
                <w:rStyle w:val="Hyperlink"/>
              </w:rPr>
              <w:t>Environmental Restoration Process Application</w:t>
            </w:r>
            <w:r>
              <w:rPr>
                <w:webHidden/>
              </w:rPr>
              <w:tab/>
            </w:r>
            <w:r>
              <w:rPr>
                <w:webHidden/>
              </w:rPr>
              <w:fldChar w:fldCharType="begin"/>
            </w:r>
            <w:r>
              <w:rPr>
                <w:webHidden/>
              </w:rPr>
              <w:instrText xml:space="preserve"> PAGEREF _Toc231910863 \h </w:instrText>
            </w:r>
            <w:r>
              <w:rPr>
                <w:webHidden/>
              </w:rPr>
            </w:r>
            <w:r>
              <w:rPr>
                <w:webHidden/>
              </w:rPr>
              <w:fldChar w:fldCharType="separate"/>
            </w:r>
            <w:r>
              <w:rPr>
                <w:webHidden/>
              </w:rPr>
              <w:t>42</w:t>
            </w:r>
            <w:r>
              <w:rPr>
                <w:webHidden/>
              </w:rPr>
              <w:fldChar w:fldCharType="end"/>
            </w:r>
          </w:hyperlink>
        </w:p>
        <w:p w14:paraId="3707F6D0" w14:textId="0B088301" w:rsidR="00B02487" w:rsidRDefault="00B02487">
          <w:pPr>
            <w:pStyle w:val="TOC3"/>
            <w:rPr>
              <w:rFonts w:asciiTheme="minorHAnsi" w:eastAsiaTheme="minorEastAsia" w:hAnsiTheme="minorHAnsi" w:cstheme="minorBidi"/>
              <w:i w:val="0"/>
              <w:iCs w:val="0"/>
              <w:noProof/>
              <w:kern w:val="2"/>
              <w:sz w:val="24"/>
              <w14:ligatures w14:val="standardContextual"/>
            </w:rPr>
          </w:pPr>
          <w:hyperlink w:anchor="_Toc231910864" w:history="1">
            <w:r w:rsidRPr="00C739F8">
              <w:rPr>
                <w:rStyle w:val="Hyperlink"/>
                <w:noProof/>
              </w:rPr>
              <w:t>8.1.1</w:t>
            </w:r>
            <w:r>
              <w:rPr>
                <w:rFonts w:asciiTheme="minorHAnsi" w:eastAsiaTheme="minorEastAsia" w:hAnsiTheme="minorHAnsi" w:cstheme="minorBidi"/>
                <w:i w:val="0"/>
                <w:iCs w:val="0"/>
                <w:noProof/>
                <w:kern w:val="2"/>
                <w:sz w:val="24"/>
                <w14:ligatures w14:val="standardContextual"/>
              </w:rPr>
              <w:tab/>
            </w:r>
            <w:r w:rsidRPr="00C739F8">
              <w:rPr>
                <w:rStyle w:val="Hyperlink"/>
                <w:noProof/>
              </w:rPr>
              <w:t>Conceptual Site Model Guidance</w:t>
            </w:r>
            <w:r>
              <w:rPr>
                <w:noProof/>
                <w:webHidden/>
              </w:rPr>
              <w:tab/>
            </w:r>
            <w:r>
              <w:rPr>
                <w:noProof/>
                <w:webHidden/>
              </w:rPr>
              <w:fldChar w:fldCharType="begin"/>
            </w:r>
            <w:r>
              <w:rPr>
                <w:noProof/>
                <w:webHidden/>
              </w:rPr>
              <w:instrText xml:space="preserve"> PAGEREF _Toc231910864 \h </w:instrText>
            </w:r>
            <w:r>
              <w:rPr>
                <w:noProof/>
                <w:webHidden/>
              </w:rPr>
            </w:r>
            <w:r>
              <w:rPr>
                <w:noProof/>
                <w:webHidden/>
              </w:rPr>
              <w:fldChar w:fldCharType="separate"/>
            </w:r>
            <w:r>
              <w:rPr>
                <w:noProof/>
                <w:webHidden/>
              </w:rPr>
              <w:t>42</w:t>
            </w:r>
            <w:r>
              <w:rPr>
                <w:noProof/>
                <w:webHidden/>
              </w:rPr>
              <w:fldChar w:fldCharType="end"/>
            </w:r>
          </w:hyperlink>
        </w:p>
        <w:p w14:paraId="4794571D" w14:textId="08CF5E9F" w:rsidR="00B02487" w:rsidRDefault="00B02487">
          <w:pPr>
            <w:pStyle w:val="TOC3"/>
            <w:rPr>
              <w:rFonts w:asciiTheme="minorHAnsi" w:eastAsiaTheme="minorEastAsia" w:hAnsiTheme="minorHAnsi" w:cstheme="minorBidi"/>
              <w:i w:val="0"/>
              <w:iCs w:val="0"/>
              <w:noProof/>
              <w:kern w:val="2"/>
              <w:sz w:val="24"/>
              <w14:ligatures w14:val="standardContextual"/>
            </w:rPr>
          </w:pPr>
          <w:hyperlink w:anchor="_Toc231910865" w:history="1">
            <w:r w:rsidRPr="00C739F8">
              <w:rPr>
                <w:rStyle w:val="Hyperlink"/>
                <w:noProof/>
              </w:rPr>
              <w:t>8.1.2</w:t>
            </w:r>
            <w:r>
              <w:rPr>
                <w:rFonts w:asciiTheme="minorHAnsi" w:eastAsiaTheme="minorEastAsia" w:hAnsiTheme="minorHAnsi" w:cstheme="minorBidi"/>
                <w:i w:val="0"/>
                <w:iCs w:val="0"/>
                <w:noProof/>
                <w:kern w:val="2"/>
                <w:sz w:val="24"/>
                <w14:ligatures w14:val="standardContextual"/>
              </w:rPr>
              <w:tab/>
            </w:r>
            <w:r w:rsidRPr="00C739F8">
              <w:rPr>
                <w:rStyle w:val="Hyperlink"/>
                <w:noProof/>
              </w:rPr>
              <w:t>Exit Strategy</w:t>
            </w:r>
            <w:r>
              <w:rPr>
                <w:noProof/>
                <w:webHidden/>
              </w:rPr>
              <w:tab/>
            </w:r>
            <w:r>
              <w:rPr>
                <w:noProof/>
                <w:webHidden/>
              </w:rPr>
              <w:fldChar w:fldCharType="begin"/>
            </w:r>
            <w:r>
              <w:rPr>
                <w:noProof/>
                <w:webHidden/>
              </w:rPr>
              <w:instrText xml:space="preserve"> PAGEREF _Toc231910865 \h </w:instrText>
            </w:r>
            <w:r>
              <w:rPr>
                <w:noProof/>
                <w:webHidden/>
              </w:rPr>
            </w:r>
            <w:r>
              <w:rPr>
                <w:noProof/>
                <w:webHidden/>
              </w:rPr>
              <w:fldChar w:fldCharType="separate"/>
            </w:r>
            <w:r>
              <w:rPr>
                <w:noProof/>
                <w:webHidden/>
              </w:rPr>
              <w:t>43</w:t>
            </w:r>
            <w:r>
              <w:rPr>
                <w:noProof/>
                <w:webHidden/>
              </w:rPr>
              <w:fldChar w:fldCharType="end"/>
            </w:r>
          </w:hyperlink>
        </w:p>
        <w:p w14:paraId="20DECD4D" w14:textId="0B143262"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66" w:history="1">
            <w:r w:rsidRPr="00C739F8">
              <w:rPr>
                <w:rStyle w:val="Hyperlink"/>
              </w:rPr>
              <w:t>8.5</w:t>
            </w:r>
            <w:r>
              <w:rPr>
                <w:rFonts w:asciiTheme="minorHAnsi" w:eastAsiaTheme="minorEastAsia" w:hAnsiTheme="minorHAnsi" w:cstheme="minorBidi"/>
                <w:smallCaps w:val="0"/>
                <w:kern w:val="2"/>
                <w:sz w:val="24"/>
                <w14:ligatures w14:val="standardContextual"/>
              </w:rPr>
              <w:tab/>
            </w:r>
            <w:r w:rsidRPr="00C739F8">
              <w:rPr>
                <w:rStyle w:val="Hyperlink"/>
              </w:rPr>
              <w:t>Innovative and Proven Technologies</w:t>
            </w:r>
            <w:r>
              <w:rPr>
                <w:webHidden/>
              </w:rPr>
              <w:tab/>
            </w:r>
            <w:r>
              <w:rPr>
                <w:webHidden/>
              </w:rPr>
              <w:fldChar w:fldCharType="begin"/>
            </w:r>
            <w:r>
              <w:rPr>
                <w:webHidden/>
              </w:rPr>
              <w:instrText xml:space="preserve"> PAGEREF _Toc231910866 \h </w:instrText>
            </w:r>
            <w:r>
              <w:rPr>
                <w:webHidden/>
              </w:rPr>
            </w:r>
            <w:r>
              <w:rPr>
                <w:webHidden/>
              </w:rPr>
              <w:fldChar w:fldCharType="separate"/>
            </w:r>
            <w:r>
              <w:rPr>
                <w:webHidden/>
              </w:rPr>
              <w:t>51</w:t>
            </w:r>
            <w:r>
              <w:rPr>
                <w:webHidden/>
              </w:rPr>
              <w:fldChar w:fldCharType="end"/>
            </w:r>
          </w:hyperlink>
        </w:p>
        <w:p w14:paraId="1E76CDAE" w14:textId="70853266"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67" w:history="1">
            <w:r w:rsidRPr="00C739F8">
              <w:rPr>
                <w:rStyle w:val="Hyperlink"/>
              </w:rPr>
              <w:t>8.6</w:t>
            </w:r>
            <w:r>
              <w:rPr>
                <w:rFonts w:asciiTheme="minorHAnsi" w:eastAsiaTheme="minorEastAsia" w:hAnsiTheme="minorHAnsi" w:cstheme="minorBidi"/>
                <w:smallCaps w:val="0"/>
                <w:kern w:val="2"/>
                <w:sz w:val="24"/>
                <w14:ligatures w14:val="standardContextual"/>
              </w:rPr>
              <w:tab/>
            </w:r>
            <w:r w:rsidRPr="00C739F8">
              <w:rPr>
                <w:rStyle w:val="Hyperlink"/>
              </w:rPr>
              <w:t>Operations and Maintenance</w:t>
            </w:r>
            <w:r>
              <w:rPr>
                <w:webHidden/>
              </w:rPr>
              <w:tab/>
            </w:r>
            <w:r>
              <w:rPr>
                <w:webHidden/>
              </w:rPr>
              <w:fldChar w:fldCharType="begin"/>
            </w:r>
            <w:r>
              <w:rPr>
                <w:webHidden/>
              </w:rPr>
              <w:instrText xml:space="preserve"> PAGEREF _Toc231910867 \h </w:instrText>
            </w:r>
            <w:r>
              <w:rPr>
                <w:webHidden/>
              </w:rPr>
            </w:r>
            <w:r>
              <w:rPr>
                <w:webHidden/>
              </w:rPr>
              <w:fldChar w:fldCharType="separate"/>
            </w:r>
            <w:r>
              <w:rPr>
                <w:webHidden/>
              </w:rPr>
              <w:t>51</w:t>
            </w:r>
            <w:r>
              <w:rPr>
                <w:webHidden/>
              </w:rPr>
              <w:fldChar w:fldCharType="end"/>
            </w:r>
          </w:hyperlink>
        </w:p>
        <w:p w14:paraId="4EBD435C" w14:textId="2075A1F9"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68" w:history="1">
            <w:r w:rsidRPr="00C739F8">
              <w:rPr>
                <w:rStyle w:val="Hyperlink"/>
              </w:rPr>
              <w:t>8.7</w:t>
            </w:r>
            <w:r>
              <w:rPr>
                <w:rFonts w:asciiTheme="minorHAnsi" w:eastAsiaTheme="minorEastAsia" w:hAnsiTheme="minorHAnsi" w:cstheme="minorBidi"/>
                <w:smallCaps w:val="0"/>
                <w:kern w:val="2"/>
                <w:sz w:val="24"/>
                <w14:ligatures w14:val="standardContextual"/>
              </w:rPr>
              <w:tab/>
            </w:r>
            <w:r w:rsidRPr="00C739F8">
              <w:rPr>
                <w:rStyle w:val="Hyperlink"/>
              </w:rPr>
              <w:t>Ordnance Removal and Support</w:t>
            </w:r>
            <w:r>
              <w:rPr>
                <w:webHidden/>
              </w:rPr>
              <w:tab/>
            </w:r>
            <w:r>
              <w:rPr>
                <w:webHidden/>
              </w:rPr>
              <w:fldChar w:fldCharType="begin"/>
            </w:r>
            <w:r>
              <w:rPr>
                <w:webHidden/>
              </w:rPr>
              <w:instrText xml:space="preserve"> PAGEREF _Toc231910868 \h </w:instrText>
            </w:r>
            <w:r>
              <w:rPr>
                <w:webHidden/>
              </w:rPr>
            </w:r>
            <w:r>
              <w:rPr>
                <w:webHidden/>
              </w:rPr>
              <w:fldChar w:fldCharType="separate"/>
            </w:r>
            <w:r>
              <w:rPr>
                <w:webHidden/>
              </w:rPr>
              <w:t>51</w:t>
            </w:r>
            <w:r>
              <w:rPr>
                <w:webHidden/>
              </w:rPr>
              <w:fldChar w:fldCharType="end"/>
            </w:r>
          </w:hyperlink>
        </w:p>
        <w:p w14:paraId="4DCDEE46" w14:textId="5CA43B62"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69" w:history="1">
            <w:r w:rsidRPr="00C739F8">
              <w:rPr>
                <w:rStyle w:val="Hyperlink"/>
              </w:rPr>
              <w:t>8.8</w:t>
            </w:r>
            <w:r>
              <w:rPr>
                <w:rFonts w:asciiTheme="minorHAnsi" w:eastAsiaTheme="minorEastAsia" w:hAnsiTheme="minorHAnsi" w:cstheme="minorBidi"/>
                <w:smallCaps w:val="0"/>
                <w:kern w:val="2"/>
                <w:sz w:val="24"/>
                <w14:ligatures w14:val="standardContextual"/>
              </w:rPr>
              <w:tab/>
            </w:r>
            <w:r w:rsidRPr="00C739F8">
              <w:rPr>
                <w:rStyle w:val="Hyperlink"/>
              </w:rPr>
              <w:t>Hazardous Waste Removal and Support</w:t>
            </w:r>
            <w:r>
              <w:rPr>
                <w:webHidden/>
              </w:rPr>
              <w:tab/>
            </w:r>
            <w:r>
              <w:rPr>
                <w:webHidden/>
              </w:rPr>
              <w:fldChar w:fldCharType="begin"/>
            </w:r>
            <w:r>
              <w:rPr>
                <w:webHidden/>
              </w:rPr>
              <w:instrText xml:space="preserve"> PAGEREF _Toc231910869 \h </w:instrText>
            </w:r>
            <w:r>
              <w:rPr>
                <w:webHidden/>
              </w:rPr>
            </w:r>
            <w:r>
              <w:rPr>
                <w:webHidden/>
              </w:rPr>
              <w:fldChar w:fldCharType="separate"/>
            </w:r>
            <w:r>
              <w:rPr>
                <w:webHidden/>
              </w:rPr>
              <w:t>51</w:t>
            </w:r>
            <w:r>
              <w:rPr>
                <w:webHidden/>
              </w:rPr>
              <w:fldChar w:fldCharType="end"/>
            </w:r>
          </w:hyperlink>
        </w:p>
        <w:p w14:paraId="703AC2B4" w14:textId="0C6BB36C"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70" w:history="1">
            <w:r w:rsidRPr="00C739F8">
              <w:rPr>
                <w:rStyle w:val="Hyperlink"/>
              </w:rPr>
              <w:t>8.9</w:t>
            </w:r>
            <w:r>
              <w:rPr>
                <w:rFonts w:asciiTheme="minorHAnsi" w:eastAsiaTheme="minorEastAsia" w:hAnsiTheme="minorHAnsi" w:cstheme="minorBidi"/>
                <w:smallCaps w:val="0"/>
                <w:kern w:val="2"/>
                <w:sz w:val="24"/>
                <w14:ligatures w14:val="standardContextual"/>
              </w:rPr>
              <w:tab/>
            </w:r>
            <w:r w:rsidRPr="00C739F8">
              <w:rPr>
                <w:rStyle w:val="Hyperlink"/>
              </w:rPr>
              <w:t>Study Effort Incidental to Remedy or Corrective Action</w:t>
            </w:r>
            <w:r>
              <w:rPr>
                <w:webHidden/>
              </w:rPr>
              <w:tab/>
            </w:r>
            <w:r>
              <w:rPr>
                <w:webHidden/>
              </w:rPr>
              <w:fldChar w:fldCharType="begin"/>
            </w:r>
            <w:r>
              <w:rPr>
                <w:webHidden/>
              </w:rPr>
              <w:instrText xml:space="preserve"> PAGEREF _Toc231910870 \h </w:instrText>
            </w:r>
            <w:r>
              <w:rPr>
                <w:webHidden/>
              </w:rPr>
            </w:r>
            <w:r>
              <w:rPr>
                <w:webHidden/>
              </w:rPr>
              <w:fldChar w:fldCharType="separate"/>
            </w:r>
            <w:r>
              <w:rPr>
                <w:webHidden/>
              </w:rPr>
              <w:t>52</w:t>
            </w:r>
            <w:r>
              <w:rPr>
                <w:webHidden/>
              </w:rPr>
              <w:fldChar w:fldCharType="end"/>
            </w:r>
          </w:hyperlink>
        </w:p>
        <w:p w14:paraId="194C53FA" w14:textId="12443620"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71" w:history="1">
            <w:r w:rsidRPr="00C739F8">
              <w:rPr>
                <w:rStyle w:val="Hyperlink"/>
              </w:rPr>
              <w:t>8.10</w:t>
            </w:r>
            <w:r>
              <w:rPr>
                <w:rFonts w:asciiTheme="minorHAnsi" w:eastAsiaTheme="minorEastAsia" w:hAnsiTheme="minorHAnsi" w:cstheme="minorBidi"/>
                <w:smallCaps w:val="0"/>
                <w:kern w:val="2"/>
                <w:sz w:val="24"/>
                <w14:ligatures w14:val="standardContextual"/>
              </w:rPr>
              <w:tab/>
            </w:r>
            <w:r w:rsidRPr="00C739F8">
              <w:rPr>
                <w:rStyle w:val="Hyperlink"/>
              </w:rPr>
              <w:t>Five-Year Review Support</w:t>
            </w:r>
            <w:r>
              <w:rPr>
                <w:webHidden/>
              </w:rPr>
              <w:tab/>
            </w:r>
            <w:r>
              <w:rPr>
                <w:webHidden/>
              </w:rPr>
              <w:fldChar w:fldCharType="begin"/>
            </w:r>
            <w:r>
              <w:rPr>
                <w:webHidden/>
              </w:rPr>
              <w:instrText xml:space="preserve"> PAGEREF _Toc231910871 \h </w:instrText>
            </w:r>
            <w:r>
              <w:rPr>
                <w:webHidden/>
              </w:rPr>
            </w:r>
            <w:r>
              <w:rPr>
                <w:webHidden/>
              </w:rPr>
              <w:fldChar w:fldCharType="separate"/>
            </w:r>
            <w:r>
              <w:rPr>
                <w:webHidden/>
              </w:rPr>
              <w:t>52</w:t>
            </w:r>
            <w:r>
              <w:rPr>
                <w:webHidden/>
              </w:rPr>
              <w:fldChar w:fldCharType="end"/>
            </w:r>
          </w:hyperlink>
        </w:p>
        <w:p w14:paraId="203E568B" w14:textId="05F1A8C9"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72" w:history="1">
            <w:r w:rsidRPr="00C739F8">
              <w:rPr>
                <w:rStyle w:val="Hyperlink"/>
              </w:rPr>
              <w:t>8.11 Identification of New Site</w:t>
            </w:r>
            <w:r>
              <w:rPr>
                <w:webHidden/>
              </w:rPr>
              <w:tab/>
            </w:r>
            <w:r>
              <w:rPr>
                <w:webHidden/>
              </w:rPr>
              <w:fldChar w:fldCharType="begin"/>
            </w:r>
            <w:r>
              <w:rPr>
                <w:webHidden/>
              </w:rPr>
              <w:instrText xml:space="preserve"> PAGEREF _Toc231910872 \h </w:instrText>
            </w:r>
            <w:r>
              <w:rPr>
                <w:webHidden/>
              </w:rPr>
            </w:r>
            <w:r>
              <w:rPr>
                <w:webHidden/>
              </w:rPr>
              <w:fldChar w:fldCharType="separate"/>
            </w:r>
            <w:r>
              <w:rPr>
                <w:webHidden/>
              </w:rPr>
              <w:t>52</w:t>
            </w:r>
            <w:r>
              <w:rPr>
                <w:webHidden/>
              </w:rPr>
              <w:fldChar w:fldCharType="end"/>
            </w:r>
          </w:hyperlink>
        </w:p>
        <w:p w14:paraId="128AD93B" w14:textId="41B01F86" w:rsidR="00B02487" w:rsidRDefault="00B02487">
          <w:pPr>
            <w:pStyle w:val="TOC2"/>
            <w:rPr>
              <w:rFonts w:asciiTheme="minorHAnsi" w:eastAsiaTheme="minorEastAsia" w:hAnsiTheme="minorHAnsi" w:cstheme="minorBidi"/>
              <w:smallCaps w:val="0"/>
              <w:kern w:val="2"/>
              <w:sz w:val="24"/>
              <w14:ligatures w14:val="standardContextual"/>
            </w:rPr>
          </w:pPr>
          <w:hyperlink w:anchor="_Toc231910873" w:history="1">
            <w:r w:rsidRPr="00C739F8">
              <w:rPr>
                <w:rStyle w:val="Hyperlink"/>
              </w:rPr>
              <w:t>8.12 Change and Differing Conditions</w:t>
            </w:r>
            <w:r>
              <w:rPr>
                <w:webHidden/>
              </w:rPr>
              <w:tab/>
            </w:r>
            <w:r>
              <w:rPr>
                <w:webHidden/>
              </w:rPr>
              <w:fldChar w:fldCharType="begin"/>
            </w:r>
            <w:r>
              <w:rPr>
                <w:webHidden/>
              </w:rPr>
              <w:instrText xml:space="preserve"> PAGEREF _Toc231910873 \h </w:instrText>
            </w:r>
            <w:r>
              <w:rPr>
                <w:webHidden/>
              </w:rPr>
            </w:r>
            <w:r>
              <w:rPr>
                <w:webHidden/>
              </w:rPr>
              <w:fldChar w:fldCharType="separate"/>
            </w:r>
            <w:r>
              <w:rPr>
                <w:webHidden/>
              </w:rPr>
              <w:t>52</w:t>
            </w:r>
            <w:r>
              <w:rPr>
                <w:webHidden/>
              </w:rPr>
              <w:fldChar w:fldCharType="end"/>
            </w:r>
          </w:hyperlink>
        </w:p>
        <w:p w14:paraId="73BC71E4" w14:textId="13577B59" w:rsidR="00B02487" w:rsidRDefault="00B02487">
          <w:pPr>
            <w:pStyle w:val="TOC1"/>
            <w:rPr>
              <w:rFonts w:asciiTheme="minorHAnsi" w:eastAsiaTheme="minorEastAsia" w:hAnsiTheme="minorHAnsi" w:cstheme="minorBidi"/>
              <w:b w:val="0"/>
              <w:bCs w:val="0"/>
              <w:caps w:val="0"/>
              <w:kern w:val="2"/>
              <w:sz w:val="24"/>
              <w14:ligatures w14:val="standardContextual"/>
            </w:rPr>
          </w:pPr>
          <w:hyperlink w:anchor="_Toc231910874" w:history="1">
            <w:r w:rsidRPr="00C739F8">
              <w:rPr>
                <w:rStyle w:val="Hyperlink"/>
              </w:rPr>
              <w:t>9.0</w:t>
            </w:r>
            <w:r>
              <w:rPr>
                <w:rFonts w:asciiTheme="minorHAnsi" w:eastAsiaTheme="minorEastAsia" w:hAnsiTheme="minorHAnsi" w:cstheme="minorBidi"/>
                <w:b w:val="0"/>
                <w:bCs w:val="0"/>
                <w:caps w:val="0"/>
                <w:kern w:val="2"/>
                <w:sz w:val="24"/>
                <w14:ligatures w14:val="standardContextual"/>
              </w:rPr>
              <w:tab/>
            </w:r>
            <w:r w:rsidRPr="00C739F8">
              <w:rPr>
                <w:rStyle w:val="Hyperlink"/>
              </w:rPr>
              <w:t>Performance Standards and Surveillance Activities</w:t>
            </w:r>
            <w:r>
              <w:rPr>
                <w:webHidden/>
              </w:rPr>
              <w:tab/>
            </w:r>
            <w:r>
              <w:rPr>
                <w:webHidden/>
              </w:rPr>
              <w:fldChar w:fldCharType="begin"/>
            </w:r>
            <w:r>
              <w:rPr>
                <w:webHidden/>
              </w:rPr>
              <w:instrText xml:space="preserve"> PAGEREF _Toc231910874 \h </w:instrText>
            </w:r>
            <w:r>
              <w:rPr>
                <w:webHidden/>
              </w:rPr>
            </w:r>
            <w:r>
              <w:rPr>
                <w:webHidden/>
              </w:rPr>
              <w:fldChar w:fldCharType="separate"/>
            </w:r>
            <w:r>
              <w:rPr>
                <w:webHidden/>
              </w:rPr>
              <w:t>52</w:t>
            </w:r>
            <w:r>
              <w:rPr>
                <w:webHidden/>
              </w:rPr>
              <w:fldChar w:fldCharType="end"/>
            </w:r>
          </w:hyperlink>
        </w:p>
        <w:p w14:paraId="1F6A2048" w14:textId="5AF454B0" w:rsidR="00B02487" w:rsidRDefault="00B02487">
          <w:pPr>
            <w:pStyle w:val="TOC1"/>
            <w:rPr>
              <w:rFonts w:asciiTheme="minorHAnsi" w:eastAsiaTheme="minorEastAsia" w:hAnsiTheme="minorHAnsi" w:cstheme="minorBidi"/>
              <w:b w:val="0"/>
              <w:bCs w:val="0"/>
              <w:caps w:val="0"/>
              <w:kern w:val="2"/>
              <w:sz w:val="24"/>
              <w14:ligatures w14:val="standardContextual"/>
            </w:rPr>
          </w:pPr>
          <w:hyperlink w:anchor="_Toc231910875" w:history="1">
            <w:r w:rsidRPr="00C739F8">
              <w:rPr>
                <w:rStyle w:val="Hyperlink"/>
              </w:rPr>
              <w:t>10.0</w:t>
            </w:r>
            <w:r>
              <w:rPr>
                <w:rFonts w:asciiTheme="minorHAnsi" w:eastAsiaTheme="minorEastAsia" w:hAnsiTheme="minorHAnsi" w:cstheme="minorBidi"/>
                <w:b w:val="0"/>
                <w:bCs w:val="0"/>
                <w:caps w:val="0"/>
                <w:kern w:val="2"/>
                <w:sz w:val="24"/>
                <w14:ligatures w14:val="standardContextual"/>
              </w:rPr>
              <w:tab/>
            </w:r>
            <w:r w:rsidRPr="00C739F8">
              <w:rPr>
                <w:rStyle w:val="Hyperlink"/>
              </w:rPr>
              <w:t>POINTS OF CONTACT</w:t>
            </w:r>
            <w:r>
              <w:rPr>
                <w:webHidden/>
              </w:rPr>
              <w:tab/>
            </w:r>
            <w:r>
              <w:rPr>
                <w:webHidden/>
              </w:rPr>
              <w:fldChar w:fldCharType="begin"/>
            </w:r>
            <w:r>
              <w:rPr>
                <w:webHidden/>
              </w:rPr>
              <w:instrText xml:space="preserve"> PAGEREF _Toc231910875 \h </w:instrText>
            </w:r>
            <w:r>
              <w:rPr>
                <w:webHidden/>
              </w:rPr>
            </w:r>
            <w:r>
              <w:rPr>
                <w:webHidden/>
              </w:rPr>
              <w:fldChar w:fldCharType="separate"/>
            </w:r>
            <w:r>
              <w:rPr>
                <w:webHidden/>
              </w:rPr>
              <w:t>53</w:t>
            </w:r>
            <w:r>
              <w:rPr>
                <w:webHidden/>
              </w:rPr>
              <w:fldChar w:fldCharType="end"/>
            </w:r>
          </w:hyperlink>
        </w:p>
        <w:p w14:paraId="456525B9" w14:textId="47747685" w:rsidR="00B02487" w:rsidRDefault="00B02487">
          <w:pPr>
            <w:pStyle w:val="TOC1"/>
            <w:rPr>
              <w:rFonts w:asciiTheme="minorHAnsi" w:eastAsiaTheme="minorEastAsia" w:hAnsiTheme="minorHAnsi" w:cstheme="minorBidi"/>
              <w:b w:val="0"/>
              <w:bCs w:val="0"/>
              <w:caps w:val="0"/>
              <w:kern w:val="2"/>
              <w:sz w:val="24"/>
              <w14:ligatures w14:val="standardContextual"/>
            </w:rPr>
          </w:pPr>
          <w:hyperlink w:anchor="_Toc231910876" w:history="1">
            <w:r w:rsidRPr="00C739F8">
              <w:rPr>
                <w:rStyle w:val="Hyperlink"/>
              </w:rPr>
              <w:t>11.0</w:t>
            </w:r>
            <w:r>
              <w:rPr>
                <w:rFonts w:asciiTheme="minorHAnsi" w:eastAsiaTheme="minorEastAsia" w:hAnsiTheme="minorHAnsi" w:cstheme="minorBidi"/>
                <w:b w:val="0"/>
                <w:bCs w:val="0"/>
                <w:caps w:val="0"/>
                <w:kern w:val="2"/>
                <w:sz w:val="24"/>
                <w14:ligatures w14:val="standardContextual"/>
              </w:rPr>
              <w:tab/>
            </w:r>
            <w:r w:rsidRPr="00C739F8">
              <w:rPr>
                <w:rStyle w:val="Hyperlink"/>
              </w:rPr>
              <w:t>CONTRACTOR MANPOWER REPORTING REQUIREMENTS</w:t>
            </w:r>
            <w:r>
              <w:rPr>
                <w:webHidden/>
              </w:rPr>
              <w:tab/>
            </w:r>
            <w:r>
              <w:rPr>
                <w:webHidden/>
              </w:rPr>
              <w:fldChar w:fldCharType="begin"/>
            </w:r>
            <w:r>
              <w:rPr>
                <w:webHidden/>
              </w:rPr>
              <w:instrText xml:space="preserve"> PAGEREF _Toc231910876 \h </w:instrText>
            </w:r>
            <w:r>
              <w:rPr>
                <w:webHidden/>
              </w:rPr>
            </w:r>
            <w:r>
              <w:rPr>
                <w:webHidden/>
              </w:rPr>
              <w:fldChar w:fldCharType="separate"/>
            </w:r>
            <w:r>
              <w:rPr>
                <w:webHidden/>
              </w:rPr>
              <w:t>53</w:t>
            </w:r>
            <w:r>
              <w:rPr>
                <w:webHidden/>
              </w:rPr>
              <w:fldChar w:fldCharType="end"/>
            </w:r>
          </w:hyperlink>
        </w:p>
        <w:p w14:paraId="76538C30" w14:textId="491FF31A" w:rsidR="00A02541" w:rsidRDefault="00A02541" w:rsidP="00162BAA">
          <w:pPr>
            <w:pStyle w:val="TOC1"/>
          </w:pPr>
          <w:r>
            <w:fldChar w:fldCharType="end"/>
          </w:r>
        </w:p>
      </w:sdtContent>
    </w:sdt>
    <w:p w14:paraId="1AD74A6C" w14:textId="3ACD6834" w:rsidR="008C077D" w:rsidRDefault="008C077D" w:rsidP="00F14978">
      <w:pPr>
        <w:rPr>
          <w:b/>
          <w:sz w:val="28"/>
        </w:rPr>
      </w:pPr>
      <w:r>
        <w:rPr>
          <w:b/>
          <w:sz w:val="28"/>
        </w:rPr>
        <w:br w:type="page"/>
      </w:r>
    </w:p>
    <w:p w14:paraId="780B753A" w14:textId="0C59CA14" w:rsidR="006A0B18" w:rsidRPr="006C1411" w:rsidRDefault="00264090" w:rsidP="009F3A2B">
      <w:pPr>
        <w:pStyle w:val="Heading1"/>
        <w:rPr>
          <w:rFonts w:hint="eastAsia"/>
        </w:rPr>
      </w:pPr>
      <w:bookmarkStart w:id="3" w:name="_Toc277151420"/>
      <w:bookmarkStart w:id="4" w:name="_Toc307216696"/>
      <w:bookmarkStart w:id="5" w:name="_Toc318272106"/>
      <w:bookmarkStart w:id="6" w:name="_Toc319048120"/>
      <w:bookmarkStart w:id="7" w:name="_Toc231910803"/>
      <w:r>
        <w:lastRenderedPageBreak/>
        <w:t>1.0</w:t>
      </w:r>
      <w:r>
        <w:tab/>
      </w:r>
      <w:r w:rsidR="006A0B18" w:rsidRPr="006C1411">
        <w:t>SCOPE</w:t>
      </w:r>
      <w:bookmarkEnd w:id="3"/>
      <w:bookmarkEnd w:id="4"/>
      <w:bookmarkEnd w:id="5"/>
      <w:bookmarkEnd w:id="6"/>
      <w:bookmarkEnd w:id="7"/>
    </w:p>
    <w:p w14:paraId="7ED1021F" w14:textId="174E0558" w:rsidR="005C4701" w:rsidRDefault="005C4701" w:rsidP="00C0007A">
      <w:pPr>
        <w:pStyle w:val="BodyText"/>
      </w:pPr>
      <w:r>
        <w:t xml:space="preserve">This requirement is for environmental remediation activities at </w:t>
      </w:r>
      <w:r w:rsidR="00A04498">
        <w:t>Moody Air Force Base (AFB</w:t>
      </w:r>
      <w:r w:rsidR="0063129A">
        <w:t>)</w:t>
      </w:r>
      <w:r w:rsidR="00A04498">
        <w:t xml:space="preserve"> and Robins AFB</w:t>
      </w:r>
      <w:r>
        <w:t>.  This Performance Work Statement (PWS) defines the scope of environmental services necessary to conduct site restoration</w:t>
      </w:r>
      <w:r w:rsidR="0013797D" w:rsidRPr="0013797D">
        <w:t xml:space="preserve"> under the Optimized Remediation Contract (ORC)</w:t>
      </w:r>
      <w:r>
        <w:t>.  The range of activities include</w:t>
      </w:r>
      <w:r w:rsidR="00F26E6C">
        <w:t>s</w:t>
      </w:r>
      <w:r>
        <w:t xml:space="preserve"> </w:t>
      </w:r>
      <w:r w:rsidR="00300FF2" w:rsidRPr="00300FF2">
        <w:t>investigation, design, construction of remedial systems, operation and</w:t>
      </w:r>
      <w:r w:rsidR="00300FF2" w:rsidRPr="003813A8">
        <w:t xml:space="preserve"> </w:t>
      </w:r>
      <w:r>
        <w:t>maintenance of established remedies</w:t>
      </w:r>
      <w:r w:rsidR="003564B0">
        <w:t>,</w:t>
      </w:r>
      <w:r w:rsidR="00D9101F">
        <w:t xml:space="preserve"> </w:t>
      </w:r>
      <w:r w:rsidR="003564B0">
        <w:t>optimization</w:t>
      </w:r>
      <w:r w:rsidR="00D9101F">
        <w:t xml:space="preserve"> </w:t>
      </w:r>
      <w:r>
        <w:t xml:space="preserve">at applicable sites, and achievement of </w:t>
      </w:r>
      <w:r w:rsidR="00347232">
        <w:t>site-specific</w:t>
      </w:r>
      <w:r>
        <w:t xml:space="preserve"> objectives</w:t>
      </w:r>
      <w:r w:rsidR="00AA372E">
        <w:t xml:space="preserve">.  </w:t>
      </w:r>
      <w:r>
        <w:t xml:space="preserve">The </w:t>
      </w:r>
      <w:proofErr w:type="gramStart"/>
      <w:r>
        <w:t>Contractor shall</w:t>
      </w:r>
      <w:proofErr w:type="gramEnd"/>
      <w:r>
        <w:t xml:space="preserve"> undertake Environmental Remediation activities to achieve </w:t>
      </w:r>
      <w:r w:rsidR="00592253">
        <w:t>P</w:t>
      </w:r>
      <w:r>
        <w:t xml:space="preserve">erformance </w:t>
      </w:r>
      <w:r w:rsidR="00592253">
        <w:t>O</w:t>
      </w:r>
      <w:r>
        <w:t>bjectives</w:t>
      </w:r>
      <w:r w:rsidR="00592253">
        <w:t xml:space="preserve"> (POs)</w:t>
      </w:r>
      <w:r>
        <w:t xml:space="preserve"> at </w:t>
      </w:r>
      <w:r w:rsidR="00AD4F94">
        <w:t>26</w:t>
      </w:r>
      <w:r>
        <w:t xml:space="preserve"> Installation Restoration Program (IRP) sites and </w:t>
      </w:r>
      <w:r w:rsidR="00AD4F94">
        <w:t>1</w:t>
      </w:r>
      <w:r>
        <w:t xml:space="preserve"> Military Munitions Response Program (MMRP) site.</w:t>
      </w:r>
    </w:p>
    <w:p w14:paraId="298A79BD" w14:textId="1AB019D9" w:rsidR="00CC7453" w:rsidRDefault="00CC7453" w:rsidP="00C0007A">
      <w:pPr>
        <w:pStyle w:val="BodyText"/>
      </w:pPr>
      <w:r w:rsidRPr="00CC7453">
        <w:t xml:space="preserve">NOTE:  For purposes of this ORC, the term “Government” includes the </w:t>
      </w:r>
      <w:r w:rsidR="00394A61">
        <w:t>Air Force (</w:t>
      </w:r>
      <w:r w:rsidRPr="00CC7453">
        <w:t>AF</w:t>
      </w:r>
      <w:r w:rsidR="00394A61">
        <w:t>)</w:t>
      </w:r>
      <w:r w:rsidRPr="00CC7453">
        <w:t xml:space="preserve"> and </w:t>
      </w:r>
      <w:r w:rsidR="00394A61" w:rsidRPr="009B2386">
        <w:t>United States Army Corps of Engineers (</w:t>
      </w:r>
      <w:r w:rsidR="007272AB" w:rsidRPr="009B2386">
        <w:t>USACE</w:t>
      </w:r>
      <w:r w:rsidR="00394A61" w:rsidRPr="009B2386">
        <w:t>)</w:t>
      </w:r>
      <w:r w:rsidR="009B2386" w:rsidRPr="009B2386">
        <w:t>.</w:t>
      </w:r>
      <w:r w:rsidRPr="00CC7453">
        <w:t xml:space="preserve"> While regulators are a governmental entity, they are also a third party over whom the A</w:t>
      </w:r>
      <w:r w:rsidR="002F683F">
        <w:t>F</w:t>
      </w:r>
      <w:r w:rsidRPr="00CC7453">
        <w:t xml:space="preserve"> has no control and, as such, will b</w:t>
      </w:r>
      <w:r>
        <w:t>e referred to as “regulators</w:t>
      </w:r>
      <w:r w:rsidR="00176E80">
        <w:t>.”</w:t>
      </w:r>
    </w:p>
    <w:p w14:paraId="5348A553" w14:textId="0341856B" w:rsidR="00F36C30" w:rsidRPr="00162089" w:rsidRDefault="00264090" w:rsidP="00D92181">
      <w:pPr>
        <w:pStyle w:val="Heading2"/>
        <w:rPr>
          <w:rFonts w:hint="eastAsia"/>
        </w:rPr>
      </w:pPr>
      <w:bookmarkStart w:id="8" w:name="_Toc307216697"/>
      <w:bookmarkStart w:id="9" w:name="_Toc318272107"/>
      <w:bookmarkStart w:id="10" w:name="_Toc319048121"/>
      <w:bookmarkStart w:id="11" w:name="_Toc231910804"/>
      <w:r>
        <w:t>1.1</w:t>
      </w:r>
      <w:r>
        <w:tab/>
      </w:r>
      <w:r w:rsidR="00ED39CC" w:rsidRPr="00162089">
        <w:t>Introduction</w:t>
      </w:r>
      <w:bookmarkEnd w:id="8"/>
      <w:bookmarkEnd w:id="9"/>
      <w:bookmarkEnd w:id="10"/>
      <w:bookmarkEnd w:id="11"/>
    </w:p>
    <w:p w14:paraId="33A974AD" w14:textId="1FFB95E5" w:rsidR="007C33BD" w:rsidRPr="00D224B5" w:rsidRDefault="007C33BD" w:rsidP="007C33BD">
      <w:pPr>
        <w:rPr>
          <w:b/>
        </w:rPr>
      </w:pPr>
      <w:r w:rsidRPr="00D224B5">
        <w:rPr>
          <w:b/>
        </w:rPr>
        <w:t>Moody AFB</w:t>
      </w:r>
    </w:p>
    <w:p w14:paraId="06EDDD94" w14:textId="38D9D19B" w:rsidR="007C33BD" w:rsidRDefault="007C33BD" w:rsidP="007C33BD">
      <w:r>
        <w:t xml:space="preserve">Moody AFB is located about 10 miles northeast of Valdosta, </w:t>
      </w:r>
      <w:r w:rsidR="00505FAD">
        <w:t>GA</w:t>
      </w:r>
      <w:r>
        <w:t>.  The current mission of the 23rd Wing at Moody AFB is to organize, train, and equip Flying Tigers to rapidly deploy and execute the Global Precision Attack (GPA), Personnel Recovery (PR), and Agile</w:t>
      </w:r>
    </w:p>
    <w:p w14:paraId="6E5A2A3D" w14:textId="51790067" w:rsidR="007C33BD" w:rsidRDefault="007C33BD" w:rsidP="007C33BD">
      <w:r>
        <w:t xml:space="preserve">Combat Support (ACS) Service Core Functions to meet worldwide Combatant Commander requirements.  The total land area at Moody AFB is approximately 11,587 acres, including the main base (5,224 acres) on </w:t>
      </w:r>
      <w:r w:rsidR="006A21B5">
        <w:t xml:space="preserve">the </w:t>
      </w:r>
      <w:r>
        <w:t>western half of the installation, the Grand Bay Weapons Range</w:t>
      </w:r>
    </w:p>
    <w:p w14:paraId="63306CFC" w14:textId="6767C72A" w:rsidR="007C33BD" w:rsidRDefault="007C33BD" w:rsidP="003E6BE5">
      <w:r>
        <w:t>(5,874 acres) to the east, and the Grassy Pond Recreational Annex (489 acres) located 25 miles southwest of the installation.</w:t>
      </w:r>
    </w:p>
    <w:p w14:paraId="0ECE8EB6" w14:textId="77777777" w:rsidR="00D1448A" w:rsidRDefault="00D1448A" w:rsidP="003E6BE5"/>
    <w:p w14:paraId="010A8A9E" w14:textId="7BEFD645" w:rsidR="00597208" w:rsidRDefault="007C33BD" w:rsidP="00597208">
      <w:r w:rsidRPr="000F37BC">
        <w:t xml:space="preserve">Remediation activities at </w:t>
      </w:r>
      <w:r>
        <w:t>Moody AFB</w:t>
      </w:r>
      <w:r w:rsidRPr="000F37BC">
        <w:t xml:space="preserve"> are being conducted pursuant to Resource Conservation and Recovery Act (RCRA)</w:t>
      </w:r>
      <w:r>
        <w:t xml:space="preserve"> requirements.</w:t>
      </w:r>
      <w:r w:rsidR="00597208">
        <w:t xml:space="preserve"> </w:t>
      </w:r>
      <w:r w:rsidR="00597208" w:rsidRPr="00005CE5">
        <w:t xml:space="preserve">Regulatory oversight is provided by the </w:t>
      </w:r>
      <w:r w:rsidR="00C70448">
        <w:t xml:space="preserve">GA </w:t>
      </w:r>
      <w:r w:rsidR="00597208" w:rsidRPr="00005CE5">
        <w:t>Environmental Protection Department (GA EPD).</w:t>
      </w:r>
    </w:p>
    <w:p w14:paraId="23B3FFBD" w14:textId="77777777" w:rsidR="00597208" w:rsidRDefault="00597208" w:rsidP="00597208"/>
    <w:p w14:paraId="267B5A0C" w14:textId="09162FF1" w:rsidR="00597208" w:rsidRDefault="00597208" w:rsidP="00597208">
      <w:r w:rsidRPr="000F37BC">
        <w:t>The installation</w:t>
      </w:r>
      <w:r w:rsidRPr="00597208">
        <w:t xml:space="preserve"> </w:t>
      </w:r>
      <w:r w:rsidRPr="000F37BC">
        <w:t xml:space="preserve">is being </w:t>
      </w:r>
      <w:r w:rsidR="00BA7CB0">
        <w:t xml:space="preserve">managed </w:t>
      </w:r>
      <w:r w:rsidRPr="000F37BC">
        <w:t xml:space="preserve">under </w:t>
      </w:r>
      <w:r>
        <w:t>Hazardous Waste Corrective Action Permit</w:t>
      </w:r>
      <w:r w:rsidR="0092656D">
        <w:t xml:space="preserve"> No. HW-077(CA)</w:t>
      </w:r>
      <w:r w:rsidR="00A80DF6">
        <w:t>, issued on</w:t>
      </w:r>
      <w:r w:rsidR="007B1266">
        <w:t xml:space="preserve"> </w:t>
      </w:r>
      <w:r w:rsidR="00A80DF6">
        <w:t xml:space="preserve">20 </w:t>
      </w:r>
      <w:r>
        <w:t>September 2024</w:t>
      </w:r>
      <w:r w:rsidR="00A80DF6">
        <w:t xml:space="preserve">. This permit expires 10 years </w:t>
      </w:r>
      <w:r w:rsidR="00125B4A">
        <w:t>from the issuance date</w:t>
      </w:r>
      <w:proofErr w:type="gramStart"/>
      <w:r w:rsidR="00125B4A">
        <w:t>, on</w:t>
      </w:r>
      <w:proofErr w:type="gramEnd"/>
      <w:r w:rsidR="00125B4A">
        <w:t xml:space="preserve"> 20 September 2034</w:t>
      </w:r>
      <w:r>
        <w:t>.</w:t>
      </w:r>
      <w:r w:rsidR="00125B4A">
        <w:t xml:space="preserve"> The ORC Contractor is not responsible for permit renewal. </w:t>
      </w:r>
    </w:p>
    <w:p w14:paraId="3F7B45CB" w14:textId="77777777" w:rsidR="00AA6491" w:rsidRDefault="00AA6491" w:rsidP="00597208"/>
    <w:p w14:paraId="6153A32C" w14:textId="7DBF4545" w:rsidR="00AA6491" w:rsidRPr="00AA6491" w:rsidRDefault="00AA6491" w:rsidP="00597208">
      <w:pPr>
        <w:rPr>
          <w:b/>
          <w:bCs/>
        </w:rPr>
      </w:pPr>
      <w:r w:rsidRPr="00AA6491">
        <w:rPr>
          <w:b/>
          <w:bCs/>
        </w:rPr>
        <w:t>Robins AFB</w:t>
      </w:r>
    </w:p>
    <w:p w14:paraId="4C6DF387" w14:textId="5953D2E4" w:rsidR="00AA6491" w:rsidRPr="00005CE5" w:rsidRDefault="00AA6491" w:rsidP="00AA6491">
      <w:r>
        <w:t xml:space="preserve">Robins AFB is an </w:t>
      </w:r>
      <w:r w:rsidR="00BA7CB0">
        <w:t>8,800-acre</w:t>
      </w:r>
      <w:r w:rsidRPr="00005CE5">
        <w:t xml:space="preserve"> </w:t>
      </w:r>
      <w:r>
        <w:t>AF</w:t>
      </w:r>
      <w:r w:rsidRPr="00005CE5">
        <w:t xml:space="preserve"> installation located in Houston County, in central</w:t>
      </w:r>
    </w:p>
    <w:p w14:paraId="610596F7" w14:textId="3EE75260" w:rsidR="007C33BD" w:rsidRDefault="00AA6491" w:rsidP="008A1FB9">
      <w:r w:rsidRPr="00005CE5">
        <w:t xml:space="preserve">Georgia, at the eastern edge of the city of Warner Robins. Robins AFB operates as a worldwide logistics management center for aircraft, missiles, and support systems for the </w:t>
      </w:r>
      <w:r>
        <w:t>AF</w:t>
      </w:r>
      <w:r w:rsidRPr="00005CE5">
        <w:t>, and as a repair center for aircraft and airborne electronics systems.</w:t>
      </w:r>
    </w:p>
    <w:p w14:paraId="7B6D0D0D" w14:textId="77777777" w:rsidR="009F4049" w:rsidRDefault="009F4049" w:rsidP="008A1FB9"/>
    <w:p w14:paraId="6F101FC5" w14:textId="5D4CA0C9" w:rsidR="00CD2C7C" w:rsidRDefault="00CD2C7C" w:rsidP="00CD2C7C">
      <w:r>
        <w:t xml:space="preserve">Remediation activities at Robins AFB are being conducted pursuant to RCRA </w:t>
      </w:r>
      <w:r w:rsidR="0092656D">
        <w:t xml:space="preserve">requirements, </w:t>
      </w:r>
      <w:r>
        <w:t xml:space="preserve">with the exception of </w:t>
      </w:r>
      <w:r w:rsidR="009E13BC">
        <w:t>s</w:t>
      </w:r>
      <w:r w:rsidR="008A1FB9">
        <w:t xml:space="preserve">ites </w:t>
      </w:r>
      <w:r w:rsidRPr="00800AF5">
        <w:rPr>
          <w:highlight w:val="yellow"/>
        </w:rPr>
        <w:t>LF004 and TS882</w:t>
      </w:r>
      <w:r w:rsidR="0092656D" w:rsidRPr="00800AF5">
        <w:rPr>
          <w:highlight w:val="yellow"/>
        </w:rPr>
        <w:t>,</w:t>
      </w:r>
      <w:r>
        <w:t xml:space="preserve"> which are</w:t>
      </w:r>
      <w:r w:rsidRPr="00005CE5">
        <w:t xml:space="preserve"> being conducted pursuant to the Comprehensive Environmental Response, Compensation</w:t>
      </w:r>
      <w:r>
        <w:t>,</w:t>
      </w:r>
      <w:r w:rsidRPr="00005CE5">
        <w:t xml:space="preserve"> and Liability Act (CERCLA)</w:t>
      </w:r>
      <w:r w:rsidRPr="000F37BC">
        <w:t>, as amended by the Superfund Amendments and Reauthorization Act (SARA)</w:t>
      </w:r>
      <w:r w:rsidR="0092656D">
        <w:t>,</w:t>
      </w:r>
      <w:r w:rsidRPr="000F37BC">
        <w:t xml:space="preserve"> and </w:t>
      </w:r>
      <w:r w:rsidR="0092656D">
        <w:t xml:space="preserve">in accordance with </w:t>
      </w:r>
      <w:r w:rsidRPr="000F37BC">
        <w:t>National Oil and Hazardous Substances Contingency Plan (NCP) requirements</w:t>
      </w:r>
      <w:r>
        <w:t xml:space="preserve">.  </w:t>
      </w:r>
    </w:p>
    <w:p w14:paraId="06ACF640" w14:textId="77777777" w:rsidR="004C56DF" w:rsidRDefault="004C56DF" w:rsidP="00CD2C7C"/>
    <w:p w14:paraId="3D57B183" w14:textId="5FC125D2" w:rsidR="004C56DF" w:rsidRDefault="00AD232A" w:rsidP="004C56DF">
      <w:r>
        <w:t>All RCRA sites are</w:t>
      </w:r>
      <w:r w:rsidR="004C56DF">
        <w:t xml:space="preserve"> being administered under </w:t>
      </w:r>
      <w:r w:rsidR="004C56DF" w:rsidRPr="000F37BC">
        <w:t>RCRA Permit</w:t>
      </w:r>
      <w:r w:rsidR="004C56DF">
        <w:t xml:space="preserve"> </w:t>
      </w:r>
      <w:r w:rsidR="00125B4A">
        <w:t xml:space="preserve">No. </w:t>
      </w:r>
      <w:r w:rsidR="004C56DF">
        <w:t>HW-064(S) dated 25 September 2018</w:t>
      </w:r>
      <w:r w:rsidR="004C56DF" w:rsidRPr="000F37BC">
        <w:t>.</w:t>
      </w:r>
      <w:r w:rsidR="004C56DF">
        <w:t xml:space="preserve">  The permit expires in 2028.  </w:t>
      </w:r>
      <w:r w:rsidR="005C1D33">
        <w:t xml:space="preserve">The </w:t>
      </w:r>
      <w:r w:rsidR="004C56DF" w:rsidRPr="004C56DF">
        <w:t>ORC contractor is not responsible for permit renewal.</w:t>
      </w:r>
      <w:r w:rsidR="004C56DF">
        <w:t xml:space="preserve"> </w:t>
      </w:r>
      <w:r w:rsidR="00253751">
        <w:t xml:space="preserve">Site </w:t>
      </w:r>
      <w:r w:rsidR="004C56DF" w:rsidRPr="00005CE5">
        <w:t>LF004 was placed on the National Priorities List (NPL) on 22 July 1987</w:t>
      </w:r>
      <w:r w:rsidR="006D3BE3">
        <w:t xml:space="preserve"> and</w:t>
      </w:r>
      <w:r w:rsidR="004C56DF" w:rsidRPr="00005CE5">
        <w:t xml:space="preserve"> is being administered under a Federal Facilities Agreement (FFA) </w:t>
      </w:r>
      <w:r w:rsidR="00571DF7" w:rsidRPr="00005CE5">
        <w:t>signed on</w:t>
      </w:r>
      <w:r w:rsidR="004C56DF" w:rsidRPr="00005CE5">
        <w:t xml:space="preserve"> </w:t>
      </w:r>
      <w:r w:rsidR="004C56DF">
        <w:t xml:space="preserve">14 </w:t>
      </w:r>
      <w:r w:rsidR="004C56DF" w:rsidRPr="00005CE5">
        <w:t xml:space="preserve">June 1989. </w:t>
      </w:r>
    </w:p>
    <w:p w14:paraId="04F1C48E" w14:textId="77777777" w:rsidR="00274C69" w:rsidRDefault="00274C69" w:rsidP="004C56DF"/>
    <w:p w14:paraId="5A9FF40D" w14:textId="5A54B2AD" w:rsidR="00CD2C7C" w:rsidRDefault="00274C69" w:rsidP="00C23E71">
      <w:pPr>
        <w:pStyle w:val="BodyText"/>
      </w:pPr>
      <w:r w:rsidRPr="00800AF5">
        <w:t>Regulatory oversight for LF004 is provided by the United States Environmental Protection Agency (USEPA) Region 4 and GA EPD.</w:t>
      </w:r>
      <w:r>
        <w:t xml:space="preserve"> Regulatory oversight for all other sites is provided by GA EPD.</w:t>
      </w:r>
    </w:p>
    <w:p w14:paraId="6D858C2A" w14:textId="7176CEF6" w:rsidR="004C56DF" w:rsidRDefault="004C56DF" w:rsidP="004C56DF">
      <w:r w:rsidRPr="00800AF5">
        <w:t>GA EPD considers cleanup levels for groundwater the maximum contaminant levels (MCL) for those constituents with MCLs, and background or a risk-based level (calculated through a GA EPD approved risk assessment) for those constituents without MCLs.</w:t>
      </w:r>
      <w:r>
        <w:t xml:space="preserve">  </w:t>
      </w:r>
      <w:r w:rsidRPr="003E7160">
        <w:t>Clean-up levels have been established in each site's respective Corrective Action Plan (CAP)</w:t>
      </w:r>
      <w:r>
        <w:t xml:space="preserve">.  </w:t>
      </w:r>
      <w:r w:rsidRPr="003E7160">
        <w:t xml:space="preserve">Additionally, </w:t>
      </w:r>
      <w:r w:rsidRPr="00800AF5">
        <w:t>GA EPD considers remediation complete once the site Constituents of Concern (COCs) have decreased below their respective site clean-up levels and have remained below those clean-up levels for three (3) consecutive years of semi-annual sampling (or other frequency per that site's CAP)</w:t>
      </w:r>
      <w:r w:rsidR="00B96DB7" w:rsidRPr="00800AF5">
        <w:t xml:space="preserve"> </w:t>
      </w:r>
      <w:r w:rsidR="00DB545F" w:rsidRPr="00800AF5">
        <w:t>before granting No Further Action (NFA).</w:t>
      </w:r>
    </w:p>
    <w:p w14:paraId="2874A6A7" w14:textId="77777777" w:rsidR="004C56DF" w:rsidRDefault="004C56DF" w:rsidP="00C23E71">
      <w:pPr>
        <w:pStyle w:val="BodyText"/>
      </w:pPr>
    </w:p>
    <w:p w14:paraId="427F9DAE" w14:textId="4DA5D197" w:rsidR="001E5245" w:rsidRPr="00162089" w:rsidRDefault="00264090" w:rsidP="00D92181">
      <w:pPr>
        <w:pStyle w:val="Heading2"/>
        <w:rPr>
          <w:rFonts w:hint="eastAsia"/>
        </w:rPr>
      </w:pPr>
      <w:bookmarkStart w:id="12" w:name="_Toc307216698"/>
      <w:bookmarkStart w:id="13" w:name="_Toc318272108"/>
      <w:bookmarkStart w:id="14" w:name="_Toc319048122"/>
      <w:bookmarkStart w:id="15" w:name="_Toc231910805"/>
      <w:r>
        <w:t>1.2</w:t>
      </w:r>
      <w:r>
        <w:tab/>
      </w:r>
      <w:r w:rsidR="005C4701" w:rsidRPr="00162089">
        <w:t xml:space="preserve">Overview of </w:t>
      </w:r>
      <w:r w:rsidR="00072247" w:rsidRPr="00162089">
        <w:t xml:space="preserve">ORC </w:t>
      </w:r>
      <w:r w:rsidR="00ED39CC" w:rsidRPr="00162089">
        <w:t>Scope and Requirements</w:t>
      </w:r>
      <w:bookmarkEnd w:id="12"/>
      <w:bookmarkEnd w:id="13"/>
      <w:bookmarkEnd w:id="14"/>
      <w:bookmarkEnd w:id="15"/>
    </w:p>
    <w:p w14:paraId="54FBD474" w14:textId="783A28BE" w:rsidR="00C27D80" w:rsidRPr="000F37BC" w:rsidRDefault="00ED39CC" w:rsidP="00C23E71">
      <w:pPr>
        <w:pStyle w:val="BodyText"/>
      </w:pPr>
      <w:r w:rsidRPr="000F37BC">
        <w:t xml:space="preserve">The Contractor </w:t>
      </w:r>
      <w:r w:rsidR="00563363">
        <w:t>shall</w:t>
      </w:r>
      <w:r w:rsidR="00563363" w:rsidRPr="000F37BC">
        <w:t xml:space="preserve"> </w:t>
      </w:r>
      <w:r w:rsidRPr="000F37BC">
        <w:t xml:space="preserve">perform all the necessary environmental </w:t>
      </w:r>
      <w:r w:rsidR="00A97FC6">
        <w:t xml:space="preserve">remediation </w:t>
      </w:r>
      <w:r w:rsidRPr="000F37BC">
        <w:t>activities</w:t>
      </w:r>
      <w:r w:rsidR="00347232" w:rsidRPr="00347232">
        <w:t xml:space="preserve"> </w:t>
      </w:r>
      <w:r w:rsidR="00FA1241">
        <w:t>needed to</w:t>
      </w:r>
      <w:r w:rsidR="00347232">
        <w:t xml:space="preserve"> achieve the performance requirement </w:t>
      </w:r>
      <w:r w:rsidR="00D13326">
        <w:t>described in</w:t>
      </w:r>
      <w:r w:rsidR="00347232">
        <w:t xml:space="preserve"> Table </w:t>
      </w:r>
      <w:r w:rsidR="001B156E">
        <w:t xml:space="preserve">1: </w:t>
      </w:r>
      <w:r w:rsidR="00347232">
        <w:t>Performance Table, and additional scope in 1.3.2</w:t>
      </w:r>
      <w:r w:rsidR="00C27D80">
        <w:t xml:space="preserve">.  </w:t>
      </w:r>
      <w:r w:rsidR="00925637">
        <w:t>This</w:t>
      </w:r>
      <w:r w:rsidR="00925637" w:rsidRPr="000F37BC">
        <w:t xml:space="preserve"> </w:t>
      </w:r>
      <w:r w:rsidR="00925637">
        <w:t>PWS</w:t>
      </w:r>
      <w:r w:rsidR="00925637" w:rsidRPr="000F37BC">
        <w:t xml:space="preserve"> and enclosures listed below </w:t>
      </w:r>
      <w:r w:rsidR="00D13326">
        <w:t>detail the project requirements needed</w:t>
      </w:r>
      <w:r w:rsidR="00925637" w:rsidRPr="000F37BC">
        <w:t xml:space="preserve"> to meet the </w:t>
      </w:r>
      <w:r w:rsidR="00925637">
        <w:t>AF</w:t>
      </w:r>
      <w:r w:rsidR="00925637" w:rsidRPr="000F37BC">
        <w:t xml:space="preserve"> objectives</w:t>
      </w:r>
      <w:r w:rsidR="00925637">
        <w:t>:</w:t>
      </w:r>
    </w:p>
    <w:p w14:paraId="12D43747" w14:textId="65EBD99C" w:rsidR="009535ED" w:rsidRPr="009535ED" w:rsidRDefault="009535ED" w:rsidP="00C23E71">
      <w:pPr>
        <w:pStyle w:val="BulletList"/>
      </w:pPr>
      <w:r w:rsidRPr="009535ED">
        <w:t xml:space="preserve">Enclosure 1 – </w:t>
      </w:r>
      <w:r w:rsidR="00B6377B" w:rsidRPr="009535ED">
        <w:t>Acronyms and Definitions</w:t>
      </w:r>
    </w:p>
    <w:p w14:paraId="725958EF" w14:textId="40C34AEE" w:rsidR="009535ED" w:rsidRDefault="009535ED" w:rsidP="00C23E71">
      <w:pPr>
        <w:pStyle w:val="BulletList"/>
      </w:pPr>
      <w:r w:rsidRPr="009535ED">
        <w:t xml:space="preserve">Enclosure 2 – </w:t>
      </w:r>
      <w:r w:rsidR="00D675CC">
        <w:t>Government Furnished Information</w:t>
      </w:r>
      <w:r w:rsidR="00233EC4">
        <w:t xml:space="preserve"> (GFI)</w:t>
      </w:r>
    </w:p>
    <w:p w14:paraId="6A90445F" w14:textId="34D0B4C3" w:rsidR="0042421E" w:rsidRPr="00AA372E" w:rsidRDefault="0042421E" w:rsidP="0042421E">
      <w:pPr>
        <w:pStyle w:val="IndentBulletList"/>
      </w:pPr>
      <w:r w:rsidRPr="00AA372E">
        <w:t>Enclosure 2A – Administrative Record Spreadsheet</w:t>
      </w:r>
    </w:p>
    <w:p w14:paraId="3B9BD837" w14:textId="53143F92" w:rsidR="0042421E" w:rsidRPr="00AA372E" w:rsidRDefault="0042421E" w:rsidP="0042421E">
      <w:pPr>
        <w:pStyle w:val="IndentBulletList"/>
      </w:pPr>
      <w:r w:rsidRPr="00AA372E">
        <w:t xml:space="preserve">Enclosure 2B </w:t>
      </w:r>
      <w:r w:rsidR="00F26E6C" w:rsidRPr="00AA372E">
        <w:t>–</w:t>
      </w:r>
      <w:r w:rsidR="0013108E">
        <w:t xml:space="preserve"> </w:t>
      </w:r>
      <w:r w:rsidR="00F26E6C" w:rsidRPr="0013108E">
        <w:t>NOT APPLICABLE</w:t>
      </w:r>
    </w:p>
    <w:p w14:paraId="001B1EF6" w14:textId="70E46E45" w:rsidR="0053450E" w:rsidRDefault="00B879FF" w:rsidP="0053450E">
      <w:pPr>
        <w:pStyle w:val="BulletList"/>
      </w:pPr>
      <w:r>
        <w:t>Enclosure 3</w:t>
      </w:r>
      <w:r w:rsidR="00492543">
        <w:t xml:space="preserve"> – Government </w:t>
      </w:r>
      <w:r w:rsidR="00787E86">
        <w:t xml:space="preserve">Systems and Components </w:t>
      </w:r>
      <w:r w:rsidR="00233EC4">
        <w:t xml:space="preserve"> </w:t>
      </w:r>
      <w:del w:id="16" w:author="Richards, Jennifer Soon CIV USARMY CESAS (USA)" w:date="2026-08-21T10:21:00Z" w16du:dateUtc="2026-08-21T14:21:00Z">
        <w:r w:rsidR="00233EC4" w:rsidDel="001939F0">
          <w:delText>(GFP)</w:delText>
        </w:r>
      </w:del>
    </w:p>
    <w:p w14:paraId="32871C66" w14:textId="6AE54D4A" w:rsidR="0053450E" w:rsidRDefault="0053450E" w:rsidP="0053450E">
      <w:pPr>
        <w:pStyle w:val="BulletList"/>
      </w:pPr>
      <w:r>
        <w:t xml:space="preserve">Enclosure 4 – Community Involvement Plan </w:t>
      </w:r>
      <w:r w:rsidRPr="00800AF5">
        <w:t>(CIP)</w:t>
      </w:r>
      <w:r w:rsidR="002E5224" w:rsidRPr="00800AF5">
        <w:t xml:space="preserve"> Guidance</w:t>
      </w:r>
      <w:r w:rsidR="0071715E" w:rsidRPr="00800AF5">
        <w:t xml:space="preserve"> version 4</w:t>
      </w:r>
    </w:p>
    <w:p w14:paraId="3E9FE703" w14:textId="25608115" w:rsidR="00CA3252" w:rsidRPr="004E1F92" w:rsidRDefault="002A7E4D" w:rsidP="00944CFC">
      <w:pPr>
        <w:pStyle w:val="BodyText"/>
      </w:pPr>
      <w:r w:rsidRPr="00BD429A">
        <w:t>The intent of the ORC initiative is to advance site cleanup during the Period of Performance (P</w:t>
      </w:r>
      <w:r w:rsidR="004F5691">
        <w:t>o</w:t>
      </w:r>
      <w:r w:rsidRPr="00BD429A">
        <w:t>P) in the most efficient and cost</w:t>
      </w:r>
      <w:r>
        <w:t>-</w:t>
      </w:r>
      <w:r w:rsidRPr="00BD429A">
        <w:t>effective manner</w:t>
      </w:r>
      <w:r w:rsidR="00B05228">
        <w:t>,</w:t>
      </w:r>
      <w:r w:rsidRPr="00BD429A">
        <w:t xml:space="preserve"> as supported by a </w:t>
      </w:r>
      <w:r>
        <w:t>cost</w:t>
      </w:r>
      <w:r w:rsidR="00B05228">
        <w:t>-</w:t>
      </w:r>
      <w:r>
        <w:t>benefit</w:t>
      </w:r>
      <w:r w:rsidRPr="00BD429A">
        <w:t xml:space="preserve"> analysis</w:t>
      </w:r>
      <w:r w:rsidR="00CA3252">
        <w:t xml:space="preserve"> </w:t>
      </w:r>
      <w:r>
        <w:t>and exit strategy</w:t>
      </w:r>
      <w:r w:rsidRPr="00BD429A">
        <w:t xml:space="preserve"> that achieves the greatest reduction in life-cycle cost (LCC).  The AF is interested in substantial reduction of long-term environmental liabilities and total LCC.</w:t>
      </w:r>
      <w:r w:rsidRPr="006726D1">
        <w:t xml:space="preserve">  </w:t>
      </w:r>
      <w:r w:rsidR="00733286" w:rsidRPr="00733286">
        <w:t xml:space="preserve">Technical approaches should present a clear and achievable strategy for meeting the POs while minimizing disruption to ongoing operations. Proposed approaches should include appropriate contingencies and execution planning that support continuity of work efforts, limit the potential for </w:t>
      </w:r>
      <w:proofErr w:type="gramStart"/>
      <w:r w:rsidR="00733286" w:rsidRPr="00733286">
        <w:t>change</w:t>
      </w:r>
      <w:proofErr w:type="gramEnd"/>
      <w:r w:rsidR="00733286" w:rsidRPr="00733286">
        <w:t xml:space="preserve"> orders, and provide the Government confidence in successful performance. </w:t>
      </w:r>
      <w:r w:rsidR="00945968" w:rsidRPr="00CE45D3">
        <w:t>The</w:t>
      </w:r>
      <w:r w:rsidR="00945968">
        <w:t xml:space="preserve"> </w:t>
      </w:r>
      <w:r w:rsidR="00945968" w:rsidRPr="00CE45D3">
        <w:t>AF is required to implement remedies</w:t>
      </w:r>
      <w:r w:rsidR="00F473F3">
        <w:t>,</w:t>
      </w:r>
      <w:r w:rsidR="00945968" w:rsidRPr="00CE45D3">
        <w:t xml:space="preserve"> as necessary</w:t>
      </w:r>
      <w:r w:rsidR="00F473F3">
        <w:t>,</w:t>
      </w:r>
      <w:r w:rsidR="00945968" w:rsidRPr="00CE45D3">
        <w:t xml:space="preserve"> to</w:t>
      </w:r>
      <w:r w:rsidR="00945968">
        <w:t xml:space="preserve"> enable the mission, </w:t>
      </w:r>
      <w:r w:rsidR="00945968" w:rsidRPr="00CE45D3">
        <w:t>protect human health and the environment</w:t>
      </w:r>
      <w:r w:rsidR="0093403B">
        <w:t>,</w:t>
      </w:r>
      <w:r w:rsidR="00945968">
        <w:t xml:space="preserve"> and comply with laws and regulations</w:t>
      </w:r>
      <w:r w:rsidR="00945968" w:rsidRPr="00CE45D3">
        <w:t xml:space="preserve">.  </w:t>
      </w:r>
      <w:r w:rsidR="00945968" w:rsidRPr="00CE45D3">
        <w:rPr>
          <w:iCs/>
        </w:rPr>
        <w:t xml:space="preserve">The </w:t>
      </w:r>
      <w:r w:rsidR="00945968">
        <w:rPr>
          <w:iCs/>
        </w:rPr>
        <w:t xml:space="preserve">goal </w:t>
      </w:r>
      <w:r w:rsidR="00945968" w:rsidRPr="00CE45D3">
        <w:rPr>
          <w:iCs/>
        </w:rPr>
        <w:t xml:space="preserve">of the ORC initiative is to ensure the </w:t>
      </w:r>
      <w:r w:rsidR="00945968">
        <w:rPr>
          <w:iCs/>
        </w:rPr>
        <w:t>AF</w:t>
      </w:r>
      <w:r w:rsidR="00945968" w:rsidRPr="00CE45D3">
        <w:rPr>
          <w:iCs/>
        </w:rPr>
        <w:t xml:space="preserve"> continues to fulfill all facets of its </w:t>
      </w:r>
      <w:r w:rsidR="00945968">
        <w:rPr>
          <w:iCs/>
        </w:rPr>
        <w:t>Environmental Restoration Program (</w:t>
      </w:r>
      <w:r w:rsidR="00945968" w:rsidRPr="00CE45D3">
        <w:rPr>
          <w:iCs/>
        </w:rPr>
        <w:t>ERP</w:t>
      </w:r>
      <w:r w:rsidR="00945968">
        <w:rPr>
          <w:iCs/>
        </w:rPr>
        <w:t>)</w:t>
      </w:r>
      <w:r w:rsidR="00945968" w:rsidRPr="00CE45D3">
        <w:rPr>
          <w:iCs/>
        </w:rPr>
        <w:t xml:space="preserve"> </w:t>
      </w:r>
      <w:r w:rsidR="00023A6D">
        <w:rPr>
          <w:iCs/>
        </w:rPr>
        <w:t>M</w:t>
      </w:r>
      <w:r w:rsidR="00945968" w:rsidRPr="00CE45D3">
        <w:rPr>
          <w:iCs/>
        </w:rPr>
        <w:t xml:space="preserve">ission </w:t>
      </w:r>
      <w:r w:rsidR="0052142A">
        <w:rPr>
          <w:iCs/>
        </w:rPr>
        <w:t xml:space="preserve">by </w:t>
      </w:r>
      <w:r w:rsidR="00945968" w:rsidRPr="00CE45D3">
        <w:rPr>
          <w:iCs/>
        </w:rPr>
        <w:lastRenderedPageBreak/>
        <w:t>effectively and efficiently managing the program in a performance-based, results-oriented</w:t>
      </w:r>
      <w:r w:rsidR="0093403B">
        <w:rPr>
          <w:iCs/>
        </w:rPr>
        <w:t xml:space="preserve">, and </w:t>
      </w:r>
      <w:r w:rsidR="0093403B" w:rsidRPr="004E1F92">
        <w:rPr>
          <w:iCs/>
        </w:rPr>
        <w:t>cost-</w:t>
      </w:r>
      <w:r w:rsidR="00945968" w:rsidRPr="004E1F92">
        <w:rPr>
          <w:iCs/>
        </w:rPr>
        <w:t>conscious framework.</w:t>
      </w:r>
    </w:p>
    <w:p w14:paraId="4532A363" w14:textId="5A03422D" w:rsidR="00945968" w:rsidRDefault="00945968" w:rsidP="00C23E71">
      <w:pPr>
        <w:pStyle w:val="BodyText"/>
        <w:rPr>
          <w:rFonts w:eastAsia="헤드라인A"/>
        </w:rPr>
      </w:pPr>
      <w:r w:rsidRPr="004E1F92">
        <w:t xml:space="preserve">The AF </w:t>
      </w:r>
      <w:r w:rsidR="00A46A63">
        <w:t>requires</w:t>
      </w:r>
      <w:r w:rsidR="00A46A63" w:rsidRPr="004E1F92">
        <w:t xml:space="preserve"> </w:t>
      </w:r>
      <w:r w:rsidRPr="004E1F92">
        <w:t xml:space="preserve">all sites </w:t>
      </w:r>
      <w:r w:rsidR="006144F7">
        <w:t xml:space="preserve">to </w:t>
      </w:r>
      <w:r w:rsidRPr="004E1F92">
        <w:t xml:space="preserve">be </w:t>
      </w:r>
      <w:r w:rsidR="002E5224">
        <w:t xml:space="preserve">remediated </w:t>
      </w:r>
      <w:r w:rsidRPr="004E1F92">
        <w:t xml:space="preserve">to </w:t>
      </w:r>
      <w:r w:rsidR="001B4044">
        <w:t xml:space="preserve">meet </w:t>
      </w:r>
      <w:r w:rsidRPr="004E1F92">
        <w:t xml:space="preserve">standards that </w:t>
      </w:r>
      <w:r w:rsidR="0052296F">
        <w:t xml:space="preserve">support </w:t>
      </w:r>
      <w:r w:rsidRPr="004E1F92">
        <w:t xml:space="preserve">the current or reasonably anticipated future land use of the property. </w:t>
      </w:r>
      <w:r w:rsidR="0071776B" w:rsidRPr="004E1F92">
        <w:t xml:space="preserve"> </w:t>
      </w:r>
      <w:r w:rsidR="00476344">
        <w:t>A</w:t>
      </w:r>
      <w:r w:rsidRPr="004E1F92">
        <w:t xml:space="preserve">ccurate documentation and reporting of contaminant removal and cost savings are </w:t>
      </w:r>
      <w:r w:rsidR="00DF0F80">
        <w:t xml:space="preserve">essential components </w:t>
      </w:r>
      <w:r w:rsidRPr="004E1F92">
        <w:t xml:space="preserve">to optimization success.  </w:t>
      </w:r>
      <w:r w:rsidR="00E474FD" w:rsidRPr="004E1F92">
        <w:t xml:space="preserve">In </w:t>
      </w:r>
      <w:r w:rsidR="000257DC">
        <w:t xml:space="preserve">accordance </w:t>
      </w:r>
      <w:r w:rsidR="00E474FD" w:rsidRPr="004E1F92">
        <w:t>with Defense Environmental Restoration Program (DERP) and A</w:t>
      </w:r>
      <w:r w:rsidR="00D677A4">
        <w:t xml:space="preserve">ir </w:t>
      </w:r>
      <w:r w:rsidR="00A103BA">
        <w:t>F</w:t>
      </w:r>
      <w:r w:rsidR="00D677A4">
        <w:t>orce</w:t>
      </w:r>
      <w:r w:rsidR="00E474FD" w:rsidRPr="004E1F92">
        <w:t xml:space="preserve"> Instruction (AFI) 32-7020, </w:t>
      </w:r>
      <w:r w:rsidR="00E474FD" w:rsidRPr="004E1F92">
        <w:rPr>
          <w:rFonts w:eastAsia="Calibri"/>
          <w:bCs/>
        </w:rPr>
        <w:t xml:space="preserve">the </w:t>
      </w:r>
      <w:r w:rsidR="00592253" w:rsidRPr="004E1F92">
        <w:rPr>
          <w:rFonts w:eastAsia="Calibri"/>
          <w:bCs/>
        </w:rPr>
        <w:t>AF</w:t>
      </w:r>
      <w:r w:rsidRPr="004E1F92">
        <w:rPr>
          <w:rFonts w:eastAsia="Calibri"/>
          <w:bCs/>
        </w:rPr>
        <w:t xml:space="preserve"> defines optimization</w:t>
      </w:r>
      <w:r w:rsidR="00476344">
        <w:rPr>
          <w:rFonts w:eastAsia="Calibri"/>
          <w:bCs/>
        </w:rPr>
        <w:t xml:space="preserve"> </w:t>
      </w:r>
      <w:r w:rsidRPr="004E1F92">
        <w:rPr>
          <w:rFonts w:eastAsia="Calibri"/>
          <w:bCs/>
        </w:rPr>
        <w:t>under the ORC as the reduc</w:t>
      </w:r>
      <w:r w:rsidR="00453485">
        <w:rPr>
          <w:rFonts w:eastAsia="Calibri"/>
          <w:bCs/>
        </w:rPr>
        <w:t>ing</w:t>
      </w:r>
      <w:r w:rsidRPr="004E1F92">
        <w:rPr>
          <w:rFonts w:eastAsia="Calibri"/>
          <w:bCs/>
        </w:rPr>
        <w:t xml:space="preserve"> contaminant mass and concentrations</w:t>
      </w:r>
      <w:r w:rsidRPr="00800AF5">
        <w:rPr>
          <w:rFonts w:eastAsia="Calibri"/>
        </w:rPr>
        <w:t>, reduc</w:t>
      </w:r>
      <w:r w:rsidR="00453485" w:rsidRPr="00800AF5">
        <w:rPr>
          <w:rFonts w:eastAsia="Calibri"/>
        </w:rPr>
        <w:t>ing</w:t>
      </w:r>
      <w:r w:rsidRPr="00800AF5">
        <w:rPr>
          <w:rFonts w:eastAsia="Calibri"/>
        </w:rPr>
        <w:t xml:space="preserve"> LCC</w:t>
      </w:r>
      <w:r w:rsidRPr="004E1F92">
        <w:rPr>
          <w:rFonts w:eastAsia="Calibri"/>
          <w:bCs/>
        </w:rPr>
        <w:t xml:space="preserve">, or any combination of </w:t>
      </w:r>
      <w:r w:rsidRPr="004E1F92">
        <w:rPr>
          <w:rFonts w:eastAsia="헤드라인A"/>
        </w:rPr>
        <w:t xml:space="preserve">activities </w:t>
      </w:r>
      <w:r w:rsidR="00866DA0">
        <w:rPr>
          <w:rFonts w:eastAsia="헤드라인A"/>
        </w:rPr>
        <w:t>that</w:t>
      </w:r>
      <w:r w:rsidR="00BB6532" w:rsidRPr="004E1F92">
        <w:rPr>
          <w:rFonts w:eastAsia="헤드라인A"/>
        </w:rPr>
        <w:t xml:space="preserve"> accelerat</w:t>
      </w:r>
      <w:r w:rsidR="00866DA0">
        <w:rPr>
          <w:rFonts w:eastAsia="헤드라인A"/>
        </w:rPr>
        <w:t>es</w:t>
      </w:r>
      <w:r w:rsidR="00BB6532" w:rsidRPr="004E1F92">
        <w:rPr>
          <w:rFonts w:eastAsia="헤드라인A"/>
        </w:rPr>
        <w:t xml:space="preserve"> </w:t>
      </w:r>
      <w:r w:rsidR="000A3C0B" w:rsidRPr="004E1F92">
        <w:rPr>
          <w:rFonts w:eastAsia="헤드라인A"/>
        </w:rPr>
        <w:t>Response Complete (</w:t>
      </w:r>
      <w:r w:rsidR="00BB6532" w:rsidRPr="004E1F92">
        <w:rPr>
          <w:rFonts w:eastAsia="헤드라인A"/>
        </w:rPr>
        <w:t>RC</w:t>
      </w:r>
      <w:r w:rsidR="000A3C0B" w:rsidRPr="004E1F92">
        <w:rPr>
          <w:rFonts w:eastAsia="헤드라인A"/>
        </w:rPr>
        <w:t>)</w:t>
      </w:r>
      <w:r w:rsidR="00BB6532" w:rsidRPr="004E1F92">
        <w:rPr>
          <w:rFonts w:eastAsia="헤드라인A"/>
        </w:rPr>
        <w:t>/</w:t>
      </w:r>
      <w:r w:rsidR="000A3C0B" w:rsidRPr="004E1F92">
        <w:rPr>
          <w:rFonts w:eastAsia="헤드라인A"/>
        </w:rPr>
        <w:t>Site Closeout (</w:t>
      </w:r>
      <w:r w:rsidR="00BB6532" w:rsidRPr="004E1F92">
        <w:rPr>
          <w:rFonts w:eastAsia="헤드라인A"/>
        </w:rPr>
        <w:t>SC</w:t>
      </w:r>
      <w:r w:rsidR="000A3C0B" w:rsidRPr="004E1F92">
        <w:rPr>
          <w:rFonts w:eastAsia="헤드라인A"/>
        </w:rPr>
        <w:t>)</w:t>
      </w:r>
      <w:r w:rsidRPr="004E1F92">
        <w:rPr>
          <w:rFonts w:eastAsia="헤드라인A"/>
        </w:rPr>
        <w:t xml:space="preserve"> result</w:t>
      </w:r>
      <w:r w:rsidR="0084075C">
        <w:rPr>
          <w:rFonts w:eastAsia="헤드라인A"/>
        </w:rPr>
        <w:t>ing from</w:t>
      </w:r>
      <w:r w:rsidR="004B59BE">
        <w:rPr>
          <w:rFonts w:eastAsia="헤드라인A"/>
        </w:rPr>
        <w:t xml:space="preserve"> the</w:t>
      </w:r>
      <w:r w:rsidRPr="004E1F92">
        <w:rPr>
          <w:rFonts w:eastAsia="헤드라인A"/>
        </w:rPr>
        <w:t xml:space="preserve"> remedial implementation </w:t>
      </w:r>
      <w:r w:rsidR="00CA3DBC">
        <w:rPr>
          <w:rFonts w:eastAsia="헤드라인A"/>
        </w:rPr>
        <w:t xml:space="preserve">undertaken by </w:t>
      </w:r>
      <w:r w:rsidRPr="004E1F92">
        <w:rPr>
          <w:rFonts w:eastAsia="헤드라인A"/>
        </w:rPr>
        <w:t xml:space="preserve">the </w:t>
      </w:r>
      <w:r w:rsidR="00E96D24" w:rsidRPr="004E1F92">
        <w:rPr>
          <w:rFonts w:eastAsia="헤드라인A"/>
        </w:rPr>
        <w:t>C</w:t>
      </w:r>
      <w:r w:rsidRPr="004E1F92">
        <w:rPr>
          <w:rFonts w:eastAsia="헤드라인A"/>
        </w:rPr>
        <w:t xml:space="preserve">ontractor, </w:t>
      </w:r>
      <w:r w:rsidR="004B59BE" w:rsidRPr="00800AF5">
        <w:rPr>
          <w:rFonts w:eastAsia="헤드라인A"/>
        </w:rPr>
        <w:t>exceeding</w:t>
      </w:r>
      <w:r w:rsidRPr="00800AF5">
        <w:rPr>
          <w:rFonts w:eastAsia="헤드라인A"/>
        </w:rPr>
        <w:t xml:space="preserve"> what is required to maintain compliance with an approved </w:t>
      </w:r>
      <w:r w:rsidR="00E96D24" w:rsidRPr="00800AF5">
        <w:rPr>
          <w:rFonts w:eastAsia="헤드라인A"/>
        </w:rPr>
        <w:t>D</w:t>
      </w:r>
      <w:r w:rsidRPr="00800AF5">
        <w:rPr>
          <w:rFonts w:eastAsia="헤드라인A"/>
        </w:rPr>
        <w:t xml:space="preserve">ecision </w:t>
      </w:r>
      <w:r w:rsidR="00E96D24" w:rsidRPr="00800AF5">
        <w:rPr>
          <w:rFonts w:eastAsia="헤드라인A"/>
        </w:rPr>
        <w:t>D</w:t>
      </w:r>
      <w:r w:rsidRPr="00800AF5">
        <w:rPr>
          <w:rFonts w:eastAsia="헤드라인A"/>
        </w:rPr>
        <w:t>ocument</w:t>
      </w:r>
      <w:r w:rsidR="00E96D24" w:rsidRPr="00800AF5">
        <w:rPr>
          <w:rFonts w:eastAsia="헤드라인A"/>
        </w:rPr>
        <w:t xml:space="preserve"> (DD)</w:t>
      </w:r>
      <w:r w:rsidR="00DE594C" w:rsidRPr="00800AF5">
        <w:t>/</w:t>
      </w:r>
      <w:r w:rsidR="00DE594C" w:rsidRPr="00800AF5">
        <w:rPr>
          <w:rFonts w:eastAsia="헤드라인A"/>
        </w:rPr>
        <w:t>Corrective Action Plan (CAP</w:t>
      </w:r>
      <w:r w:rsidR="00DE594C" w:rsidRPr="00DE594C">
        <w:rPr>
          <w:rFonts w:eastAsia="헤드라인A"/>
        </w:rPr>
        <w:t>)</w:t>
      </w:r>
      <w:r w:rsidRPr="004E1F92">
        <w:rPr>
          <w:rFonts w:eastAsia="헤드라인A"/>
        </w:rPr>
        <w:t>.</w:t>
      </w:r>
    </w:p>
    <w:p w14:paraId="6E77782F" w14:textId="068FE0B8" w:rsidR="009B0940" w:rsidRPr="009B0940" w:rsidRDefault="009B0940" w:rsidP="009B0940">
      <w:pPr>
        <w:autoSpaceDE w:val="0"/>
        <w:autoSpaceDN w:val="0"/>
        <w:adjustRightInd w:val="0"/>
        <w:spacing w:after="120"/>
        <w:rPr>
          <w:rFonts w:eastAsia="헤드라인A"/>
        </w:rPr>
      </w:pPr>
      <w:r>
        <w:rPr>
          <w:rFonts w:eastAsia="헤드라인A"/>
        </w:rPr>
        <w:t>The Contractor shall m</w:t>
      </w:r>
      <w:r w:rsidRPr="00BD429A">
        <w:rPr>
          <w:rFonts w:eastAsia="헤드라인A"/>
        </w:rPr>
        <w:t>aintain compliance with all DDs/Records of Decision (RODs)</w:t>
      </w:r>
      <w:r w:rsidR="004E1F92">
        <w:rPr>
          <w:rFonts w:eastAsia="헤드라인A"/>
        </w:rPr>
        <w:t>/</w:t>
      </w:r>
      <w:r w:rsidRPr="00BD429A">
        <w:rPr>
          <w:rFonts w:eastAsia="헤드라인A"/>
        </w:rPr>
        <w:t>Proposed Plans</w:t>
      </w:r>
      <w:r w:rsidR="004E1F92">
        <w:rPr>
          <w:rFonts w:eastAsia="헤드라인A"/>
        </w:rPr>
        <w:t>/RCRA Permits</w:t>
      </w:r>
      <w:r w:rsidRPr="00BD429A">
        <w:rPr>
          <w:rFonts w:eastAsia="헤드라인A"/>
        </w:rPr>
        <w:t xml:space="preserve"> </w:t>
      </w:r>
      <w:r w:rsidR="004E1F92">
        <w:rPr>
          <w:rFonts w:eastAsia="헤드라인A"/>
        </w:rPr>
        <w:t xml:space="preserve">currently in place </w:t>
      </w:r>
      <w:r w:rsidRPr="00BD429A">
        <w:rPr>
          <w:rFonts w:eastAsia="헤드라인A"/>
        </w:rPr>
        <w:t xml:space="preserve">until </w:t>
      </w:r>
      <w:r w:rsidR="004946A3">
        <w:rPr>
          <w:rFonts w:eastAsia="헤드라인A"/>
        </w:rPr>
        <w:t xml:space="preserve">they </w:t>
      </w:r>
      <w:r w:rsidR="00713C39">
        <w:rPr>
          <w:rFonts w:eastAsia="헤드라인A"/>
        </w:rPr>
        <w:t xml:space="preserve">are </w:t>
      </w:r>
      <w:r w:rsidRPr="00BD429A">
        <w:rPr>
          <w:rFonts w:eastAsia="헤드라인A"/>
        </w:rPr>
        <w:t>no longer required</w:t>
      </w:r>
      <w:r w:rsidR="004E1F92">
        <w:rPr>
          <w:rFonts w:eastAsia="헤드라인A"/>
        </w:rPr>
        <w:t>,</w:t>
      </w:r>
      <w:r w:rsidRPr="00BD429A">
        <w:rPr>
          <w:rFonts w:eastAsia="헤드라인A"/>
        </w:rPr>
        <w:t xml:space="preserve"> or an </w:t>
      </w:r>
      <w:r>
        <w:rPr>
          <w:rFonts w:eastAsia="헤드라인A"/>
        </w:rPr>
        <w:t>alternate</w:t>
      </w:r>
      <w:r w:rsidRPr="00BD429A">
        <w:rPr>
          <w:rFonts w:eastAsia="헤드라인A"/>
        </w:rPr>
        <w:t xml:space="preserve"> approach is approved. </w:t>
      </w:r>
      <w:r w:rsidR="004E1F92">
        <w:rPr>
          <w:rFonts w:eastAsia="헤드라인A"/>
        </w:rPr>
        <w:t>The contractor shall c</w:t>
      </w:r>
      <w:r w:rsidRPr="00BD429A">
        <w:rPr>
          <w:rFonts w:eastAsia="헤드라인A"/>
        </w:rPr>
        <w:t xml:space="preserve">onduct DD/ROD amendments </w:t>
      </w:r>
      <w:r w:rsidR="004E1F92">
        <w:rPr>
          <w:rFonts w:eastAsia="헤드라인A"/>
        </w:rPr>
        <w:t>or Explanation</w:t>
      </w:r>
      <w:r w:rsidR="00EB255F">
        <w:rPr>
          <w:rFonts w:eastAsia="헤드라인A"/>
        </w:rPr>
        <w:t>s</w:t>
      </w:r>
      <w:r w:rsidR="004E1F92">
        <w:rPr>
          <w:rFonts w:eastAsia="헤드라인A"/>
        </w:rPr>
        <w:t xml:space="preserve"> of Significant Differences (ESD</w:t>
      </w:r>
      <w:r w:rsidR="00EB255F">
        <w:rPr>
          <w:rFonts w:eastAsia="헤드라인A"/>
        </w:rPr>
        <w:t>s</w:t>
      </w:r>
      <w:r w:rsidR="004E1F92">
        <w:rPr>
          <w:rFonts w:eastAsia="헤드라인A"/>
        </w:rPr>
        <w:t xml:space="preserve">) </w:t>
      </w:r>
      <w:r w:rsidRPr="00BD429A">
        <w:rPr>
          <w:rFonts w:eastAsia="헤드라인A"/>
        </w:rPr>
        <w:t xml:space="preserve">as </w:t>
      </w:r>
      <w:r w:rsidRPr="003E2E87">
        <w:rPr>
          <w:rFonts w:eastAsia="헤드라인A"/>
        </w:rPr>
        <w:t>required to implement new approaches.</w:t>
      </w:r>
    </w:p>
    <w:p w14:paraId="6216F7FC" w14:textId="386938C2" w:rsidR="00945968" w:rsidRPr="00945968" w:rsidRDefault="00945968" w:rsidP="00C23E71">
      <w:pPr>
        <w:pStyle w:val="BodyText"/>
        <w:rPr>
          <w:rFonts w:eastAsia="헤드라인A"/>
        </w:rPr>
      </w:pPr>
      <w:r w:rsidRPr="00945968">
        <w:rPr>
          <w:rFonts w:eastAsia="헤드라인A"/>
        </w:rPr>
        <w:t>The Contractor shall function as an integral team member in support of the A</w:t>
      </w:r>
      <w:r w:rsidR="00F2178C">
        <w:rPr>
          <w:rFonts w:eastAsia="헤드라인A"/>
        </w:rPr>
        <w:t xml:space="preserve">ir </w:t>
      </w:r>
      <w:r w:rsidRPr="00945968">
        <w:rPr>
          <w:rFonts w:eastAsia="헤드라인A"/>
        </w:rPr>
        <w:t>F</w:t>
      </w:r>
      <w:r w:rsidR="00F2178C">
        <w:rPr>
          <w:rFonts w:eastAsia="헤드라인A"/>
        </w:rPr>
        <w:t>orce</w:t>
      </w:r>
      <w:r w:rsidRPr="00945968">
        <w:rPr>
          <w:rFonts w:eastAsia="헤드라인A"/>
        </w:rPr>
        <w:t xml:space="preserve"> Civil Engineer Center (AFCEC) mission</w:t>
      </w:r>
      <w:r w:rsidR="00F2178C">
        <w:rPr>
          <w:rFonts w:eastAsia="헤드라인A"/>
        </w:rPr>
        <w:t>,</w:t>
      </w:r>
      <w:r w:rsidRPr="00945968">
        <w:rPr>
          <w:rFonts w:eastAsia="헤드라인A"/>
        </w:rPr>
        <w:t xml:space="preserve"> to include the sharing of information with </w:t>
      </w:r>
      <w:r w:rsidR="007272AB" w:rsidRPr="009B2386">
        <w:rPr>
          <w:rFonts w:eastAsia="헤드라인A"/>
        </w:rPr>
        <w:t>USACE</w:t>
      </w:r>
      <w:r w:rsidRPr="009B2386">
        <w:rPr>
          <w:rFonts w:eastAsia="헤드라인A"/>
        </w:rPr>
        <w:t>,</w:t>
      </w:r>
      <w:r w:rsidRPr="00945968">
        <w:rPr>
          <w:rFonts w:eastAsia="헤드라인A"/>
        </w:rPr>
        <w:t xml:space="preserve"> other AFCEC Contractors</w:t>
      </w:r>
      <w:r w:rsidR="008C41F7">
        <w:rPr>
          <w:rFonts w:eastAsia="헤드라인A"/>
        </w:rPr>
        <w:t>,</w:t>
      </w:r>
      <w:r w:rsidRPr="00945968">
        <w:rPr>
          <w:rFonts w:eastAsia="헤드라인A"/>
        </w:rPr>
        <w:t xml:space="preserve"> and AF personnel</w:t>
      </w:r>
      <w:r w:rsidR="00C52E1C">
        <w:rPr>
          <w:rFonts w:eastAsia="헤드라인A"/>
        </w:rPr>
        <w:t>,</w:t>
      </w:r>
      <w:r w:rsidR="00C52E1C" w:rsidRPr="00945968">
        <w:rPr>
          <w:rFonts w:eastAsia="헤드라인A"/>
        </w:rPr>
        <w:t xml:space="preserve"> </w:t>
      </w:r>
      <w:r w:rsidR="0079441D">
        <w:rPr>
          <w:rFonts w:eastAsia="헤드라인A"/>
        </w:rPr>
        <w:t>in</w:t>
      </w:r>
      <w:r w:rsidR="0079441D" w:rsidRPr="00945968">
        <w:rPr>
          <w:rFonts w:eastAsia="헤드라인A"/>
        </w:rPr>
        <w:t xml:space="preserve"> </w:t>
      </w:r>
      <w:r w:rsidRPr="00945968">
        <w:rPr>
          <w:rFonts w:eastAsia="헤드라인A"/>
        </w:rPr>
        <w:t>cooperation with community stakeholders, regulators, and other Government entities.</w:t>
      </w:r>
    </w:p>
    <w:p w14:paraId="6150C299" w14:textId="18F565CC" w:rsidR="00C27D80" w:rsidRPr="00EE15B0" w:rsidRDefault="00945968" w:rsidP="00EE15B0">
      <w:pPr>
        <w:pStyle w:val="BodyText"/>
        <w:rPr>
          <w:sz w:val="22"/>
          <w:szCs w:val="22"/>
        </w:rPr>
      </w:pPr>
      <w:r w:rsidRPr="14A90D4E">
        <w:rPr>
          <w:rFonts w:eastAsia="헤드라인A"/>
        </w:rPr>
        <w:t>Requirements for efficient management of this contract include achiev</w:t>
      </w:r>
      <w:r w:rsidR="00C150E9">
        <w:rPr>
          <w:rFonts w:eastAsia="헤드라인A"/>
        </w:rPr>
        <w:t>ing</w:t>
      </w:r>
      <w:r w:rsidRPr="14A90D4E">
        <w:rPr>
          <w:rFonts w:eastAsia="헤드라인A"/>
        </w:rPr>
        <w:t xml:space="preserve"> the </w:t>
      </w:r>
      <w:r w:rsidR="00592253" w:rsidRPr="14A90D4E">
        <w:rPr>
          <w:rFonts w:eastAsia="헤드라인A"/>
        </w:rPr>
        <w:t>POs</w:t>
      </w:r>
      <w:r w:rsidRPr="14A90D4E">
        <w:rPr>
          <w:rFonts w:eastAsia="헤드라인A"/>
        </w:rPr>
        <w:t xml:space="preserve"> </w:t>
      </w:r>
      <w:r w:rsidR="00EF0CDA">
        <w:rPr>
          <w:rFonts w:eastAsia="헤드라인A"/>
        </w:rPr>
        <w:t>with</w:t>
      </w:r>
      <w:r w:rsidRPr="14A90D4E">
        <w:rPr>
          <w:rFonts w:eastAsia="헤드라인A"/>
        </w:rPr>
        <w:t xml:space="preserve">in the </w:t>
      </w:r>
      <w:r w:rsidR="002435B2" w:rsidRPr="14A90D4E">
        <w:rPr>
          <w:rFonts w:eastAsia="헤드라인A"/>
        </w:rPr>
        <w:t xml:space="preserve">Performance Period (PP) </w:t>
      </w:r>
      <w:r w:rsidR="00055E2B">
        <w:rPr>
          <w:rFonts w:eastAsia="헤드라인A"/>
        </w:rPr>
        <w:t xml:space="preserve">as outlined in </w:t>
      </w:r>
      <w:r w:rsidRPr="14A90D4E">
        <w:rPr>
          <w:rFonts w:eastAsia="헤드라인A"/>
        </w:rPr>
        <w:t>Table 1</w:t>
      </w:r>
      <w:r w:rsidR="00376823" w:rsidRPr="14A90D4E">
        <w:rPr>
          <w:rFonts w:eastAsia="헤드라인A"/>
        </w:rPr>
        <w:t xml:space="preserve"> </w:t>
      </w:r>
      <w:r w:rsidR="00D10AED" w:rsidRPr="14A90D4E">
        <w:rPr>
          <w:rFonts w:eastAsia="헤드라인A"/>
        </w:rPr>
        <w:t xml:space="preserve">and </w:t>
      </w:r>
      <w:r w:rsidR="00A727D2">
        <w:rPr>
          <w:rFonts w:eastAsia="헤드라인A"/>
        </w:rPr>
        <w:t xml:space="preserve">the </w:t>
      </w:r>
      <w:r w:rsidR="00FA1241" w:rsidRPr="14A90D4E">
        <w:rPr>
          <w:rFonts w:eastAsia="헤드라인A"/>
        </w:rPr>
        <w:t>work</w:t>
      </w:r>
      <w:r w:rsidR="00D10AED" w:rsidRPr="14A90D4E">
        <w:rPr>
          <w:rFonts w:eastAsia="헤드라인A"/>
        </w:rPr>
        <w:t xml:space="preserve"> de</w:t>
      </w:r>
      <w:r w:rsidR="00055E2B">
        <w:rPr>
          <w:rFonts w:eastAsia="헤드라인A"/>
        </w:rPr>
        <w:t>tailed</w:t>
      </w:r>
      <w:r w:rsidR="00D10AED" w:rsidRPr="14A90D4E">
        <w:rPr>
          <w:rFonts w:eastAsia="헤드라인A"/>
        </w:rPr>
        <w:t xml:space="preserve"> in </w:t>
      </w:r>
      <w:r w:rsidR="00E77527" w:rsidRPr="14A90D4E">
        <w:rPr>
          <w:rFonts w:eastAsia="헤드라인A"/>
        </w:rPr>
        <w:t>Section</w:t>
      </w:r>
      <w:r w:rsidR="00D10AED" w:rsidRPr="14A90D4E">
        <w:rPr>
          <w:rFonts w:eastAsia="헤드라인A"/>
        </w:rPr>
        <w:t xml:space="preserve"> 1.3.2 </w:t>
      </w:r>
      <w:r w:rsidRPr="14A90D4E">
        <w:rPr>
          <w:rFonts w:eastAsia="헤드라인A"/>
        </w:rPr>
        <w:t>of th</w:t>
      </w:r>
      <w:r w:rsidR="00C23E71" w:rsidRPr="14A90D4E">
        <w:rPr>
          <w:rFonts w:eastAsia="헤드라인A"/>
        </w:rPr>
        <w:t>is</w:t>
      </w:r>
      <w:r w:rsidRPr="14A90D4E">
        <w:rPr>
          <w:rFonts w:eastAsia="헤드라인A"/>
        </w:rPr>
        <w:t xml:space="preserve"> </w:t>
      </w:r>
      <w:r w:rsidR="00E96D24" w:rsidRPr="14A90D4E">
        <w:rPr>
          <w:rFonts w:eastAsia="헤드라인A"/>
        </w:rPr>
        <w:t>PWS</w:t>
      </w:r>
      <w:r w:rsidR="00133396">
        <w:rPr>
          <w:rFonts w:eastAsia="헤드라인A"/>
        </w:rPr>
        <w:t>.</w:t>
      </w:r>
      <w:r w:rsidRPr="14A90D4E">
        <w:rPr>
          <w:rFonts w:eastAsia="헤드라인A"/>
        </w:rPr>
        <w:t xml:space="preserve"> </w:t>
      </w:r>
      <w:r w:rsidR="00133396">
        <w:rPr>
          <w:rFonts w:eastAsia="헤드라인A"/>
        </w:rPr>
        <w:t xml:space="preserve">Requirements include </w:t>
      </w:r>
      <w:r w:rsidRPr="14A90D4E">
        <w:rPr>
          <w:rFonts w:eastAsia="헤드라인A"/>
        </w:rPr>
        <w:t xml:space="preserve">timely identification and </w:t>
      </w:r>
      <w:r w:rsidR="00476C06">
        <w:rPr>
          <w:rFonts w:eastAsia="헤드라인A"/>
        </w:rPr>
        <w:t>re</w:t>
      </w:r>
      <w:r w:rsidRPr="14A90D4E">
        <w:rPr>
          <w:rFonts w:eastAsia="헤드라인A"/>
        </w:rPr>
        <w:t xml:space="preserve">solution of impediments to successful project execution.  The Contractor shall provide all personnel, equipment, supplies, tools, </w:t>
      </w:r>
      <w:r w:rsidR="00264E74" w:rsidRPr="14A90D4E">
        <w:rPr>
          <w:rFonts w:eastAsia="헤드라인A"/>
        </w:rPr>
        <w:t>materials,</w:t>
      </w:r>
      <w:r w:rsidRPr="14A90D4E">
        <w:rPr>
          <w:rFonts w:eastAsia="헤드라인A"/>
        </w:rPr>
        <w:t xml:space="preserve"> and other items necessary to perform the tasks defined in this PWS.  The Contractor is solely responsible for reviewing all available information and forming independent, professional conclusions</w:t>
      </w:r>
      <w:r w:rsidR="00ED7145">
        <w:rPr>
          <w:rFonts w:eastAsia="헤드라인A"/>
        </w:rPr>
        <w:t xml:space="preserve"> and </w:t>
      </w:r>
      <w:r w:rsidRPr="14A90D4E">
        <w:rPr>
          <w:rFonts w:eastAsia="헤드라인A"/>
        </w:rPr>
        <w:t xml:space="preserve">interpretations of site conditions and requirements to achieve the </w:t>
      </w:r>
      <w:r w:rsidR="002435B2">
        <w:t xml:space="preserve">POs </w:t>
      </w:r>
      <w:r w:rsidRPr="14A90D4E">
        <w:rPr>
          <w:rFonts w:eastAsia="헤드라인A"/>
        </w:rPr>
        <w:t>of this contract within</w:t>
      </w:r>
      <w:r w:rsidR="55BE3C50" w:rsidRPr="14A90D4E">
        <w:rPr>
          <w:rFonts w:eastAsia="헤드라인A"/>
        </w:rPr>
        <w:t xml:space="preserve"> the</w:t>
      </w:r>
      <w:r w:rsidRPr="14A90D4E">
        <w:rPr>
          <w:rFonts w:eastAsia="헤드라인A"/>
        </w:rPr>
        <w:t xml:space="preserve"> </w:t>
      </w:r>
      <w:r w:rsidR="002435B2" w:rsidRPr="14A90D4E">
        <w:rPr>
          <w:rFonts w:eastAsia="헤드라인A"/>
        </w:rPr>
        <w:t>P</w:t>
      </w:r>
      <w:r w:rsidR="00ED7145">
        <w:rPr>
          <w:rFonts w:eastAsia="헤드라인A"/>
        </w:rPr>
        <w:t>o</w:t>
      </w:r>
      <w:r w:rsidR="002435B2" w:rsidRPr="14A90D4E">
        <w:rPr>
          <w:rFonts w:eastAsia="헤드라인A"/>
        </w:rPr>
        <w:t>P</w:t>
      </w:r>
      <w:r w:rsidRPr="14A90D4E">
        <w:rPr>
          <w:rFonts w:eastAsia="헤드라인A"/>
        </w:rPr>
        <w:t xml:space="preserve"> specified </w:t>
      </w:r>
      <w:r w:rsidR="00D1499A" w:rsidRPr="14A90D4E">
        <w:rPr>
          <w:rFonts w:eastAsia="헤드라인A"/>
        </w:rPr>
        <w:t>in accordance with Section 3.0</w:t>
      </w:r>
      <w:r w:rsidRPr="14A90D4E">
        <w:rPr>
          <w:rFonts w:eastAsia="헤드라인A"/>
        </w:rPr>
        <w:t xml:space="preserve">.  AFCEC will rely on the Contractor’s expertise in recognizing and addressing problematic issues during the execution of this contract.  The Contractor shall perform all work in accordance with federal, state, and local statutes and regulations.  The Contractor shall also comply with </w:t>
      </w:r>
      <w:r w:rsidR="002470BE">
        <w:rPr>
          <w:rFonts w:eastAsia="헤드라인A"/>
        </w:rPr>
        <w:t>all applicable i</w:t>
      </w:r>
      <w:r w:rsidR="00286401">
        <w:rPr>
          <w:rFonts w:eastAsia="헤드라인A"/>
        </w:rPr>
        <w:t>nstallation</w:t>
      </w:r>
      <w:r w:rsidR="00022614" w:rsidRPr="14A90D4E">
        <w:rPr>
          <w:rFonts w:eastAsia="헤드라인A"/>
        </w:rPr>
        <w:t xml:space="preserve"> </w:t>
      </w:r>
      <w:r w:rsidRPr="14A90D4E">
        <w:rPr>
          <w:rFonts w:eastAsia="헤드라인A"/>
        </w:rPr>
        <w:t xml:space="preserve">regulations.  Remedies shall conform to environmental permits, </w:t>
      </w:r>
      <w:r w:rsidR="00E96D24" w:rsidRPr="14A90D4E">
        <w:rPr>
          <w:rFonts w:eastAsia="헤드라인A"/>
        </w:rPr>
        <w:t>DD</w:t>
      </w:r>
      <w:r w:rsidRPr="14A90D4E">
        <w:rPr>
          <w:rFonts w:eastAsia="헤드라인A"/>
        </w:rPr>
        <w:t xml:space="preserve"> requirements, or other legal requirements.</w:t>
      </w:r>
      <w:r w:rsidR="00C27D80" w:rsidRPr="14A90D4E">
        <w:rPr>
          <w:rFonts w:eastAsia="헤드라인A"/>
        </w:rPr>
        <w:t xml:space="preserve">  </w:t>
      </w:r>
      <w:r w:rsidR="00BA59E7">
        <w:t xml:space="preserve">The Contractor shall </w:t>
      </w:r>
      <w:r w:rsidR="00C27D80">
        <w:t>continue work throughout the entire duration of the P</w:t>
      </w:r>
      <w:r w:rsidR="004F41DB">
        <w:t>o</w:t>
      </w:r>
      <w:r w:rsidR="00C27D80">
        <w:t>P.</w:t>
      </w:r>
      <w:r w:rsidR="003D4229">
        <w:t xml:space="preserve">  T</w:t>
      </w:r>
      <w:r w:rsidR="00AA467D">
        <w:t>he Contractor</w:t>
      </w:r>
      <w:r w:rsidR="003D4229">
        <w:t>’</w:t>
      </w:r>
      <w:r w:rsidR="00AA467D">
        <w:t>s local office presence will be relied upon to provide rapid-response actions for field activities and on-site meetings.</w:t>
      </w:r>
    </w:p>
    <w:p w14:paraId="6A687694" w14:textId="7FC65618" w:rsidR="007B72F2" w:rsidRPr="00FE79B9" w:rsidRDefault="00264090" w:rsidP="009F3A2B">
      <w:pPr>
        <w:pStyle w:val="Heading3"/>
      </w:pPr>
      <w:bookmarkStart w:id="17" w:name="_Toc36069120"/>
      <w:bookmarkStart w:id="18" w:name="_Toc36070296"/>
      <w:bookmarkStart w:id="19" w:name="_Toc231910806"/>
      <w:bookmarkEnd w:id="17"/>
      <w:bookmarkEnd w:id="18"/>
      <w:r>
        <w:t>1.2.1</w:t>
      </w:r>
      <w:r>
        <w:tab/>
      </w:r>
      <w:r w:rsidR="00F04990">
        <w:t xml:space="preserve">Specific </w:t>
      </w:r>
      <w:r w:rsidR="007B72F2" w:rsidRPr="00FE79B9">
        <w:t>Scope Discussion and Limits</w:t>
      </w:r>
      <w:bookmarkEnd w:id="19"/>
    </w:p>
    <w:p w14:paraId="4499FE42" w14:textId="6D0DF606" w:rsidR="007B72F2" w:rsidRPr="007B72F2" w:rsidRDefault="007B72F2" w:rsidP="000B68E5">
      <w:pPr>
        <w:spacing w:after="120"/>
        <w:rPr>
          <w:szCs w:val="20"/>
        </w:rPr>
      </w:pPr>
      <w:r w:rsidRPr="007B72F2">
        <w:rPr>
          <w:szCs w:val="20"/>
        </w:rPr>
        <w:t xml:space="preserve">The scope of this contract </w:t>
      </w:r>
      <w:r w:rsidR="00196946">
        <w:rPr>
          <w:szCs w:val="20"/>
        </w:rPr>
        <w:t xml:space="preserve">is </w:t>
      </w:r>
      <w:r w:rsidRPr="007B72F2">
        <w:rPr>
          <w:szCs w:val="20"/>
        </w:rPr>
        <w:t xml:space="preserve">to perform environmental </w:t>
      </w:r>
      <w:r w:rsidR="00D7797C">
        <w:rPr>
          <w:szCs w:val="20"/>
        </w:rPr>
        <w:t>remediation</w:t>
      </w:r>
      <w:r w:rsidR="008859E9">
        <w:rPr>
          <w:szCs w:val="20"/>
        </w:rPr>
        <w:t xml:space="preserve"> </w:t>
      </w:r>
      <w:r w:rsidRPr="007B72F2">
        <w:rPr>
          <w:szCs w:val="20"/>
        </w:rPr>
        <w:t>services for the sites listed in Table 1</w:t>
      </w:r>
      <w:r w:rsidR="00FA1241" w:rsidRPr="00FA1241">
        <w:t xml:space="preserve"> </w:t>
      </w:r>
      <w:r w:rsidR="00FA1241" w:rsidRPr="00FA1241">
        <w:rPr>
          <w:szCs w:val="20"/>
        </w:rPr>
        <w:t xml:space="preserve">and </w:t>
      </w:r>
      <w:r w:rsidR="003D4229">
        <w:rPr>
          <w:szCs w:val="20"/>
        </w:rPr>
        <w:t>Section</w:t>
      </w:r>
      <w:r w:rsidR="00FA1241" w:rsidRPr="00FA1241">
        <w:rPr>
          <w:szCs w:val="20"/>
        </w:rPr>
        <w:t xml:space="preserve"> 1.3.2</w:t>
      </w:r>
      <w:r w:rsidR="00196946">
        <w:rPr>
          <w:szCs w:val="20"/>
        </w:rPr>
        <w:t xml:space="preserve">. </w:t>
      </w:r>
      <w:r w:rsidR="00DB2EBE">
        <w:rPr>
          <w:szCs w:val="20"/>
        </w:rPr>
        <w:t xml:space="preserve"> </w:t>
      </w:r>
      <w:r w:rsidR="00F6362C">
        <w:rPr>
          <w:szCs w:val="20"/>
        </w:rPr>
        <w:t xml:space="preserve">The </w:t>
      </w:r>
      <w:r w:rsidR="00196946">
        <w:rPr>
          <w:szCs w:val="20"/>
        </w:rPr>
        <w:t xml:space="preserve">ORC </w:t>
      </w:r>
      <w:r w:rsidR="00CE4653">
        <w:rPr>
          <w:szCs w:val="20"/>
        </w:rPr>
        <w:t>C</w:t>
      </w:r>
      <w:r w:rsidR="00196946">
        <w:rPr>
          <w:szCs w:val="20"/>
        </w:rPr>
        <w:t>ontractor shall</w:t>
      </w:r>
      <w:r w:rsidRPr="007B72F2">
        <w:rPr>
          <w:szCs w:val="20"/>
        </w:rPr>
        <w:t xml:space="preserve"> assume contractual liability and responsibility for achieving the </w:t>
      </w:r>
      <w:proofErr w:type="spellStart"/>
      <w:r w:rsidRPr="007B72F2">
        <w:rPr>
          <w:szCs w:val="20"/>
        </w:rPr>
        <w:t>POs.</w:t>
      </w:r>
      <w:proofErr w:type="spellEnd"/>
      <w:r w:rsidRPr="007B72F2">
        <w:rPr>
          <w:szCs w:val="20"/>
        </w:rPr>
        <w:t xml:space="preserve">  If the selected technical approach is not </w:t>
      </w:r>
      <w:r w:rsidR="00D003D7">
        <w:rPr>
          <w:szCs w:val="20"/>
        </w:rPr>
        <w:t>effective</w:t>
      </w:r>
      <w:r w:rsidRPr="007B72F2">
        <w:rPr>
          <w:szCs w:val="20"/>
        </w:rPr>
        <w:t>,</w:t>
      </w:r>
      <w:r w:rsidR="00B30498" w:rsidRPr="00B30498">
        <w:rPr>
          <w:szCs w:val="20"/>
        </w:rPr>
        <w:t xml:space="preserve"> </w:t>
      </w:r>
      <w:r w:rsidR="00B30498" w:rsidRPr="00490966">
        <w:rPr>
          <w:szCs w:val="20"/>
        </w:rPr>
        <w:t xml:space="preserve">as demonstrated by the </w:t>
      </w:r>
      <w:r w:rsidR="00B30498">
        <w:rPr>
          <w:szCs w:val="20"/>
        </w:rPr>
        <w:t>t</w:t>
      </w:r>
      <w:r w:rsidR="00B30498" w:rsidRPr="00490966">
        <w:rPr>
          <w:szCs w:val="20"/>
        </w:rPr>
        <w:t>rends in the performance model</w:t>
      </w:r>
      <w:r w:rsidR="00DB2EBE" w:rsidRPr="00490966">
        <w:rPr>
          <w:szCs w:val="20"/>
        </w:rPr>
        <w:t xml:space="preserve">, </w:t>
      </w:r>
      <w:r w:rsidR="00DB2EBE" w:rsidRPr="007B72F2">
        <w:rPr>
          <w:szCs w:val="20"/>
        </w:rPr>
        <w:t>the</w:t>
      </w:r>
      <w:r w:rsidRPr="007B72F2">
        <w:rPr>
          <w:szCs w:val="20"/>
        </w:rPr>
        <w:t xml:space="preserve"> Contractor shall develop and implement a revised technical approach to achieve the POs</w:t>
      </w:r>
      <w:r w:rsidR="00196946">
        <w:rPr>
          <w:szCs w:val="20"/>
        </w:rPr>
        <w:t xml:space="preserve">, including </w:t>
      </w:r>
      <w:r w:rsidR="0006654E">
        <w:rPr>
          <w:szCs w:val="20"/>
        </w:rPr>
        <w:t>DD amendments</w:t>
      </w:r>
      <w:r w:rsidR="00796CF4">
        <w:rPr>
          <w:szCs w:val="20"/>
        </w:rPr>
        <w:t>,</w:t>
      </w:r>
      <w:r w:rsidR="00196946">
        <w:rPr>
          <w:szCs w:val="20"/>
        </w:rPr>
        <w:t xml:space="preserve"> if required</w:t>
      </w:r>
      <w:r w:rsidR="00796CF4">
        <w:rPr>
          <w:szCs w:val="20"/>
        </w:rPr>
        <w:t>,</w:t>
      </w:r>
      <w:r w:rsidR="00196946">
        <w:rPr>
          <w:szCs w:val="20"/>
        </w:rPr>
        <w:t xml:space="preserve"> to implement the remedial approach</w:t>
      </w:r>
      <w:r w:rsidRPr="007B72F2">
        <w:rPr>
          <w:szCs w:val="20"/>
        </w:rPr>
        <w:t xml:space="preserve">.  This scope includes all known contaminants linked to the specific sites </w:t>
      </w:r>
      <w:r w:rsidR="001B56CF">
        <w:rPr>
          <w:szCs w:val="20"/>
        </w:rPr>
        <w:t xml:space="preserve">per Table 1 of the PWS </w:t>
      </w:r>
      <w:r w:rsidRPr="007B72F2">
        <w:rPr>
          <w:szCs w:val="20"/>
        </w:rPr>
        <w:t>(</w:t>
      </w:r>
      <w:r w:rsidR="00BE7DFF" w:rsidRPr="007B72F2">
        <w:rPr>
          <w:szCs w:val="20"/>
        </w:rPr>
        <w:t>includ</w:t>
      </w:r>
      <w:r w:rsidR="00BE7DFF">
        <w:rPr>
          <w:szCs w:val="20"/>
        </w:rPr>
        <w:t>ing</w:t>
      </w:r>
      <w:r w:rsidR="00BE7DFF" w:rsidRPr="007B72F2">
        <w:rPr>
          <w:szCs w:val="20"/>
        </w:rPr>
        <w:t xml:space="preserve"> </w:t>
      </w:r>
      <w:r w:rsidRPr="007B72F2">
        <w:rPr>
          <w:szCs w:val="20"/>
        </w:rPr>
        <w:t xml:space="preserve">contaminants on, under, or </w:t>
      </w:r>
      <w:r w:rsidR="00314FBA">
        <w:rPr>
          <w:szCs w:val="20"/>
        </w:rPr>
        <w:t>sourced</w:t>
      </w:r>
      <w:r w:rsidR="00D0157E">
        <w:rPr>
          <w:szCs w:val="20"/>
        </w:rPr>
        <w:t xml:space="preserve"> </w:t>
      </w:r>
      <w:r w:rsidR="00D0157E">
        <w:rPr>
          <w:szCs w:val="20"/>
        </w:rPr>
        <w:lastRenderedPageBreak/>
        <w:t>at</w:t>
      </w:r>
      <w:r w:rsidR="00314FBA">
        <w:rPr>
          <w:szCs w:val="20"/>
        </w:rPr>
        <w:t>/migrating</w:t>
      </w:r>
      <w:r w:rsidR="00314FBA" w:rsidRPr="007B72F2">
        <w:rPr>
          <w:szCs w:val="20"/>
        </w:rPr>
        <w:t xml:space="preserve"> </w:t>
      </w:r>
      <w:r w:rsidRPr="007B72F2">
        <w:rPr>
          <w:szCs w:val="20"/>
        </w:rPr>
        <w:t xml:space="preserve">from the specific sites) without regard to quantity (e.g., plume size, concentrations). </w:t>
      </w:r>
      <w:r w:rsidR="001B56CF">
        <w:rPr>
          <w:szCs w:val="20"/>
        </w:rPr>
        <w:t>See reference to Section 1.3.2 of this PWS for exclusions.</w:t>
      </w:r>
      <w:r w:rsidRPr="007B72F2">
        <w:rPr>
          <w:szCs w:val="20"/>
        </w:rPr>
        <w:t xml:space="preserve"> </w:t>
      </w:r>
      <w:r w:rsidR="004E7A86">
        <w:rPr>
          <w:szCs w:val="20"/>
        </w:rPr>
        <w:t xml:space="preserve"> </w:t>
      </w:r>
      <w:r w:rsidRPr="007B72F2">
        <w:rPr>
          <w:szCs w:val="20"/>
        </w:rPr>
        <w:t xml:space="preserve">The AF </w:t>
      </w:r>
      <w:r w:rsidR="00196946">
        <w:rPr>
          <w:szCs w:val="20"/>
        </w:rPr>
        <w:t xml:space="preserve">remains </w:t>
      </w:r>
      <w:r w:rsidRPr="007B72F2">
        <w:rPr>
          <w:szCs w:val="20"/>
        </w:rPr>
        <w:t>statutorily responsible for all sites listed in Table 1</w:t>
      </w:r>
      <w:r w:rsidR="00FA1241">
        <w:rPr>
          <w:szCs w:val="20"/>
        </w:rPr>
        <w:t xml:space="preserve"> </w:t>
      </w:r>
      <w:r w:rsidR="00FA1241">
        <w:rPr>
          <w:rFonts w:eastAsia="헤드라인A"/>
        </w:rPr>
        <w:t xml:space="preserve">and </w:t>
      </w:r>
      <w:r w:rsidR="00BE7DFF">
        <w:rPr>
          <w:rFonts w:eastAsia="헤드라인A"/>
        </w:rPr>
        <w:t xml:space="preserve">the </w:t>
      </w:r>
      <w:r w:rsidR="00FA1241">
        <w:rPr>
          <w:rFonts w:eastAsia="헤드라인A"/>
        </w:rPr>
        <w:t xml:space="preserve">work described in </w:t>
      </w:r>
      <w:r w:rsidR="003D4229">
        <w:rPr>
          <w:rFonts w:eastAsia="헤드라인A"/>
        </w:rPr>
        <w:t>Section</w:t>
      </w:r>
      <w:r w:rsidR="00FA1241">
        <w:rPr>
          <w:rFonts w:eastAsia="헤드라인A"/>
        </w:rPr>
        <w:t xml:space="preserve"> 1.3.2</w:t>
      </w:r>
      <w:r w:rsidRPr="007B72F2">
        <w:rPr>
          <w:szCs w:val="20"/>
        </w:rPr>
        <w:t>.</w:t>
      </w:r>
      <w:r w:rsidR="00944CFC" w:rsidRPr="00944CFC">
        <w:t xml:space="preserve"> </w:t>
      </w:r>
      <w:r w:rsidR="000B68E5" w:rsidRPr="000B68E5">
        <w:t xml:space="preserve"> </w:t>
      </w:r>
    </w:p>
    <w:p w14:paraId="430B6C65" w14:textId="06F0A9B6" w:rsidR="007B72F2" w:rsidRPr="007B72F2" w:rsidRDefault="00264090" w:rsidP="009F3A2B">
      <w:pPr>
        <w:pStyle w:val="Heading3"/>
      </w:pPr>
      <w:bookmarkStart w:id="20" w:name="_Hlk29404196"/>
      <w:bookmarkStart w:id="21" w:name="_Toc231910807"/>
      <w:r>
        <w:t>1.2.2</w:t>
      </w:r>
      <w:r>
        <w:tab/>
      </w:r>
      <w:r w:rsidR="008C41F7">
        <w:t xml:space="preserve">Preliminary Assessment/Site Inspection, Remedial Investigation or Remedial Investigation/Feasibility Study </w:t>
      </w:r>
      <w:r w:rsidR="007B72F2" w:rsidRPr="007B72F2">
        <w:t xml:space="preserve">(including Supplemental Investigations), and </w:t>
      </w:r>
      <w:bookmarkStart w:id="22" w:name="_Hlk29404759"/>
      <w:bookmarkEnd w:id="20"/>
      <w:r w:rsidR="0013797D" w:rsidRPr="0013797D">
        <w:t>D</w:t>
      </w:r>
      <w:r w:rsidR="00E93857">
        <w:t xml:space="preserve">ecision </w:t>
      </w:r>
      <w:r w:rsidR="0013797D" w:rsidRPr="0013797D">
        <w:t>D</w:t>
      </w:r>
      <w:bookmarkEnd w:id="22"/>
      <w:r w:rsidR="00E93857">
        <w:t>ocument</w:t>
      </w:r>
      <w:bookmarkStart w:id="23" w:name="_Hlk208231117"/>
      <w:bookmarkEnd w:id="21"/>
      <w:r w:rsidR="00E93857">
        <w:t xml:space="preserve"> </w:t>
      </w:r>
      <w:bookmarkEnd w:id="23"/>
    </w:p>
    <w:p w14:paraId="5889DFCE" w14:textId="14BA3529" w:rsidR="007B72F2" w:rsidRPr="007B72F2" w:rsidRDefault="007B72F2" w:rsidP="002818AA">
      <w:pPr>
        <w:spacing w:after="120"/>
      </w:pPr>
      <w:bookmarkStart w:id="24" w:name="_Hlk29404902"/>
      <w:bookmarkStart w:id="25" w:name="_Hlk208229838"/>
      <w:bookmarkStart w:id="26" w:name="_Hlk208842315"/>
      <w:r w:rsidRPr="005425F9">
        <w:t>NOT APPLICABLE</w:t>
      </w:r>
      <w:bookmarkEnd w:id="24"/>
      <w:bookmarkEnd w:id="25"/>
    </w:p>
    <w:p w14:paraId="3C5BC138" w14:textId="73740E5E" w:rsidR="007B72F2" w:rsidRPr="007B72F2" w:rsidRDefault="00264090" w:rsidP="009F3A2B">
      <w:pPr>
        <w:pStyle w:val="Heading3"/>
      </w:pPr>
      <w:bookmarkStart w:id="27" w:name="_Toc231910808"/>
      <w:bookmarkStart w:id="28" w:name="_Hlk29405182"/>
      <w:bookmarkEnd w:id="26"/>
      <w:r>
        <w:t>1.2.3</w:t>
      </w:r>
      <w:r>
        <w:tab/>
      </w:r>
      <w:r w:rsidR="004E3CC9">
        <w:t>Response Complete or Site Closeout</w:t>
      </w:r>
      <w:bookmarkEnd w:id="27"/>
    </w:p>
    <w:p w14:paraId="271063F4" w14:textId="06E8083B" w:rsidR="007B72F2" w:rsidRPr="007B72F2" w:rsidRDefault="007B72F2" w:rsidP="002818AA">
      <w:pPr>
        <w:spacing w:after="120"/>
      </w:pPr>
      <w:r w:rsidRPr="007B72F2">
        <w:t>Table 1 of the PWS identifies</w:t>
      </w:r>
      <w:r w:rsidR="006F48F0">
        <w:t xml:space="preserve"> </w:t>
      </w:r>
      <w:r w:rsidR="00410864">
        <w:t>RC or SC</w:t>
      </w:r>
      <w:r w:rsidRPr="007B72F2">
        <w:t xml:space="preserve"> as </w:t>
      </w:r>
      <w:r w:rsidR="00235025">
        <w:t xml:space="preserve">the </w:t>
      </w:r>
      <w:r w:rsidR="00FA7988">
        <w:t>PO</w:t>
      </w:r>
      <w:r w:rsidRPr="007B72F2">
        <w:t xml:space="preserve"> for selected sites. </w:t>
      </w:r>
      <w:r w:rsidR="0071776B">
        <w:t xml:space="preserve"> </w:t>
      </w:r>
      <w:r w:rsidR="009948C7" w:rsidRPr="007B72F2">
        <w:t>The Contractor is responsible for</w:t>
      </w:r>
      <w:r w:rsidR="009948C7">
        <w:t xml:space="preserve"> achieving </w:t>
      </w:r>
      <w:r w:rsidR="008B451B">
        <w:t>t</w:t>
      </w:r>
      <w:r w:rsidR="009948C7">
        <w:t>h</w:t>
      </w:r>
      <w:r w:rsidR="00974E5C">
        <w:t>e</w:t>
      </w:r>
      <w:r w:rsidR="00323381">
        <w:t>se objectives</w:t>
      </w:r>
      <w:r w:rsidR="009948C7">
        <w:t xml:space="preserve"> as identified in Table 1</w:t>
      </w:r>
      <w:r w:rsidR="00FA1241">
        <w:t xml:space="preserve"> </w:t>
      </w:r>
      <w:r w:rsidR="00FA1241">
        <w:rPr>
          <w:rFonts w:eastAsia="헤드라인A"/>
        </w:rPr>
        <w:t xml:space="preserve">and </w:t>
      </w:r>
      <w:r w:rsidR="00235025">
        <w:rPr>
          <w:rFonts w:eastAsia="헤드라인A"/>
        </w:rPr>
        <w:t xml:space="preserve">the </w:t>
      </w:r>
      <w:r w:rsidR="00FA1241">
        <w:rPr>
          <w:rFonts w:eastAsia="헤드라인A"/>
        </w:rPr>
        <w:t xml:space="preserve">work described in </w:t>
      </w:r>
      <w:r w:rsidR="003D4229">
        <w:rPr>
          <w:rFonts w:eastAsia="헤드라인A"/>
        </w:rPr>
        <w:t>Section</w:t>
      </w:r>
      <w:r w:rsidR="00FA1241">
        <w:rPr>
          <w:rFonts w:eastAsia="헤드라인A"/>
        </w:rPr>
        <w:t xml:space="preserve"> 1.3.2</w:t>
      </w:r>
      <w:r w:rsidR="009948C7">
        <w:t xml:space="preserve">. </w:t>
      </w:r>
      <w:r w:rsidR="0071776B">
        <w:t xml:space="preserve"> </w:t>
      </w:r>
      <w:r w:rsidR="003A4E68">
        <w:t>See PO definitions in Enclosure 1, Acronyms and Definitions.</w:t>
      </w:r>
      <w:r w:rsidR="00323381">
        <w:t xml:space="preserve"> </w:t>
      </w:r>
      <w:r w:rsidR="008A5F5D">
        <w:t xml:space="preserve"> </w:t>
      </w:r>
      <w:r w:rsidR="00323381" w:rsidRPr="00800AF5">
        <w:t>The performance components</w:t>
      </w:r>
      <w:r w:rsidR="00411DFE" w:rsidRPr="00800AF5">
        <w:t>, including the need for a performance model,</w:t>
      </w:r>
      <w:r w:rsidR="00323381" w:rsidRPr="00800AF5">
        <w:t xml:space="preserve"> are described in Section 8</w:t>
      </w:r>
      <w:r w:rsidR="001A108D" w:rsidRPr="00800AF5">
        <w:t>.</w:t>
      </w:r>
      <w:r w:rsidR="00F8207C" w:rsidRPr="00800AF5">
        <w:t>1</w:t>
      </w:r>
      <w:r w:rsidR="00974E5C" w:rsidRPr="00800AF5">
        <w:t>.3</w:t>
      </w:r>
      <w:r w:rsidR="007418D2" w:rsidRPr="00800AF5">
        <w:t>.</w:t>
      </w:r>
      <w:bookmarkStart w:id="29" w:name="_Hlk147232450"/>
    </w:p>
    <w:p w14:paraId="3AD73C9E" w14:textId="58590040" w:rsidR="007B72F2" w:rsidRPr="007B72F2" w:rsidRDefault="00264090" w:rsidP="009F3A2B">
      <w:pPr>
        <w:pStyle w:val="Heading3"/>
      </w:pPr>
      <w:bookmarkStart w:id="30" w:name="_Toc231910809"/>
      <w:bookmarkEnd w:id="29"/>
      <w:r>
        <w:t>1.2.4</w:t>
      </w:r>
      <w:r>
        <w:tab/>
      </w:r>
      <w:r w:rsidR="00303E42">
        <w:t>Remedial Action-Operation</w:t>
      </w:r>
      <w:r w:rsidR="00303E42" w:rsidRPr="00FE79B9">
        <w:t xml:space="preserve"> </w:t>
      </w:r>
      <w:r w:rsidR="007B72F2" w:rsidRPr="007B72F2">
        <w:t>with Optimization</w:t>
      </w:r>
      <w:bookmarkEnd w:id="28"/>
      <w:bookmarkEnd w:id="30"/>
    </w:p>
    <w:p w14:paraId="3CFF0E23" w14:textId="581938EC" w:rsidR="001B156E" w:rsidRPr="007B72F2" w:rsidRDefault="007B72F2" w:rsidP="002818AA">
      <w:pPr>
        <w:spacing w:after="120"/>
      </w:pPr>
      <w:r w:rsidRPr="007B72F2">
        <w:t>Table 1 of the PWS identifies</w:t>
      </w:r>
      <w:r w:rsidR="00F8533C">
        <w:t xml:space="preserve"> the following </w:t>
      </w:r>
      <w:r w:rsidR="00F14978">
        <w:t>POs</w:t>
      </w:r>
      <w:r w:rsidR="007C47D6">
        <w:t>,</w:t>
      </w:r>
      <w:r w:rsidR="00F8533C">
        <w:t xml:space="preserve"> </w:t>
      </w:r>
      <w:r w:rsidR="009D2D49">
        <w:t xml:space="preserve">which include </w:t>
      </w:r>
      <w:r w:rsidR="00F8533C">
        <w:t>optimization as follows:</w:t>
      </w:r>
      <w:r w:rsidRPr="007B72F2">
        <w:t xml:space="preserve"> </w:t>
      </w:r>
      <w:r w:rsidR="00F8533C">
        <w:t>1.</w:t>
      </w:r>
      <w:r w:rsidR="00DB2EBE">
        <w:t xml:space="preserve"> </w:t>
      </w:r>
      <w:r w:rsidR="00B67CCD">
        <w:t>Remedy in Place (</w:t>
      </w:r>
      <w:r w:rsidRPr="007026C9">
        <w:t>RIP</w:t>
      </w:r>
      <w:r w:rsidR="00B67CCD">
        <w:t>)</w:t>
      </w:r>
      <w:r w:rsidRPr="007026C9">
        <w:t xml:space="preserve"> </w:t>
      </w:r>
      <w:r w:rsidRPr="007026C9" w:rsidDel="00152BD9">
        <w:t xml:space="preserve">and </w:t>
      </w:r>
      <w:r w:rsidR="00B67CCD">
        <w:t>Remedial Action</w:t>
      </w:r>
      <w:r w:rsidR="00DB2EBE">
        <w:t>-</w:t>
      </w:r>
      <w:r w:rsidR="00B67CCD">
        <w:t>Operation (</w:t>
      </w:r>
      <w:r w:rsidRPr="007026C9">
        <w:t>RA-O</w:t>
      </w:r>
      <w:r w:rsidR="00B67CCD">
        <w:t>)</w:t>
      </w:r>
      <w:r w:rsidRPr="007026C9">
        <w:t xml:space="preserve"> with Optimization, </w:t>
      </w:r>
      <w:r w:rsidR="00F8533C">
        <w:t xml:space="preserve">2. </w:t>
      </w:r>
      <w:r w:rsidRPr="007026C9">
        <w:t>DD Amendment (</w:t>
      </w:r>
      <w:r w:rsidR="004B4C7D">
        <w:t xml:space="preserve">or </w:t>
      </w:r>
      <w:r w:rsidRPr="007026C9">
        <w:t>ESD)</w:t>
      </w:r>
      <w:r w:rsidR="00566497">
        <w:t xml:space="preserve"> with</w:t>
      </w:r>
      <w:r w:rsidRPr="007026C9">
        <w:t xml:space="preserve"> Remedy Implementation and RA-O with Optimization, </w:t>
      </w:r>
      <w:r w:rsidR="00FA7988">
        <w:t>o</w:t>
      </w:r>
      <w:r w:rsidR="00F8533C">
        <w:t>r 3.</w:t>
      </w:r>
      <w:r w:rsidR="00FA7988" w:rsidRPr="007026C9">
        <w:t xml:space="preserve"> </w:t>
      </w:r>
      <w:r w:rsidRPr="007026C9">
        <w:t>RA-O with Optimization</w:t>
      </w:r>
      <w:r w:rsidRPr="007B72F2">
        <w:t xml:space="preserve">.  The Contractor is responsible </w:t>
      </w:r>
      <w:r w:rsidR="00A87B96" w:rsidRPr="007B72F2">
        <w:t>for</w:t>
      </w:r>
      <w:r w:rsidR="00A87B96">
        <w:t xml:space="preserve"> achieving the</w:t>
      </w:r>
      <w:r w:rsidR="00323381">
        <w:t xml:space="preserve">se </w:t>
      </w:r>
      <w:r w:rsidR="00A87B96">
        <w:t>POs as identified in Table 1</w:t>
      </w:r>
      <w:r w:rsidR="00FA1241">
        <w:rPr>
          <w:rFonts w:eastAsia="헤드라인A"/>
        </w:rPr>
        <w:t xml:space="preserve">and </w:t>
      </w:r>
      <w:r w:rsidR="001B156E">
        <w:rPr>
          <w:rFonts w:eastAsia="헤드라인A"/>
        </w:rPr>
        <w:t xml:space="preserve">additional scope </w:t>
      </w:r>
      <w:r w:rsidR="00FA1241">
        <w:rPr>
          <w:rFonts w:eastAsia="헤드라인A"/>
        </w:rPr>
        <w:t xml:space="preserve">described in </w:t>
      </w:r>
      <w:r w:rsidR="003D4229">
        <w:rPr>
          <w:rFonts w:eastAsia="헤드라인A"/>
        </w:rPr>
        <w:t>Section</w:t>
      </w:r>
      <w:r w:rsidR="00FA1241">
        <w:rPr>
          <w:rFonts w:eastAsia="헤드라인A"/>
        </w:rPr>
        <w:t xml:space="preserve"> 1.3.2</w:t>
      </w:r>
      <w:r w:rsidR="001A108D">
        <w:t xml:space="preserve">. </w:t>
      </w:r>
      <w:r w:rsidR="0071776B">
        <w:t xml:space="preserve"> </w:t>
      </w:r>
      <w:r w:rsidR="003A4E68">
        <w:t>See PO definitions in Enclosure 1, Acronyms and Definitions.</w:t>
      </w:r>
    </w:p>
    <w:p w14:paraId="77A2666E" w14:textId="2FD7A676" w:rsidR="008A5FCA" w:rsidRPr="008A5FCA" w:rsidRDefault="00323381" w:rsidP="002818AA">
      <w:pPr>
        <w:pStyle w:val="NormalWeb"/>
        <w:spacing w:before="0" w:beforeAutospacing="0" w:after="120" w:afterAutospacing="0"/>
        <w:rPr>
          <w:rFonts w:eastAsia="Times New Roman"/>
        </w:rPr>
      </w:pPr>
      <w:r>
        <w:t>The optimization and performance components</w:t>
      </w:r>
      <w:r w:rsidR="00137B41">
        <w:t>,</w:t>
      </w:r>
      <w:r w:rsidR="00137B41" w:rsidRPr="00317DF7">
        <w:t xml:space="preserve"> </w:t>
      </w:r>
      <w:r w:rsidR="00137B41">
        <w:t>including the need for a performance model showing interim and final performance payment milestones,</w:t>
      </w:r>
      <w:r>
        <w:t xml:space="preserve"> are described in Section 8</w:t>
      </w:r>
      <w:r w:rsidR="003D5976">
        <w:t>.1</w:t>
      </w:r>
      <w:r w:rsidR="00974E5C">
        <w:t>.3</w:t>
      </w:r>
      <w:r w:rsidR="007418D2">
        <w:t>.</w:t>
      </w:r>
      <w:r w:rsidR="0088428A" w:rsidRPr="0088428A">
        <w:t xml:space="preserve"> </w:t>
      </w:r>
      <w:r w:rsidR="008A5FCA" w:rsidRPr="008A5FCA">
        <w:rPr>
          <w:rFonts w:eastAsia="Times New Roman"/>
        </w:rPr>
        <w:t xml:space="preserve">Optimization </w:t>
      </w:r>
      <w:r w:rsidR="0098624B">
        <w:rPr>
          <w:rFonts w:eastAsia="Times New Roman"/>
        </w:rPr>
        <w:t xml:space="preserve">goals </w:t>
      </w:r>
      <w:r w:rsidR="008A5FCA" w:rsidRPr="008A5FCA">
        <w:rPr>
          <w:rFonts w:eastAsia="Times New Roman"/>
        </w:rPr>
        <w:t>may include one or more of the following:</w:t>
      </w:r>
    </w:p>
    <w:p w14:paraId="2C406F7E" w14:textId="45A60FD0" w:rsidR="008A5FCA" w:rsidRPr="008A5FCA" w:rsidRDefault="008A5FCA">
      <w:pPr>
        <w:numPr>
          <w:ilvl w:val="0"/>
          <w:numId w:val="26"/>
        </w:numPr>
        <w:spacing w:after="120"/>
      </w:pPr>
      <w:r w:rsidRPr="008A5FCA">
        <w:t>Shorten time to RC, SC, or other</w:t>
      </w:r>
      <w:r w:rsidR="00DF6B34">
        <w:t xml:space="preserve"> Department of Defense (</w:t>
      </w:r>
      <w:r w:rsidRPr="008A5FCA">
        <w:t>DoD</w:t>
      </w:r>
      <w:r w:rsidR="00DF6B34">
        <w:t>)</w:t>
      </w:r>
      <w:r w:rsidRPr="008A5FCA">
        <w:t xml:space="preserve"> goals.</w:t>
      </w:r>
    </w:p>
    <w:p w14:paraId="3F01ED0C" w14:textId="77777777" w:rsidR="008A5FCA" w:rsidRPr="008A5FCA" w:rsidRDefault="008A5FCA">
      <w:pPr>
        <w:numPr>
          <w:ilvl w:val="0"/>
          <w:numId w:val="26"/>
        </w:numPr>
        <w:spacing w:after="120"/>
      </w:pPr>
      <w:r w:rsidRPr="008A5FCA">
        <w:t>Improve remedy performance and/or accelerate the progress of the remediation.</w:t>
      </w:r>
    </w:p>
    <w:p w14:paraId="47EFA8A5" w14:textId="77777777" w:rsidR="008A5FCA" w:rsidRPr="008A5FCA" w:rsidRDefault="008A5FCA">
      <w:pPr>
        <w:numPr>
          <w:ilvl w:val="0"/>
          <w:numId w:val="26"/>
        </w:numPr>
        <w:spacing w:after="120"/>
      </w:pPr>
      <w:r w:rsidRPr="008A5FCA">
        <w:t>Enhance source or plume control for engineering systems.</w:t>
      </w:r>
    </w:p>
    <w:p w14:paraId="08F96C45" w14:textId="4F54191B" w:rsidR="00900FB2" w:rsidRPr="00FE79B9" w:rsidRDefault="00264090" w:rsidP="009F3A2B">
      <w:pPr>
        <w:pStyle w:val="Heading3"/>
      </w:pPr>
      <w:bookmarkStart w:id="31" w:name="_Toc231910810"/>
      <w:r>
        <w:t>1.2.5</w:t>
      </w:r>
      <w:r>
        <w:tab/>
      </w:r>
      <w:r w:rsidR="00697DFB">
        <w:t>Remedial Action</w:t>
      </w:r>
      <w:r w:rsidR="00303E42">
        <w:t>-</w:t>
      </w:r>
      <w:r w:rsidR="00697DFB">
        <w:t>Operation</w:t>
      </w:r>
      <w:r w:rsidR="00BB6532" w:rsidRPr="00FE79B9">
        <w:t xml:space="preserve"> and Reduce </w:t>
      </w:r>
      <w:r w:rsidR="00697DFB">
        <w:t>Life Cycle Cost</w:t>
      </w:r>
      <w:r w:rsidR="001F03CD" w:rsidRPr="00FE79B9">
        <w:t>;</w:t>
      </w:r>
      <w:r w:rsidR="00BB6532" w:rsidRPr="00FE79B9">
        <w:t xml:space="preserve"> </w:t>
      </w:r>
      <w:r w:rsidR="00697DFB">
        <w:t>Long Term Management</w:t>
      </w:r>
      <w:r w:rsidR="005C4E27" w:rsidRPr="00FE79B9">
        <w:t xml:space="preserve"> </w:t>
      </w:r>
      <w:r w:rsidR="00BB6532" w:rsidRPr="00FE79B9">
        <w:t xml:space="preserve">and Reduce </w:t>
      </w:r>
      <w:r w:rsidR="00697DFB">
        <w:t>Life Cycle Cost</w:t>
      </w:r>
      <w:bookmarkEnd w:id="31"/>
    </w:p>
    <w:p w14:paraId="2476BE2F" w14:textId="7FE67CC4" w:rsidR="00900FB2" w:rsidRPr="0057747F" w:rsidRDefault="00900FB2" w:rsidP="006D20CF">
      <w:pPr>
        <w:pStyle w:val="BodyText"/>
      </w:pPr>
      <w:r w:rsidRPr="00190481">
        <w:t xml:space="preserve">Table 1 of </w:t>
      </w:r>
      <w:proofErr w:type="gramStart"/>
      <w:r w:rsidRPr="00190481">
        <w:t>the PWS</w:t>
      </w:r>
      <w:proofErr w:type="gramEnd"/>
      <w:r w:rsidRPr="00190481">
        <w:t xml:space="preserve"> identifies</w:t>
      </w:r>
      <w:r w:rsidR="001A292E">
        <w:t xml:space="preserve"> </w:t>
      </w:r>
      <w:r>
        <w:t xml:space="preserve">RA-O and Reduce LCC or </w:t>
      </w:r>
      <w:r w:rsidR="00786814">
        <w:t>Long-Term</w:t>
      </w:r>
      <w:r w:rsidR="00B67CCD">
        <w:t xml:space="preserve"> Management (</w:t>
      </w:r>
      <w:r>
        <w:t>LTM</w:t>
      </w:r>
      <w:r w:rsidR="00B67CCD">
        <w:t>)</w:t>
      </w:r>
      <w:r>
        <w:t xml:space="preserve"> and Reduce LCC</w:t>
      </w:r>
      <w:r w:rsidRPr="00190481">
        <w:t xml:space="preserve"> as the </w:t>
      </w:r>
      <w:r w:rsidR="00FA7988">
        <w:t>PO</w:t>
      </w:r>
      <w:r w:rsidRPr="00190481">
        <w:t xml:space="preserve"> for selected sites.  </w:t>
      </w:r>
      <w:r w:rsidRPr="007100FC">
        <w:t>The goal of these POs is to minimize future AF liability and cost to the greatest degree feasible</w:t>
      </w:r>
      <w:r w:rsidR="001A108D">
        <w:t>.</w:t>
      </w:r>
      <w:r w:rsidRPr="007100FC">
        <w:t xml:space="preserve">  </w:t>
      </w:r>
      <w:r w:rsidRPr="0057747F">
        <w:t>Reduce LCC</w:t>
      </w:r>
      <w:r>
        <w:t xml:space="preserve"> sites </w:t>
      </w:r>
      <w:r w:rsidRPr="0063060F">
        <w:t>have</w:t>
      </w:r>
      <w:r>
        <w:t xml:space="preserve"> </w:t>
      </w:r>
      <w:r w:rsidRPr="0063060F">
        <w:t>achieved RIP</w:t>
      </w:r>
      <w:r>
        <w:t xml:space="preserve"> or RC,</w:t>
      </w:r>
      <w:r w:rsidRPr="0063060F">
        <w:t xml:space="preserve"> </w:t>
      </w:r>
      <w:r>
        <w:t xml:space="preserve">have </w:t>
      </w:r>
      <w:r w:rsidRPr="0063060F">
        <w:t>remed</w:t>
      </w:r>
      <w:r w:rsidRPr="0057747F">
        <w:t xml:space="preserve">ies </w:t>
      </w:r>
      <w:r>
        <w:t xml:space="preserve">that are </w:t>
      </w:r>
      <w:r w:rsidRPr="0057747F">
        <w:t>effective (source control, risk mitigation, and plume stability)</w:t>
      </w:r>
      <w:r w:rsidR="006F48F0">
        <w:t>,</w:t>
      </w:r>
      <w:r w:rsidRPr="0057747F">
        <w:t xml:space="preserve"> and have the potential for </w:t>
      </w:r>
      <w:r>
        <w:t>LCC reduction</w:t>
      </w:r>
      <w:r w:rsidR="00325CCE">
        <w:t xml:space="preserve"> by optimizing some component of the existing remedy</w:t>
      </w:r>
      <w:r w:rsidRPr="0057747F">
        <w:t xml:space="preserve">, </w:t>
      </w:r>
      <w:r w:rsidR="00325CCE">
        <w:t>by</w:t>
      </w:r>
      <w:r w:rsidR="00D0157E">
        <w:t>,</w:t>
      </w:r>
      <w:r w:rsidR="00325CCE">
        <w:t xml:space="preserve"> </w:t>
      </w:r>
      <w:r w:rsidRPr="0057747F">
        <w:t>for example:</w:t>
      </w:r>
    </w:p>
    <w:p w14:paraId="7A6AE06C" w14:textId="5E00241A" w:rsidR="00900FB2" w:rsidRDefault="00900FB2" w:rsidP="006D20CF">
      <w:pPr>
        <w:pStyle w:val="BulletList"/>
        <w:rPr>
          <w:rFonts w:eastAsia="헤드라인A"/>
        </w:rPr>
      </w:pPr>
      <w:r>
        <w:rPr>
          <w:rFonts w:eastAsia="헤드라인A"/>
        </w:rPr>
        <w:t xml:space="preserve">Reducing </w:t>
      </w:r>
      <w:r w:rsidR="00AC4E3E">
        <w:rPr>
          <w:rFonts w:eastAsia="헤드라인A"/>
        </w:rPr>
        <w:t xml:space="preserve">sampling </w:t>
      </w:r>
      <w:r>
        <w:rPr>
          <w:rFonts w:eastAsia="헤드라인A"/>
        </w:rPr>
        <w:t>frequency</w:t>
      </w:r>
    </w:p>
    <w:p w14:paraId="713D336E" w14:textId="55EFA1CB" w:rsidR="00AC4E3E" w:rsidRPr="00DB5D96" w:rsidRDefault="00AC4E3E" w:rsidP="00DB5D96">
      <w:pPr>
        <w:pStyle w:val="BulletList"/>
        <w:rPr>
          <w:rFonts w:eastAsia="헤드라인A"/>
        </w:rPr>
      </w:pPr>
      <w:r>
        <w:rPr>
          <w:rFonts w:eastAsia="헤드라인A"/>
        </w:rPr>
        <w:t>Reducing system operations</w:t>
      </w:r>
    </w:p>
    <w:p w14:paraId="713076C8" w14:textId="728CF49D" w:rsidR="00900FB2" w:rsidRPr="0057747F" w:rsidRDefault="00900FB2" w:rsidP="006D20CF">
      <w:pPr>
        <w:pStyle w:val="BulletList"/>
        <w:rPr>
          <w:rFonts w:eastAsia="헤드라인A"/>
        </w:rPr>
      </w:pPr>
      <w:r w:rsidRPr="0057747F">
        <w:rPr>
          <w:rFonts w:eastAsia="헤드라인A"/>
        </w:rPr>
        <w:t xml:space="preserve">Reducing number of </w:t>
      </w:r>
      <w:r>
        <w:rPr>
          <w:rFonts w:eastAsia="헤드라인A"/>
        </w:rPr>
        <w:t>wells sampled per event</w:t>
      </w:r>
    </w:p>
    <w:p w14:paraId="6B49D7E8" w14:textId="77777777" w:rsidR="00900FB2" w:rsidRPr="008E3386" w:rsidRDefault="00900FB2" w:rsidP="006D20CF">
      <w:pPr>
        <w:pStyle w:val="BulletList"/>
        <w:rPr>
          <w:rFonts w:eastAsia="헤드라인A"/>
        </w:rPr>
      </w:pPr>
      <w:r w:rsidRPr="0057747F">
        <w:rPr>
          <w:rFonts w:eastAsia="헤드라인A"/>
        </w:rPr>
        <w:t>Reducing number</w:t>
      </w:r>
      <w:r>
        <w:rPr>
          <w:rFonts w:eastAsia="헤드라인A"/>
        </w:rPr>
        <w:t xml:space="preserve"> of analytes per sampling event</w:t>
      </w:r>
    </w:p>
    <w:p w14:paraId="0AECC5DD" w14:textId="2491156F" w:rsidR="00900FB2" w:rsidRPr="00800C22" w:rsidRDefault="00900FB2" w:rsidP="006D20CF">
      <w:pPr>
        <w:pStyle w:val="BodyText"/>
      </w:pPr>
      <w:r w:rsidRPr="00800C22">
        <w:lastRenderedPageBreak/>
        <w:t xml:space="preserve">The </w:t>
      </w:r>
      <w:r w:rsidR="001E1929" w:rsidRPr="00800C22">
        <w:t>C</w:t>
      </w:r>
      <w:r w:rsidRPr="00800C22">
        <w:t>ontractor shall achieve the following objectives for each Reduce LCC site:</w:t>
      </w:r>
    </w:p>
    <w:p w14:paraId="7DC07A6A" w14:textId="0A606779" w:rsidR="00800C22" w:rsidRPr="00800C22" w:rsidRDefault="00800C22" w:rsidP="003D47BE">
      <w:pPr>
        <w:pStyle w:val="BulletList"/>
        <w:rPr>
          <w:rFonts w:eastAsia="헤드라인A"/>
        </w:rPr>
      </w:pPr>
      <w:r>
        <w:rPr>
          <w:rFonts w:eastAsia="헤드라인A"/>
        </w:rPr>
        <w:t xml:space="preserve">Maintain </w:t>
      </w:r>
      <w:r w:rsidRPr="00800C22">
        <w:rPr>
          <w:rFonts w:eastAsia="헤드라인A"/>
        </w:rPr>
        <w:t>compliance with all DDs and permits (currently in place or to be approved) throughout the P</w:t>
      </w:r>
      <w:r w:rsidR="00396276">
        <w:rPr>
          <w:rFonts w:eastAsia="헤드라인A"/>
        </w:rPr>
        <w:t>o</w:t>
      </w:r>
      <w:r w:rsidRPr="00800C22">
        <w:rPr>
          <w:rFonts w:eastAsia="헤드라인A"/>
        </w:rPr>
        <w:t>P.</w:t>
      </w:r>
    </w:p>
    <w:p w14:paraId="6B9E6D4D" w14:textId="17090E95" w:rsidR="003D47BE" w:rsidRPr="00800C22" w:rsidRDefault="003D47BE" w:rsidP="003D47BE">
      <w:pPr>
        <w:pStyle w:val="BulletList"/>
        <w:rPr>
          <w:rFonts w:eastAsia="헤드라인A"/>
        </w:rPr>
      </w:pPr>
      <w:r w:rsidRPr="00800C22">
        <w:t xml:space="preserve">For RA-O sites, develop performance models </w:t>
      </w:r>
      <w:r w:rsidR="00772322" w:rsidRPr="00A02990">
        <w:t xml:space="preserve">showing interim and final performance payment milestones, </w:t>
      </w:r>
      <w:r w:rsidRPr="00800C22">
        <w:t xml:space="preserve">addressing all </w:t>
      </w:r>
      <w:r w:rsidR="008B0A31">
        <w:t>Contaminants of Concern (</w:t>
      </w:r>
      <w:r w:rsidRPr="00800C22">
        <w:t>COCs</w:t>
      </w:r>
      <w:r w:rsidR="008B0A31">
        <w:t>)</w:t>
      </w:r>
      <w:r w:rsidRPr="00800C22">
        <w:t xml:space="preserve"> and breakdown products.  Refer to </w:t>
      </w:r>
      <w:r w:rsidR="004D466C">
        <w:t xml:space="preserve">Section 4.3 and </w:t>
      </w:r>
      <w:r w:rsidR="00010B5D">
        <w:t>S</w:t>
      </w:r>
      <w:r w:rsidRPr="00800C22">
        <w:t xml:space="preserve">ection </w:t>
      </w:r>
      <w:r w:rsidR="00010B5D">
        <w:t>8.1.3.1</w:t>
      </w:r>
      <w:r w:rsidRPr="00800C22">
        <w:t>.</w:t>
      </w:r>
    </w:p>
    <w:p w14:paraId="2243FA80" w14:textId="2F31FD54" w:rsidR="00900FB2" w:rsidRDefault="00900FB2" w:rsidP="006D20CF">
      <w:pPr>
        <w:pStyle w:val="BulletList"/>
        <w:rPr>
          <w:rFonts w:eastAsia="헤드라인A"/>
        </w:rPr>
      </w:pPr>
      <w:r w:rsidRPr="00800AF5">
        <w:rPr>
          <w:rFonts w:eastAsia="헤드라인A"/>
        </w:rPr>
        <w:t xml:space="preserve">Deliver a Reduce LCC Plan, as a stand-alone plan or in the </w:t>
      </w:r>
      <w:r w:rsidR="00913DFE" w:rsidRPr="00800AF5">
        <w:rPr>
          <w:rFonts w:eastAsia="헤드라인A"/>
        </w:rPr>
        <w:t>Project Management Plan (</w:t>
      </w:r>
      <w:r w:rsidRPr="00800AF5">
        <w:rPr>
          <w:rFonts w:eastAsia="헤드라인A"/>
        </w:rPr>
        <w:t>PMP</w:t>
      </w:r>
      <w:r w:rsidR="00913DFE" w:rsidRPr="00800AF5">
        <w:rPr>
          <w:rFonts w:eastAsia="헤드라인A"/>
        </w:rPr>
        <w:t>)</w:t>
      </w:r>
      <w:r w:rsidRPr="00800AF5">
        <w:rPr>
          <w:rFonts w:eastAsia="헤드라인A"/>
        </w:rPr>
        <w:t>,</w:t>
      </w:r>
      <w:r>
        <w:rPr>
          <w:rFonts w:eastAsia="헤드라인A"/>
        </w:rPr>
        <w:t xml:space="preserve"> that</w:t>
      </w:r>
      <w:r w:rsidRPr="0057747F">
        <w:rPr>
          <w:rFonts w:eastAsia="헤드라인A"/>
        </w:rPr>
        <w:t xml:space="preserve"> identif</w:t>
      </w:r>
      <w:r>
        <w:rPr>
          <w:rFonts w:eastAsia="헤드라인A"/>
        </w:rPr>
        <w:t>ies</w:t>
      </w:r>
      <w:r w:rsidRPr="0057747F">
        <w:rPr>
          <w:rFonts w:eastAsia="헤드라인A"/>
        </w:rPr>
        <w:t xml:space="preserve"> opportunities to improve cost efficiency of RA-O</w:t>
      </w:r>
      <w:r>
        <w:rPr>
          <w:rFonts w:eastAsia="헤드라인A"/>
        </w:rPr>
        <w:t xml:space="preserve"> or </w:t>
      </w:r>
      <w:r w:rsidRPr="0057747F">
        <w:rPr>
          <w:rFonts w:eastAsia="헤드라인A"/>
        </w:rPr>
        <w:t>LTM activities</w:t>
      </w:r>
      <w:r>
        <w:rPr>
          <w:rFonts w:eastAsia="헤드라인A"/>
        </w:rPr>
        <w:t>, and the planned approach for</w:t>
      </w:r>
      <w:r w:rsidRPr="00ED40A1">
        <w:rPr>
          <w:rFonts w:eastAsia="헤드라인A"/>
        </w:rPr>
        <w:t xml:space="preserve"> implement</w:t>
      </w:r>
      <w:r>
        <w:rPr>
          <w:rFonts w:eastAsia="헤드라인A"/>
        </w:rPr>
        <w:t>ation</w:t>
      </w:r>
      <w:r w:rsidRPr="0057747F">
        <w:rPr>
          <w:rFonts w:eastAsia="헤드라인A"/>
        </w:rPr>
        <w:t xml:space="preserve">. </w:t>
      </w:r>
      <w:r w:rsidR="006D20CF">
        <w:rPr>
          <w:rFonts w:eastAsia="헤드라인A"/>
        </w:rPr>
        <w:t xml:space="preserve"> </w:t>
      </w:r>
      <w:r>
        <w:rPr>
          <w:rFonts w:eastAsia="헤드라인A"/>
        </w:rPr>
        <w:t>The Reduce LCC Plan shall:</w:t>
      </w:r>
    </w:p>
    <w:p w14:paraId="24EDBD92" w14:textId="4659E2EB" w:rsidR="00900FB2" w:rsidRPr="00AF2C67" w:rsidRDefault="00900FB2" w:rsidP="002818AA">
      <w:pPr>
        <w:pStyle w:val="IndentBulletList"/>
        <w:ind w:left="1080"/>
      </w:pPr>
      <w:r w:rsidRPr="0057747F">
        <w:t>Provide a basis for proposed reductions in LCC throughout the P</w:t>
      </w:r>
      <w:r w:rsidR="00396276">
        <w:t>o</w:t>
      </w:r>
      <w:r w:rsidRPr="0057747F">
        <w:t xml:space="preserve">P compared to the cost of </w:t>
      </w:r>
      <w:proofErr w:type="gramStart"/>
      <w:r w:rsidRPr="0057747F">
        <w:t>status-quo</w:t>
      </w:r>
      <w:proofErr w:type="gramEnd"/>
      <w:r w:rsidRPr="0057747F">
        <w:t xml:space="preserve"> RA-O activities (those required to maintain compliance).  </w:t>
      </w:r>
      <w:r>
        <w:t>The p</w:t>
      </w:r>
      <w:r w:rsidRPr="0057747F">
        <w:t>lanned reduction can be illustrated using a line graph (current, planned, achieved) or verbiage describing the current and planned reductions.</w:t>
      </w:r>
    </w:p>
    <w:p w14:paraId="1F11602C" w14:textId="236E369F" w:rsidR="00900FB2" w:rsidRDefault="00900FB2" w:rsidP="002818AA">
      <w:pPr>
        <w:pStyle w:val="IndentBulletList"/>
        <w:ind w:left="1080"/>
      </w:pPr>
      <w:r>
        <w:t xml:space="preserve">Document risk and mitigation strategies for </w:t>
      </w:r>
      <w:r w:rsidRPr="008E3386">
        <w:t>implementing optimization activities to reduce LCC.</w:t>
      </w:r>
    </w:p>
    <w:p w14:paraId="78A3296F" w14:textId="56323B1E" w:rsidR="00900FB2" w:rsidRPr="0057747F" w:rsidRDefault="00900FB2" w:rsidP="006D20CF">
      <w:pPr>
        <w:pStyle w:val="BulletList"/>
        <w:rPr>
          <w:rFonts w:eastAsia="헤드라인A"/>
        </w:rPr>
      </w:pPr>
      <w:r>
        <w:rPr>
          <w:rFonts w:eastAsia="헤드라인A"/>
        </w:rPr>
        <w:t xml:space="preserve">Update or revise </w:t>
      </w:r>
      <w:r w:rsidRPr="0057747F">
        <w:rPr>
          <w:rFonts w:eastAsia="헤드라인A"/>
        </w:rPr>
        <w:t>site-specific work plans, monitoring plans</w:t>
      </w:r>
      <w:r w:rsidR="006D20CF">
        <w:rPr>
          <w:rFonts w:eastAsia="헤드라인A"/>
        </w:rPr>
        <w:t>,</w:t>
      </w:r>
      <w:r w:rsidRPr="0057747F">
        <w:rPr>
          <w:rFonts w:eastAsia="헤드라인A"/>
        </w:rPr>
        <w:t xml:space="preserve"> and/or DDs, as appropriate.</w:t>
      </w:r>
    </w:p>
    <w:p w14:paraId="26798308" w14:textId="4F10E21F" w:rsidR="00900FB2" w:rsidRPr="008A738A" w:rsidRDefault="00900FB2" w:rsidP="006D20CF">
      <w:pPr>
        <w:pStyle w:val="BulletList"/>
        <w:rPr>
          <w:rFonts w:eastAsia="헤드라인A"/>
        </w:rPr>
      </w:pPr>
      <w:r w:rsidRPr="008A738A">
        <w:rPr>
          <w:rFonts w:eastAsia="헤드라인A"/>
        </w:rPr>
        <w:t>Deliver Reduce LCC Report</w:t>
      </w:r>
      <w:r w:rsidR="00384344" w:rsidRPr="008A738A">
        <w:rPr>
          <w:rFonts w:eastAsia="헤드라인A"/>
        </w:rPr>
        <w:t>(</w:t>
      </w:r>
      <w:r w:rsidRPr="008A738A">
        <w:rPr>
          <w:rFonts w:eastAsia="헤드라인A"/>
        </w:rPr>
        <w:t>s</w:t>
      </w:r>
      <w:r w:rsidR="00384344" w:rsidRPr="008A738A">
        <w:rPr>
          <w:rFonts w:eastAsia="헤드라인A"/>
        </w:rPr>
        <w:t>)</w:t>
      </w:r>
      <w:r w:rsidRPr="008A738A">
        <w:rPr>
          <w:rFonts w:eastAsia="헤드라인A"/>
        </w:rPr>
        <w:t xml:space="preserve"> to document progress in achieving the planned reductions when those reductions are achieved.  Reduce LCC Reports may be combined with monitoring reports.</w:t>
      </w:r>
      <w:r w:rsidR="006D20CF" w:rsidRPr="008A738A">
        <w:rPr>
          <w:rFonts w:eastAsia="헤드라인A"/>
        </w:rPr>
        <w:t xml:space="preserve"> </w:t>
      </w:r>
      <w:r w:rsidRPr="008A738A">
        <w:rPr>
          <w:rFonts w:eastAsia="헤드라인A"/>
        </w:rPr>
        <w:t xml:space="preserve"> </w:t>
      </w:r>
      <w:r w:rsidR="00AA6706" w:rsidRPr="008A738A">
        <w:rPr>
          <w:rFonts w:eastAsia="헤드라인A"/>
        </w:rPr>
        <w:t>R</w:t>
      </w:r>
      <w:r w:rsidRPr="008A738A">
        <w:rPr>
          <w:rFonts w:eastAsia="헤드라인A"/>
        </w:rPr>
        <w:t>eductions in required RA-O activities are contingent upon regulatory approval.</w:t>
      </w:r>
    </w:p>
    <w:p w14:paraId="1EA49F8D" w14:textId="25C068FD" w:rsidR="00900FB2" w:rsidRPr="008A738A" w:rsidRDefault="00900FB2" w:rsidP="006D20CF">
      <w:pPr>
        <w:pStyle w:val="BulletList"/>
        <w:rPr>
          <w:rFonts w:eastAsia="헤드라인A"/>
        </w:rPr>
      </w:pPr>
      <w:r w:rsidRPr="00800AF5">
        <w:rPr>
          <w:rFonts w:eastAsia="헤드라인A"/>
        </w:rPr>
        <w:t xml:space="preserve">Deliver an RA-O &amp; Reduce LCC </w:t>
      </w:r>
      <w:r w:rsidR="00546268" w:rsidRPr="00800AF5">
        <w:rPr>
          <w:rFonts w:eastAsia="헤드라인A"/>
        </w:rPr>
        <w:t>Summary and Forecasting Report two years prior to the P</w:t>
      </w:r>
      <w:r w:rsidR="00396276" w:rsidRPr="00800AF5">
        <w:rPr>
          <w:rFonts w:eastAsia="헤드라인A"/>
        </w:rPr>
        <w:t>o</w:t>
      </w:r>
      <w:r w:rsidR="00546268" w:rsidRPr="00800AF5">
        <w:rPr>
          <w:rFonts w:eastAsia="헤드라인A"/>
        </w:rPr>
        <w:t>P end date.</w:t>
      </w:r>
      <w:r w:rsidR="00546268" w:rsidRPr="008A738A">
        <w:rPr>
          <w:rFonts w:eastAsia="헤드라인A"/>
        </w:rPr>
        <w:t xml:space="preserve">  </w:t>
      </w:r>
      <w:r w:rsidRPr="008A738A">
        <w:rPr>
          <w:rFonts w:eastAsia="헤드라인A"/>
        </w:rPr>
        <w:t>The Reduce LCC Summary and Forecasting Report shall:</w:t>
      </w:r>
    </w:p>
    <w:p w14:paraId="2C89AF4D" w14:textId="3A6B8A8C" w:rsidR="00900FB2" w:rsidRPr="008A738A" w:rsidRDefault="00900FB2" w:rsidP="002818AA">
      <w:pPr>
        <w:pStyle w:val="IndentBulletList"/>
        <w:ind w:left="1080"/>
      </w:pPr>
      <w:r w:rsidRPr="008A738A">
        <w:t xml:space="preserve">Document </w:t>
      </w:r>
      <w:r w:rsidR="002224DD" w:rsidRPr="008A738A">
        <w:t>cost</w:t>
      </w:r>
      <w:r w:rsidR="008E7DF5" w:rsidRPr="008A738A">
        <w:t>-</w:t>
      </w:r>
      <w:r w:rsidR="002224DD" w:rsidRPr="008A738A">
        <w:t>saving</w:t>
      </w:r>
      <w:r w:rsidR="008E7DF5" w:rsidRPr="008A738A">
        <w:t xml:space="preserve"> </w:t>
      </w:r>
      <w:r w:rsidRPr="008A738A">
        <w:t xml:space="preserve">activities to </w:t>
      </w:r>
      <w:r w:rsidR="006F48F0" w:rsidRPr="008A738A">
        <w:t>date and</w:t>
      </w:r>
      <w:r w:rsidRPr="008A738A">
        <w:t xml:space="preserve"> forecast remaining </w:t>
      </w:r>
      <w:r w:rsidR="007B3E70" w:rsidRPr="008A738A">
        <w:t xml:space="preserve">activities and assumptions </w:t>
      </w:r>
      <w:r w:rsidRPr="008A738A">
        <w:t xml:space="preserve">to </w:t>
      </w:r>
      <w:r w:rsidR="007B3E70" w:rsidRPr="008A738A">
        <w:t>further r</w:t>
      </w:r>
      <w:r w:rsidRPr="008A738A">
        <w:t>educe</w:t>
      </w:r>
      <w:r w:rsidR="00225D2F" w:rsidRPr="008A738A">
        <w:t xml:space="preserve"> LCC 10 years post</w:t>
      </w:r>
      <w:r w:rsidR="007B3E70" w:rsidRPr="008A738A">
        <w:t>-</w:t>
      </w:r>
      <w:r w:rsidR="00225D2F" w:rsidRPr="008A738A">
        <w:t>P</w:t>
      </w:r>
      <w:r w:rsidR="00396276" w:rsidRPr="008A738A">
        <w:t>o</w:t>
      </w:r>
      <w:r w:rsidR="00225D2F" w:rsidRPr="008A738A">
        <w:t>P.</w:t>
      </w:r>
    </w:p>
    <w:p w14:paraId="33A183ED" w14:textId="174B148E" w:rsidR="00900FB2" w:rsidRDefault="00900FB2" w:rsidP="006F17FD">
      <w:pPr>
        <w:pStyle w:val="BodyText"/>
        <w:rPr>
          <w:rFonts w:eastAsia="헤드라인A"/>
        </w:rPr>
      </w:pPr>
      <w:r w:rsidRPr="008A738A">
        <w:rPr>
          <w:rFonts w:eastAsia="헤드라인A"/>
        </w:rPr>
        <w:t xml:space="preserve">Provide a realistic </w:t>
      </w:r>
      <w:r w:rsidR="006B0C71" w:rsidRPr="008A738A">
        <w:rPr>
          <w:rFonts w:eastAsia="헤드라인A"/>
        </w:rPr>
        <w:t>projection</w:t>
      </w:r>
      <w:r w:rsidRPr="008A738A">
        <w:rPr>
          <w:rFonts w:eastAsia="헤드라인A"/>
        </w:rPr>
        <w:t xml:space="preserve"> to achieve SC or RC after the P</w:t>
      </w:r>
      <w:r w:rsidR="00396276" w:rsidRPr="008A738A">
        <w:rPr>
          <w:rFonts w:eastAsia="헤드라인A"/>
        </w:rPr>
        <w:t>o</w:t>
      </w:r>
      <w:r w:rsidRPr="008A738A">
        <w:rPr>
          <w:rFonts w:eastAsia="헤드라인A"/>
        </w:rPr>
        <w:t xml:space="preserve">P (the Contractor shall identify which </w:t>
      </w:r>
      <w:r w:rsidR="002435B2" w:rsidRPr="008A738A">
        <w:rPr>
          <w:rFonts w:eastAsia="헤드라인A"/>
        </w:rPr>
        <w:t>PO</w:t>
      </w:r>
      <w:r w:rsidRPr="008A738A">
        <w:rPr>
          <w:rFonts w:eastAsia="헤드라인A"/>
        </w:rPr>
        <w:t xml:space="preserve"> is the optimal endpoint). </w:t>
      </w:r>
      <w:r w:rsidR="00CC35C6" w:rsidRPr="008A738A">
        <w:rPr>
          <w:rFonts w:eastAsia="헤드라인A"/>
        </w:rPr>
        <w:t xml:space="preserve"> </w:t>
      </w:r>
      <w:r w:rsidR="006161D2" w:rsidRPr="008A738A">
        <w:t>See PO definitions in Enclosure 1, Acronyms and Definitions</w:t>
      </w:r>
      <w:r w:rsidR="00CC35C6" w:rsidRPr="008A738A">
        <w:t>.</w:t>
      </w:r>
    </w:p>
    <w:p w14:paraId="03AA7DE2" w14:textId="0142099F" w:rsidR="003D47BE" w:rsidRPr="00FE79B9" w:rsidRDefault="00264090" w:rsidP="009F3A2B">
      <w:pPr>
        <w:pStyle w:val="Heading3"/>
      </w:pPr>
      <w:bookmarkStart w:id="32" w:name="_Toc231910811"/>
      <w:r>
        <w:t>1.2.6</w:t>
      </w:r>
      <w:r>
        <w:tab/>
      </w:r>
      <w:r w:rsidR="006C6669">
        <w:t>Remedial Action</w:t>
      </w:r>
      <w:r w:rsidR="00303E42">
        <w:t>-</w:t>
      </w:r>
      <w:r w:rsidR="006C6669">
        <w:t xml:space="preserve">Operation or </w:t>
      </w:r>
      <w:r w:rsidR="00D52D9F">
        <w:t>Long-Term</w:t>
      </w:r>
      <w:r w:rsidR="006C6669">
        <w:t xml:space="preserve"> Management </w:t>
      </w:r>
      <w:r w:rsidR="001F03CD" w:rsidRPr="00FE79B9">
        <w:t>(as appropriate</w:t>
      </w:r>
      <w:r w:rsidR="00E33A94" w:rsidRPr="00FE79B9">
        <w:t>)</w:t>
      </w:r>
      <w:bookmarkEnd w:id="32"/>
    </w:p>
    <w:p w14:paraId="3EABFB41" w14:textId="32D7FB16" w:rsidR="003D47BE" w:rsidRPr="007100FC" w:rsidRDefault="003D47BE" w:rsidP="003D47BE">
      <w:pPr>
        <w:pStyle w:val="BodyText"/>
      </w:pPr>
      <w:r w:rsidRPr="00190481">
        <w:t>Table 1 of the PWS identifies</w:t>
      </w:r>
      <w:r>
        <w:t xml:space="preserve"> </w:t>
      </w:r>
      <w:r w:rsidR="00410864" w:rsidRPr="00023692">
        <w:rPr>
          <w:szCs w:val="24"/>
        </w:rPr>
        <w:t>RA-O</w:t>
      </w:r>
      <w:r w:rsidR="00023692" w:rsidRPr="00023692">
        <w:rPr>
          <w:szCs w:val="24"/>
        </w:rPr>
        <w:t xml:space="preserve"> or LTM</w:t>
      </w:r>
      <w:r w:rsidR="00410864" w:rsidRPr="00023692">
        <w:rPr>
          <w:szCs w:val="24"/>
        </w:rPr>
        <w:t xml:space="preserve"> in accordance with the approved </w:t>
      </w:r>
      <w:r w:rsidR="00410864" w:rsidRPr="000475DE">
        <w:rPr>
          <w:szCs w:val="24"/>
        </w:rPr>
        <w:t>DD/</w:t>
      </w:r>
      <w:r w:rsidR="005425F9">
        <w:rPr>
          <w:szCs w:val="24"/>
        </w:rPr>
        <w:t>CAP</w:t>
      </w:r>
      <w:r w:rsidR="00410864" w:rsidRPr="005D4649">
        <w:rPr>
          <w:sz w:val="20"/>
        </w:rPr>
        <w:t xml:space="preserve"> </w:t>
      </w:r>
      <w:r>
        <w:t xml:space="preserve">as </w:t>
      </w:r>
      <w:r w:rsidRPr="00190481">
        <w:t xml:space="preserve">the </w:t>
      </w:r>
      <w:r w:rsidR="00FA7988">
        <w:t>PO</w:t>
      </w:r>
      <w:r w:rsidRPr="00190481">
        <w:t xml:space="preserve"> for selected sites.  </w:t>
      </w:r>
      <w:r w:rsidRPr="007100FC">
        <w:t xml:space="preserve">The </w:t>
      </w:r>
      <w:r>
        <w:t>C</w:t>
      </w:r>
      <w:r w:rsidRPr="007100FC">
        <w:t xml:space="preserve">ontractor shall achieve the following objectives for each </w:t>
      </w:r>
      <w:r>
        <w:t>RA-O and LTM</w:t>
      </w:r>
      <w:r w:rsidRPr="007100FC">
        <w:t xml:space="preserve"> site:</w:t>
      </w:r>
    </w:p>
    <w:p w14:paraId="3BC14818" w14:textId="254D7EE8" w:rsidR="003D47BE" w:rsidRDefault="003D47BE" w:rsidP="003D47BE">
      <w:pPr>
        <w:pStyle w:val="BulletList"/>
        <w:rPr>
          <w:rFonts w:eastAsia="헤드라인A"/>
        </w:rPr>
      </w:pPr>
      <w:r w:rsidRPr="007100FC">
        <w:rPr>
          <w:rFonts w:eastAsia="헤드라인A"/>
        </w:rPr>
        <w:t>Maintain compliance with all DDs</w:t>
      </w:r>
      <w:r>
        <w:rPr>
          <w:rFonts w:eastAsia="헤드라인A"/>
        </w:rPr>
        <w:t xml:space="preserve"> and permits </w:t>
      </w:r>
      <w:r w:rsidRPr="007100FC">
        <w:rPr>
          <w:rFonts w:eastAsia="헤드라인A"/>
        </w:rPr>
        <w:t>(currently in place or to be approved) throughout the PP.</w:t>
      </w:r>
      <w:r w:rsidR="006F48F0">
        <w:rPr>
          <w:rFonts w:eastAsia="헤드라인A"/>
        </w:rPr>
        <w:t xml:space="preserve"> </w:t>
      </w:r>
      <w:r w:rsidR="0071776B">
        <w:rPr>
          <w:rFonts w:eastAsia="헤드라인A"/>
        </w:rPr>
        <w:t xml:space="preserve"> </w:t>
      </w:r>
      <w:r>
        <w:rPr>
          <w:rFonts w:eastAsia="헤드라인A"/>
        </w:rPr>
        <w:t xml:space="preserve">Update or revise </w:t>
      </w:r>
      <w:r w:rsidRPr="0057747F">
        <w:rPr>
          <w:rFonts w:eastAsia="헤드라인A"/>
        </w:rPr>
        <w:t>site-specific work plans, monitoring plans</w:t>
      </w:r>
      <w:r>
        <w:rPr>
          <w:rFonts w:eastAsia="헤드라인A"/>
        </w:rPr>
        <w:t>,</w:t>
      </w:r>
      <w:r w:rsidRPr="0057747F">
        <w:rPr>
          <w:rFonts w:eastAsia="헤드라인A"/>
        </w:rPr>
        <w:t xml:space="preserve"> and/or DDs, as appropriate.</w:t>
      </w:r>
    </w:p>
    <w:p w14:paraId="00F79252" w14:textId="135FDBD0" w:rsidR="003D47BE" w:rsidRPr="0057747F" w:rsidRDefault="003D47BE" w:rsidP="003D47BE">
      <w:pPr>
        <w:pStyle w:val="BulletList"/>
        <w:rPr>
          <w:rFonts w:eastAsia="헤드라인A"/>
        </w:rPr>
      </w:pPr>
      <w:r>
        <w:t xml:space="preserve">For RA-O sites, develop </w:t>
      </w:r>
      <w:r w:rsidRPr="007300B1">
        <w:t>performance model</w:t>
      </w:r>
      <w:r>
        <w:t>s</w:t>
      </w:r>
      <w:r w:rsidRPr="007300B1">
        <w:t xml:space="preserve"> addressing all COCs</w:t>
      </w:r>
      <w:r>
        <w:t xml:space="preserve"> </w:t>
      </w:r>
      <w:r w:rsidRPr="008E548C">
        <w:t xml:space="preserve">and breakdown products.  </w:t>
      </w:r>
      <w:r>
        <w:t xml:space="preserve">Refer to </w:t>
      </w:r>
      <w:r w:rsidR="00010B5D">
        <w:t>S</w:t>
      </w:r>
      <w:r>
        <w:t xml:space="preserve">ection </w:t>
      </w:r>
      <w:r w:rsidR="00010B5D">
        <w:t>8.1.3.1</w:t>
      </w:r>
      <w:r>
        <w:t>, Performance Models.</w:t>
      </w:r>
    </w:p>
    <w:p w14:paraId="03018316" w14:textId="36A2678F" w:rsidR="007B72F2" w:rsidRDefault="006B0C71">
      <w:pPr>
        <w:pStyle w:val="IndentBulletList"/>
        <w:numPr>
          <w:ilvl w:val="0"/>
          <w:numId w:val="16"/>
        </w:numPr>
        <w:spacing w:after="0"/>
        <w:ind w:left="720"/>
      </w:pPr>
      <w:r w:rsidRPr="006B0C71">
        <w:t>Provide a realistic projection to achieve SC or RC after the P</w:t>
      </w:r>
      <w:r w:rsidR="00396276">
        <w:t>o</w:t>
      </w:r>
      <w:r w:rsidRPr="006B0C71">
        <w:t>P (the Contractor shall identify which PO is the optimal endpoint)</w:t>
      </w:r>
      <w:r w:rsidR="00FC6B20">
        <w:t>.</w:t>
      </w:r>
    </w:p>
    <w:p w14:paraId="104C3AF1" w14:textId="370D54A7" w:rsidR="007B72F2" w:rsidRPr="00FE79B9" w:rsidRDefault="00264090" w:rsidP="009F3A2B">
      <w:pPr>
        <w:pStyle w:val="Heading3"/>
      </w:pPr>
      <w:bookmarkStart w:id="33" w:name="_Toc231910812"/>
      <w:bookmarkStart w:id="34" w:name="_Hlk34380859"/>
      <w:r>
        <w:lastRenderedPageBreak/>
        <w:t>1.2.7</w:t>
      </w:r>
      <w:r>
        <w:tab/>
      </w:r>
      <w:r w:rsidR="007B72F2" w:rsidRPr="00FE79B9">
        <w:t>Alternate Objectives</w:t>
      </w:r>
      <w:bookmarkEnd w:id="33"/>
      <w:r w:rsidR="00323381" w:rsidRPr="00FE79B9">
        <w:t xml:space="preserve"> </w:t>
      </w:r>
    </w:p>
    <w:bookmarkEnd w:id="34"/>
    <w:p w14:paraId="4D5315D8" w14:textId="77777777" w:rsidR="005425F9" w:rsidRPr="007B72F2" w:rsidRDefault="005425F9" w:rsidP="005425F9">
      <w:pPr>
        <w:spacing w:after="120"/>
      </w:pPr>
      <w:r w:rsidRPr="005425F9">
        <w:t>NOT APPLICABLE</w:t>
      </w:r>
    </w:p>
    <w:p w14:paraId="671C57D4" w14:textId="04C119E3" w:rsidR="007B72F2" w:rsidRPr="006C1411" w:rsidRDefault="00264090" w:rsidP="002818AA">
      <w:pPr>
        <w:pStyle w:val="Heading4"/>
        <w:numPr>
          <w:ilvl w:val="0"/>
          <w:numId w:val="0"/>
        </w:numPr>
        <w:ind w:left="720" w:hanging="720"/>
        <w:rPr>
          <w:rFonts w:hint="eastAsia"/>
        </w:rPr>
      </w:pPr>
      <w:r>
        <w:t>1.2.7.1</w:t>
      </w:r>
      <w:r>
        <w:tab/>
      </w:r>
      <w:r w:rsidR="007B72F2" w:rsidRPr="006C1411">
        <w:t>Advanced Site Characterization</w:t>
      </w:r>
    </w:p>
    <w:p w14:paraId="1B6A2B51" w14:textId="77777777" w:rsidR="005425F9" w:rsidRPr="007B72F2" w:rsidRDefault="005425F9" w:rsidP="005425F9">
      <w:pPr>
        <w:spacing w:after="120"/>
      </w:pPr>
      <w:r w:rsidRPr="005425F9">
        <w:t>NOT APPLICABLE</w:t>
      </w:r>
    </w:p>
    <w:p w14:paraId="43CB6D70" w14:textId="25DF70ED" w:rsidR="007B72F2" w:rsidRPr="00940EE1" w:rsidRDefault="00264090" w:rsidP="002818AA">
      <w:pPr>
        <w:pStyle w:val="Heading5"/>
        <w:rPr>
          <w:rFonts w:hint="eastAsia"/>
        </w:rPr>
      </w:pPr>
      <w:r>
        <w:t>1.2.7.1.1</w:t>
      </w:r>
      <w:r>
        <w:tab/>
      </w:r>
      <w:r w:rsidR="007B72F2" w:rsidRPr="00940EE1">
        <w:t>Supplemental Site Investigation</w:t>
      </w:r>
    </w:p>
    <w:p w14:paraId="73DCD974" w14:textId="77777777" w:rsidR="005425F9" w:rsidRPr="007B72F2" w:rsidRDefault="005425F9" w:rsidP="005425F9">
      <w:pPr>
        <w:spacing w:after="120"/>
      </w:pPr>
      <w:r w:rsidRPr="005425F9">
        <w:t>NOT APPLICABLE</w:t>
      </w:r>
    </w:p>
    <w:p w14:paraId="2125E707" w14:textId="0ECF99DE" w:rsidR="007B72F2" w:rsidRPr="00940EE1" w:rsidRDefault="00682490" w:rsidP="002818AA">
      <w:pPr>
        <w:pStyle w:val="Heading5"/>
        <w:rPr>
          <w:rFonts w:hint="eastAsia"/>
        </w:rPr>
      </w:pPr>
      <w:r>
        <w:t>1.2.7.1.2</w:t>
      </w:r>
      <w:r>
        <w:tab/>
      </w:r>
      <w:r w:rsidR="007B72F2" w:rsidRPr="00940EE1">
        <w:t>Conceptual Site Model</w:t>
      </w:r>
    </w:p>
    <w:p w14:paraId="35890FF5" w14:textId="77777777" w:rsidR="005425F9" w:rsidRPr="007B72F2" w:rsidRDefault="005425F9" w:rsidP="005425F9">
      <w:pPr>
        <w:spacing w:after="120"/>
      </w:pPr>
      <w:r w:rsidRPr="005425F9">
        <w:t>NOT APPLICABLE</w:t>
      </w:r>
    </w:p>
    <w:p w14:paraId="56A2BBED" w14:textId="7D7D878B" w:rsidR="007B72F2" w:rsidRPr="00940EE1" w:rsidRDefault="00682490" w:rsidP="002818AA">
      <w:pPr>
        <w:pStyle w:val="Heading5"/>
        <w:rPr>
          <w:rFonts w:hint="eastAsia"/>
        </w:rPr>
      </w:pPr>
      <w:r>
        <w:t>1.2.7.1.3</w:t>
      </w:r>
      <w:r>
        <w:tab/>
      </w:r>
      <w:r w:rsidR="007B72F2" w:rsidRPr="00940EE1">
        <w:t>Groundwater Monitoring Program Update</w:t>
      </w:r>
    </w:p>
    <w:p w14:paraId="1710244C" w14:textId="43789DB0" w:rsidR="007B72F2" w:rsidRPr="00E6587B" w:rsidRDefault="007B72F2" w:rsidP="009164E7">
      <w:pPr>
        <w:pStyle w:val="BodyText"/>
      </w:pPr>
      <w:r w:rsidRPr="009164E7">
        <w:t>NOT APPLICABLE</w:t>
      </w:r>
    </w:p>
    <w:p w14:paraId="614D2696" w14:textId="65CD064C" w:rsidR="007B72F2" w:rsidRPr="00940EE1" w:rsidRDefault="00682490" w:rsidP="002818AA">
      <w:pPr>
        <w:pStyle w:val="Heading4"/>
        <w:numPr>
          <w:ilvl w:val="0"/>
          <w:numId w:val="0"/>
        </w:numPr>
        <w:ind w:left="720" w:hanging="720"/>
        <w:rPr>
          <w:rFonts w:hint="eastAsia"/>
        </w:rPr>
      </w:pPr>
      <w:r>
        <w:t>1.2.7.2</w:t>
      </w:r>
      <w:r>
        <w:tab/>
      </w:r>
      <w:r w:rsidR="007B72F2" w:rsidRPr="00940EE1">
        <w:t>Remedy Evaluation and Recommendation</w:t>
      </w:r>
    </w:p>
    <w:p w14:paraId="16D68CFB" w14:textId="77777777" w:rsidR="0004646A" w:rsidRPr="007B72F2" w:rsidRDefault="0004646A" w:rsidP="0004646A">
      <w:pPr>
        <w:spacing w:after="120"/>
      </w:pPr>
      <w:r w:rsidRPr="005425F9">
        <w:t>NOT APPLICABLE</w:t>
      </w:r>
    </w:p>
    <w:p w14:paraId="7EC1CC3B" w14:textId="26DA10A7" w:rsidR="00631101" w:rsidRPr="00940EE1" w:rsidRDefault="00682490" w:rsidP="002818AA">
      <w:pPr>
        <w:pStyle w:val="Heading5"/>
        <w:rPr>
          <w:rFonts w:hint="eastAsia"/>
        </w:rPr>
      </w:pPr>
      <w:r>
        <w:t>1.2.7.2.1</w:t>
      </w:r>
      <w:r>
        <w:tab/>
      </w:r>
      <w:r w:rsidR="00976280" w:rsidRPr="00940EE1">
        <w:t>Cost/Benefit</w:t>
      </w:r>
      <w:r w:rsidR="00631101" w:rsidRPr="00940EE1">
        <w:t xml:space="preserve"> </w:t>
      </w:r>
      <w:bookmarkStart w:id="35" w:name="_Hlk34382238"/>
      <w:r w:rsidR="00631101" w:rsidRPr="00940EE1">
        <w:t>Analys</w:t>
      </w:r>
      <w:r w:rsidR="00AA2543" w:rsidRPr="00940EE1">
        <w:t>i</w:t>
      </w:r>
      <w:r w:rsidR="00631101" w:rsidRPr="00940EE1">
        <w:t>s</w:t>
      </w:r>
      <w:bookmarkEnd w:id="35"/>
    </w:p>
    <w:p w14:paraId="43EE9125" w14:textId="77777777" w:rsidR="00FC0670" w:rsidRDefault="00FC0670" w:rsidP="002818AA">
      <w:pPr>
        <w:pStyle w:val="Heading4"/>
        <w:numPr>
          <w:ilvl w:val="0"/>
          <w:numId w:val="0"/>
        </w:numPr>
        <w:ind w:left="720" w:hanging="720"/>
        <w:rPr>
          <w:rFonts w:ascii="Times New Roman" w:eastAsia="Times New Roman" w:hAnsi="Times New Roman"/>
          <w:b w:val="0"/>
        </w:rPr>
      </w:pPr>
      <w:r w:rsidRPr="00FC0670">
        <w:rPr>
          <w:rFonts w:ascii="Times New Roman" w:eastAsia="Times New Roman" w:hAnsi="Times New Roman"/>
          <w:b w:val="0"/>
        </w:rPr>
        <w:t>NOT APPLICABLE</w:t>
      </w:r>
    </w:p>
    <w:p w14:paraId="0CB7DB86" w14:textId="5F2FB2E3" w:rsidR="007B72F2" w:rsidRPr="004609F3" w:rsidRDefault="00682490" w:rsidP="002818AA">
      <w:pPr>
        <w:pStyle w:val="Heading4"/>
        <w:numPr>
          <w:ilvl w:val="0"/>
          <w:numId w:val="0"/>
        </w:numPr>
        <w:ind w:left="720" w:hanging="720"/>
        <w:rPr>
          <w:rFonts w:hint="eastAsia"/>
        </w:rPr>
      </w:pPr>
      <w:r>
        <w:t>1.2.7.3</w:t>
      </w:r>
      <w:r w:rsidR="008D3E8F">
        <w:tab/>
      </w:r>
      <w:r w:rsidR="007B72F2" w:rsidRPr="004609F3">
        <w:t>Decision Document</w:t>
      </w:r>
      <w:r w:rsidR="007B72F2">
        <w:t xml:space="preserve"> Amendment</w:t>
      </w:r>
    </w:p>
    <w:p w14:paraId="07B7BF60" w14:textId="5C245A2C" w:rsidR="007B72F2" w:rsidRDefault="007B72F2" w:rsidP="002818AA">
      <w:pPr>
        <w:pStyle w:val="IndentBulletList"/>
        <w:numPr>
          <w:ilvl w:val="0"/>
          <w:numId w:val="0"/>
        </w:numPr>
      </w:pPr>
      <w:r w:rsidRPr="009164E7">
        <w:t>NOT APPLICABLE</w:t>
      </w:r>
    </w:p>
    <w:p w14:paraId="70CD0602" w14:textId="200A2776" w:rsidR="00473B73" w:rsidRPr="00940EE1" w:rsidRDefault="00682490" w:rsidP="002818AA">
      <w:pPr>
        <w:pStyle w:val="Heading2"/>
        <w:spacing w:before="0"/>
        <w:rPr>
          <w:rFonts w:hint="eastAsia"/>
        </w:rPr>
      </w:pPr>
      <w:bookmarkStart w:id="36" w:name="_Toc231910813"/>
      <w:r>
        <w:t>1.3</w:t>
      </w:r>
      <w:r>
        <w:tab/>
      </w:r>
      <w:r w:rsidR="00091627">
        <w:t>Performance Requirements</w:t>
      </w:r>
      <w:bookmarkEnd w:id="36"/>
      <w:r w:rsidR="00091627">
        <w:t xml:space="preserve"> </w:t>
      </w:r>
    </w:p>
    <w:p w14:paraId="566AAB82" w14:textId="1E1F54E9" w:rsidR="00091627" w:rsidRDefault="00682490" w:rsidP="009F3A2B">
      <w:pPr>
        <w:pStyle w:val="Heading3"/>
      </w:pPr>
      <w:bookmarkStart w:id="37" w:name="_Toc231910814"/>
      <w:r>
        <w:t>1.3.1</w:t>
      </w:r>
      <w:r>
        <w:tab/>
      </w:r>
      <w:r w:rsidR="00091627" w:rsidRPr="00091627">
        <w:t>Table 1: Performance Table</w:t>
      </w:r>
      <w:bookmarkEnd w:id="37"/>
    </w:p>
    <w:p w14:paraId="79573D29" w14:textId="06207C6B" w:rsidR="00A4324F" w:rsidRDefault="00A4324F" w:rsidP="002818AA">
      <w:pPr>
        <w:spacing w:after="120"/>
        <w:rPr>
          <w:rFonts w:eastAsia="헤드라인A"/>
        </w:rPr>
      </w:pPr>
      <w:r>
        <w:rPr>
          <w:rFonts w:eastAsia="헤드라인A"/>
        </w:rPr>
        <w:t>Table 1 presents the POs, PPs</w:t>
      </w:r>
      <w:r w:rsidR="005F1B14">
        <w:rPr>
          <w:rFonts w:eastAsia="헤드라인A"/>
        </w:rPr>
        <w:t>,</w:t>
      </w:r>
      <w:r>
        <w:rPr>
          <w:rFonts w:eastAsia="헤드라인A"/>
        </w:rPr>
        <w:t xml:space="preserve"> and </w:t>
      </w:r>
      <w:r w:rsidR="007B1266">
        <w:rPr>
          <w:rFonts w:eastAsia="헤드라인A"/>
        </w:rPr>
        <w:t>p</w:t>
      </w:r>
      <w:r>
        <w:rPr>
          <w:rFonts w:eastAsia="헤드라인A"/>
        </w:rPr>
        <w:t xml:space="preserve">erformance </w:t>
      </w:r>
      <w:r w:rsidR="007B1266">
        <w:rPr>
          <w:rFonts w:eastAsia="헤드라인A"/>
        </w:rPr>
        <w:t>s</w:t>
      </w:r>
      <w:r>
        <w:rPr>
          <w:rFonts w:eastAsia="헤드라인A"/>
        </w:rPr>
        <w:t xml:space="preserve">tandards </w:t>
      </w:r>
      <w:r w:rsidR="005F1B14">
        <w:rPr>
          <w:rFonts w:eastAsia="헤드라인A"/>
        </w:rPr>
        <w:t xml:space="preserve">associated with all </w:t>
      </w:r>
      <w:r w:rsidR="007B1266">
        <w:rPr>
          <w:rFonts w:eastAsia="헤드라인A"/>
        </w:rPr>
        <w:t>i</w:t>
      </w:r>
      <w:r w:rsidR="00286401">
        <w:rPr>
          <w:rFonts w:eastAsia="헤드라인A"/>
        </w:rPr>
        <w:t>nstallation</w:t>
      </w:r>
      <w:r w:rsidR="009215E4">
        <w:rPr>
          <w:rFonts w:eastAsia="헤드라인A"/>
        </w:rPr>
        <w:t>s/sites under this ORC</w:t>
      </w:r>
      <w:r w:rsidR="005F1B14">
        <w:rPr>
          <w:rFonts w:eastAsia="헤드라인A"/>
        </w:rPr>
        <w:t xml:space="preserve">.  </w:t>
      </w:r>
      <w:r w:rsidRPr="00567325">
        <w:rPr>
          <w:rFonts w:eastAsia="헤드라인A"/>
        </w:rPr>
        <w:t xml:space="preserve">The </w:t>
      </w:r>
      <w:r>
        <w:rPr>
          <w:rFonts w:eastAsia="헤드라인A"/>
        </w:rPr>
        <w:t>PP</w:t>
      </w:r>
      <w:r w:rsidRPr="00567325">
        <w:rPr>
          <w:rFonts w:eastAsia="헤드라인A"/>
        </w:rPr>
        <w:t xml:space="preserve"> </w:t>
      </w:r>
      <w:r>
        <w:rPr>
          <w:rFonts w:eastAsia="헤드라인A"/>
        </w:rPr>
        <w:t xml:space="preserve">specified in Table 1 </w:t>
      </w:r>
      <w:r w:rsidRPr="00567325">
        <w:rPr>
          <w:rFonts w:eastAsia="헤드라인A"/>
        </w:rPr>
        <w:t xml:space="preserve">starts </w:t>
      </w:r>
      <w:proofErr w:type="gramStart"/>
      <w:r w:rsidRPr="00567325">
        <w:rPr>
          <w:rFonts w:eastAsia="헤드라인A"/>
        </w:rPr>
        <w:t>from</w:t>
      </w:r>
      <w:proofErr w:type="gramEnd"/>
      <w:r w:rsidRPr="00567325">
        <w:rPr>
          <w:rFonts w:eastAsia="헤드라인A"/>
        </w:rPr>
        <w:t xml:space="preserve"> the Obligation Date of the first </w:t>
      </w:r>
      <w:r>
        <w:t>Sub-</w:t>
      </w:r>
      <w:r w:rsidRPr="00567325">
        <w:rPr>
          <w:rFonts w:eastAsia="헤드라인A"/>
        </w:rPr>
        <w:t>CLIN for the site unless otherwise specified.</w:t>
      </w:r>
      <w:r>
        <w:rPr>
          <w:rFonts w:eastAsia="헤드라인A"/>
        </w:rPr>
        <w:t xml:space="preserve">  </w:t>
      </w:r>
      <w:r w:rsidRPr="00567325">
        <w:rPr>
          <w:rFonts w:eastAsia="헤드라인A"/>
        </w:rPr>
        <w:t xml:space="preserve">All approvals (both Government and </w:t>
      </w:r>
      <w:proofErr w:type="gramStart"/>
      <w:r w:rsidRPr="00567325">
        <w:rPr>
          <w:rFonts w:eastAsia="헤드라인A"/>
        </w:rPr>
        <w:t>regulator</w:t>
      </w:r>
      <w:proofErr w:type="gramEnd"/>
      <w:r w:rsidRPr="00567325">
        <w:rPr>
          <w:rFonts w:eastAsia="헤드라인A"/>
        </w:rPr>
        <w:t xml:space="preserve">) </w:t>
      </w:r>
      <w:r w:rsidR="0060546A">
        <w:rPr>
          <w:rFonts w:eastAsia="헤드라인A"/>
        </w:rPr>
        <w:t xml:space="preserve">as required by </w:t>
      </w:r>
      <w:r w:rsidRPr="00567325">
        <w:rPr>
          <w:rFonts w:eastAsia="헤드라인A"/>
        </w:rPr>
        <w:t xml:space="preserve">the </w:t>
      </w:r>
      <w:r w:rsidR="0060546A">
        <w:rPr>
          <w:rFonts w:eastAsia="헤드라인A"/>
        </w:rPr>
        <w:t>p</w:t>
      </w:r>
      <w:r w:rsidRPr="00567325">
        <w:rPr>
          <w:rFonts w:eastAsia="헤드라인A"/>
        </w:rPr>
        <w:t xml:space="preserve">erformance </w:t>
      </w:r>
      <w:r w:rsidR="0060546A">
        <w:rPr>
          <w:rFonts w:eastAsia="헤드라인A"/>
        </w:rPr>
        <w:t>s</w:t>
      </w:r>
      <w:r w:rsidRPr="00567325">
        <w:rPr>
          <w:rFonts w:eastAsia="헤드라인A"/>
        </w:rPr>
        <w:t>tandard</w:t>
      </w:r>
      <w:r w:rsidR="0060546A">
        <w:rPr>
          <w:rFonts w:eastAsia="헤드라인A"/>
        </w:rPr>
        <w:t xml:space="preserve">, must be provided </w:t>
      </w:r>
      <w:r w:rsidRPr="00567325">
        <w:rPr>
          <w:rFonts w:eastAsia="헤드라인A"/>
        </w:rPr>
        <w:t>in writing.</w:t>
      </w:r>
      <w:r w:rsidR="00C52A78">
        <w:rPr>
          <w:rFonts w:eastAsia="헤드라인A"/>
        </w:rPr>
        <w:t xml:space="preserve">  Additional scope discussion and limits can be found in Section 1.3.</w:t>
      </w:r>
      <w:r w:rsidR="006B729A">
        <w:rPr>
          <w:rFonts w:eastAsia="헤드라인A"/>
        </w:rPr>
        <w:t>2</w:t>
      </w:r>
      <w:r w:rsidR="00C52A78">
        <w:rPr>
          <w:rFonts w:eastAsia="헤드라인A"/>
        </w:rPr>
        <w:t>.</w:t>
      </w:r>
    </w:p>
    <w:p w14:paraId="691E58A1" w14:textId="73E897CA" w:rsidR="00091627" w:rsidRPr="00323D05" w:rsidRDefault="00E77527" w:rsidP="002818AA">
      <w:pPr>
        <w:pStyle w:val="BodyText"/>
        <w:spacing w:before="240" w:after="0"/>
        <w:rPr>
          <w:b/>
          <w:bCs/>
        </w:rPr>
      </w:pPr>
      <w:r w:rsidRPr="00323D05">
        <w:rPr>
          <w:b/>
          <w:bCs/>
        </w:rPr>
        <w:t>Table 1: Performance Table</w:t>
      </w:r>
    </w:p>
    <w:tbl>
      <w:tblPr>
        <w:tblStyle w:val="TableGrid"/>
        <w:tblW w:w="9720" w:type="dxa"/>
        <w:tblInd w:w="18" w:type="dxa"/>
        <w:tblLayout w:type="fixed"/>
        <w:tblLook w:val="04A0" w:firstRow="1" w:lastRow="0" w:firstColumn="1" w:lastColumn="0" w:noHBand="0" w:noVBand="1"/>
      </w:tblPr>
      <w:tblGrid>
        <w:gridCol w:w="1170"/>
        <w:gridCol w:w="3870"/>
        <w:gridCol w:w="2160"/>
        <w:gridCol w:w="2520"/>
      </w:tblGrid>
      <w:tr w:rsidR="003A5B2F" w:rsidRPr="000006FC" w14:paraId="2D6EA25A" w14:textId="77777777" w:rsidTr="67A07817">
        <w:trPr>
          <w:cantSplit/>
          <w:tblHeader/>
        </w:trPr>
        <w:tc>
          <w:tcPr>
            <w:tcW w:w="1170" w:type="dxa"/>
            <w:shd w:val="clear" w:color="auto" w:fill="BFBFBF" w:themeFill="background1" w:themeFillShade="BF"/>
          </w:tcPr>
          <w:p w14:paraId="22E51FEA" w14:textId="77777777" w:rsidR="003A5B2F" w:rsidRPr="000006FC" w:rsidRDefault="003A5B2F" w:rsidP="00154B75">
            <w:pPr>
              <w:jc w:val="center"/>
              <w:rPr>
                <w:b/>
                <w:sz w:val="20"/>
                <w:szCs w:val="20"/>
              </w:rPr>
            </w:pPr>
            <w:bookmarkStart w:id="38" w:name="_Hlk232490271"/>
            <w:r>
              <w:rPr>
                <w:b/>
                <w:sz w:val="20"/>
                <w:szCs w:val="20"/>
              </w:rPr>
              <w:t>Site</w:t>
            </w:r>
          </w:p>
        </w:tc>
        <w:tc>
          <w:tcPr>
            <w:tcW w:w="3870" w:type="dxa"/>
            <w:shd w:val="clear" w:color="auto" w:fill="BFBFBF" w:themeFill="background1" w:themeFillShade="BF"/>
          </w:tcPr>
          <w:p w14:paraId="4B062B73" w14:textId="77777777" w:rsidR="003A5B2F" w:rsidRPr="000006FC" w:rsidRDefault="003A5B2F" w:rsidP="00154B75">
            <w:pPr>
              <w:jc w:val="center"/>
              <w:rPr>
                <w:b/>
                <w:sz w:val="20"/>
                <w:szCs w:val="20"/>
              </w:rPr>
            </w:pPr>
            <w:r w:rsidRPr="000006FC">
              <w:rPr>
                <w:b/>
                <w:sz w:val="20"/>
                <w:szCs w:val="20"/>
              </w:rPr>
              <w:t>Performance Objective</w:t>
            </w:r>
          </w:p>
        </w:tc>
        <w:tc>
          <w:tcPr>
            <w:tcW w:w="2160" w:type="dxa"/>
            <w:shd w:val="clear" w:color="auto" w:fill="BFBFBF" w:themeFill="background1" w:themeFillShade="BF"/>
          </w:tcPr>
          <w:p w14:paraId="46BDB3A4" w14:textId="617AB5AF" w:rsidR="003A5B2F" w:rsidRPr="000006FC" w:rsidRDefault="003A5B2F" w:rsidP="00995EF5">
            <w:pPr>
              <w:jc w:val="center"/>
              <w:rPr>
                <w:b/>
                <w:sz w:val="20"/>
                <w:szCs w:val="20"/>
              </w:rPr>
            </w:pPr>
            <w:r w:rsidRPr="000006FC">
              <w:rPr>
                <w:b/>
                <w:sz w:val="20"/>
                <w:szCs w:val="20"/>
              </w:rPr>
              <w:t>Performance Period</w:t>
            </w:r>
            <w:r w:rsidR="00706D29">
              <w:rPr>
                <w:b/>
                <w:sz w:val="20"/>
                <w:szCs w:val="20"/>
              </w:rPr>
              <w:t>*</w:t>
            </w:r>
          </w:p>
        </w:tc>
        <w:tc>
          <w:tcPr>
            <w:tcW w:w="2520" w:type="dxa"/>
            <w:shd w:val="clear" w:color="auto" w:fill="BFBFBF" w:themeFill="background1" w:themeFillShade="BF"/>
          </w:tcPr>
          <w:p w14:paraId="76A184C0" w14:textId="02921901" w:rsidR="003A5B2F" w:rsidRPr="000006FC" w:rsidRDefault="003A5B2F" w:rsidP="00995EF5">
            <w:pPr>
              <w:jc w:val="center"/>
              <w:rPr>
                <w:b/>
                <w:sz w:val="20"/>
                <w:szCs w:val="20"/>
              </w:rPr>
            </w:pPr>
            <w:r w:rsidRPr="000006FC">
              <w:rPr>
                <w:b/>
                <w:sz w:val="20"/>
                <w:szCs w:val="20"/>
              </w:rPr>
              <w:t xml:space="preserve">Performance </w:t>
            </w:r>
            <w:r>
              <w:rPr>
                <w:b/>
                <w:sz w:val="20"/>
                <w:szCs w:val="20"/>
              </w:rPr>
              <w:t>Standard</w:t>
            </w:r>
          </w:p>
        </w:tc>
      </w:tr>
      <w:tr w:rsidR="003A5B2F" w:rsidRPr="000006FC" w14:paraId="57E4B692" w14:textId="77777777" w:rsidTr="67A07817">
        <w:trPr>
          <w:cantSplit/>
          <w:trHeight w:val="3102"/>
        </w:trPr>
        <w:tc>
          <w:tcPr>
            <w:tcW w:w="1170" w:type="dxa"/>
          </w:tcPr>
          <w:p w14:paraId="0857200E" w14:textId="02DD0038" w:rsidR="003A5B2F" w:rsidRPr="00513FA9" w:rsidRDefault="001B6830" w:rsidP="00154B75">
            <w:pPr>
              <w:rPr>
                <w:sz w:val="20"/>
                <w:szCs w:val="20"/>
              </w:rPr>
            </w:pPr>
            <w:r>
              <w:rPr>
                <w:sz w:val="20"/>
                <w:szCs w:val="20"/>
              </w:rPr>
              <w:t>N/A</w:t>
            </w:r>
          </w:p>
        </w:tc>
        <w:tc>
          <w:tcPr>
            <w:tcW w:w="3870" w:type="dxa"/>
          </w:tcPr>
          <w:p w14:paraId="117565E5" w14:textId="77777777" w:rsidR="003A5B2F" w:rsidRPr="00164F98" w:rsidRDefault="003A5B2F" w:rsidP="00154B75">
            <w:pPr>
              <w:rPr>
                <w:sz w:val="20"/>
                <w:szCs w:val="20"/>
              </w:rPr>
            </w:pPr>
            <w:r w:rsidRPr="00164F98">
              <w:rPr>
                <w:sz w:val="20"/>
                <w:szCs w:val="20"/>
              </w:rPr>
              <w:t>Project Management Plan (PMP):</w:t>
            </w:r>
          </w:p>
          <w:p w14:paraId="5FD2CD7E" w14:textId="39D5E83F" w:rsidR="003A5B2F" w:rsidRPr="00164F98" w:rsidRDefault="003A5B2F" w:rsidP="008610BD">
            <w:pPr>
              <w:pStyle w:val="ListParagraph"/>
              <w:numPr>
                <w:ilvl w:val="0"/>
                <w:numId w:val="8"/>
              </w:numPr>
              <w:rPr>
                <w:sz w:val="20"/>
                <w:szCs w:val="20"/>
              </w:rPr>
            </w:pPr>
            <w:r>
              <w:rPr>
                <w:sz w:val="20"/>
                <w:szCs w:val="20"/>
              </w:rPr>
              <w:t xml:space="preserve">Draft PMP </w:t>
            </w:r>
          </w:p>
          <w:p w14:paraId="352249AB" w14:textId="5E3B8B29" w:rsidR="003A5B2F" w:rsidRPr="00164F98" w:rsidRDefault="003A5B2F" w:rsidP="008610BD">
            <w:pPr>
              <w:pStyle w:val="ListParagraph"/>
              <w:numPr>
                <w:ilvl w:val="0"/>
                <w:numId w:val="8"/>
              </w:numPr>
              <w:rPr>
                <w:sz w:val="20"/>
                <w:szCs w:val="20"/>
              </w:rPr>
            </w:pPr>
            <w:r w:rsidRPr="00164F98">
              <w:rPr>
                <w:sz w:val="20"/>
                <w:szCs w:val="20"/>
              </w:rPr>
              <w:t>Final PMP</w:t>
            </w:r>
          </w:p>
          <w:p w14:paraId="7F70F85D" w14:textId="78246992" w:rsidR="003A5B2F" w:rsidRPr="00164F98" w:rsidRDefault="004B3C50" w:rsidP="00F410F5">
            <w:pPr>
              <w:pStyle w:val="ListParagraph"/>
              <w:numPr>
                <w:ilvl w:val="0"/>
                <w:numId w:val="8"/>
              </w:numPr>
              <w:rPr>
                <w:sz w:val="20"/>
                <w:szCs w:val="20"/>
              </w:rPr>
            </w:pPr>
            <w:r>
              <w:rPr>
                <w:sz w:val="20"/>
                <w:szCs w:val="20"/>
              </w:rPr>
              <w:t>U</w:t>
            </w:r>
            <w:r w:rsidR="003A5B2F" w:rsidRPr="00164F98">
              <w:rPr>
                <w:sz w:val="20"/>
                <w:szCs w:val="20"/>
              </w:rPr>
              <w:t>pdates</w:t>
            </w:r>
            <w:r>
              <w:rPr>
                <w:sz w:val="20"/>
                <w:szCs w:val="20"/>
              </w:rPr>
              <w:t xml:space="preserve"> as necessary</w:t>
            </w:r>
            <w:r w:rsidR="00F6119D">
              <w:rPr>
                <w:sz w:val="20"/>
                <w:szCs w:val="20"/>
              </w:rPr>
              <w:t xml:space="preserve"> </w:t>
            </w:r>
          </w:p>
        </w:tc>
        <w:tc>
          <w:tcPr>
            <w:tcW w:w="2160" w:type="dxa"/>
          </w:tcPr>
          <w:p w14:paraId="2BF5006C" w14:textId="2751D60F" w:rsidR="003A5B2F" w:rsidRPr="00513FA9" w:rsidRDefault="003A5B2F" w:rsidP="00247488">
            <w:pPr>
              <w:rPr>
                <w:sz w:val="20"/>
                <w:szCs w:val="20"/>
              </w:rPr>
            </w:pPr>
            <w:r w:rsidRPr="00164F98">
              <w:rPr>
                <w:sz w:val="20"/>
                <w:szCs w:val="20"/>
              </w:rPr>
              <w:t xml:space="preserve">Draft PMP </w:t>
            </w:r>
            <w:r>
              <w:rPr>
                <w:sz w:val="20"/>
                <w:szCs w:val="20"/>
              </w:rPr>
              <w:t xml:space="preserve">within </w:t>
            </w:r>
            <w:r w:rsidR="00BE56F0">
              <w:rPr>
                <w:sz w:val="20"/>
                <w:szCs w:val="20"/>
              </w:rPr>
              <w:t xml:space="preserve">60 </w:t>
            </w:r>
            <w:r>
              <w:rPr>
                <w:sz w:val="20"/>
                <w:szCs w:val="20"/>
              </w:rPr>
              <w:t xml:space="preserve">calendar days from contract award, </w:t>
            </w:r>
            <w:r w:rsidRPr="00164F98">
              <w:rPr>
                <w:sz w:val="20"/>
                <w:szCs w:val="20"/>
              </w:rPr>
              <w:t>Final PMP with</w:t>
            </w:r>
            <w:r>
              <w:rPr>
                <w:sz w:val="20"/>
                <w:szCs w:val="20"/>
              </w:rPr>
              <w:t xml:space="preserve">in </w:t>
            </w:r>
            <w:r w:rsidR="00BE56F0">
              <w:rPr>
                <w:sz w:val="20"/>
                <w:szCs w:val="20"/>
              </w:rPr>
              <w:t>14</w:t>
            </w:r>
            <w:r w:rsidR="00BE56F0" w:rsidRPr="00164F98">
              <w:rPr>
                <w:sz w:val="20"/>
                <w:szCs w:val="20"/>
              </w:rPr>
              <w:t xml:space="preserve"> </w:t>
            </w:r>
            <w:r w:rsidRPr="00164F98">
              <w:rPr>
                <w:sz w:val="20"/>
                <w:szCs w:val="20"/>
              </w:rPr>
              <w:t xml:space="preserve">calendar </w:t>
            </w:r>
            <w:r w:rsidRPr="00AA372E">
              <w:rPr>
                <w:sz w:val="20"/>
                <w:szCs w:val="20"/>
              </w:rPr>
              <w:t xml:space="preserve">days of receipt of </w:t>
            </w:r>
            <w:r w:rsidR="00AA372E" w:rsidRPr="00AA372E">
              <w:rPr>
                <w:sz w:val="20"/>
                <w:szCs w:val="20"/>
              </w:rPr>
              <w:t xml:space="preserve">AF </w:t>
            </w:r>
            <w:r w:rsidR="00AA372E" w:rsidRPr="009B2386">
              <w:rPr>
                <w:sz w:val="20"/>
                <w:szCs w:val="20"/>
              </w:rPr>
              <w:t xml:space="preserve">and </w:t>
            </w:r>
            <w:r w:rsidR="007272AB" w:rsidRPr="009B2386">
              <w:rPr>
                <w:sz w:val="20"/>
                <w:szCs w:val="20"/>
              </w:rPr>
              <w:t>USACE</w:t>
            </w:r>
            <w:r w:rsidR="00AA372E" w:rsidRPr="00AA372E">
              <w:rPr>
                <w:sz w:val="20"/>
                <w:szCs w:val="20"/>
              </w:rPr>
              <w:t xml:space="preserve"> </w:t>
            </w:r>
            <w:r>
              <w:rPr>
                <w:sz w:val="20"/>
                <w:szCs w:val="20"/>
              </w:rPr>
              <w:t xml:space="preserve">comments on the draft and update </w:t>
            </w:r>
            <w:r w:rsidR="00BB0577">
              <w:rPr>
                <w:sz w:val="20"/>
                <w:szCs w:val="20"/>
              </w:rPr>
              <w:t>as necessary</w:t>
            </w:r>
            <w:r>
              <w:rPr>
                <w:sz w:val="20"/>
                <w:szCs w:val="20"/>
              </w:rPr>
              <w:t xml:space="preserve"> throughout the P</w:t>
            </w:r>
            <w:r w:rsidR="00C91563">
              <w:rPr>
                <w:sz w:val="20"/>
                <w:szCs w:val="20"/>
              </w:rPr>
              <w:t>o</w:t>
            </w:r>
            <w:r>
              <w:rPr>
                <w:sz w:val="20"/>
                <w:szCs w:val="20"/>
              </w:rPr>
              <w:t>P</w:t>
            </w:r>
            <w:r w:rsidR="00FE7A07">
              <w:rPr>
                <w:sz w:val="20"/>
                <w:szCs w:val="20"/>
              </w:rPr>
              <w:t>.</w:t>
            </w:r>
            <w:r w:rsidR="00FE7A07" w:rsidRPr="00F6119D">
              <w:rPr>
                <w:sz w:val="20"/>
                <w:szCs w:val="20"/>
              </w:rPr>
              <w:t xml:space="preserve"> The AF </w:t>
            </w:r>
            <w:r w:rsidR="00FE7A07" w:rsidRPr="009B2386">
              <w:rPr>
                <w:sz w:val="20"/>
                <w:szCs w:val="20"/>
              </w:rPr>
              <w:t xml:space="preserve">and </w:t>
            </w:r>
            <w:r w:rsidR="007272AB" w:rsidRPr="009B2386">
              <w:rPr>
                <w:sz w:val="20"/>
                <w:szCs w:val="20"/>
              </w:rPr>
              <w:t>USACE</w:t>
            </w:r>
            <w:r w:rsidR="00FE7A07" w:rsidRPr="00F6119D">
              <w:rPr>
                <w:sz w:val="20"/>
                <w:szCs w:val="20"/>
              </w:rPr>
              <w:t xml:space="preserve"> will determine when </w:t>
            </w:r>
            <w:r w:rsidR="00FE7A07">
              <w:rPr>
                <w:sz w:val="20"/>
                <w:szCs w:val="20"/>
              </w:rPr>
              <w:t xml:space="preserve">whole document </w:t>
            </w:r>
            <w:r w:rsidR="00FE7A07" w:rsidRPr="00F6119D">
              <w:rPr>
                <w:sz w:val="20"/>
                <w:szCs w:val="20"/>
              </w:rPr>
              <w:t>PMP updates are warranted</w:t>
            </w:r>
            <w:r w:rsidR="00364064">
              <w:rPr>
                <w:sz w:val="20"/>
                <w:szCs w:val="20"/>
              </w:rPr>
              <w:t>.</w:t>
            </w:r>
          </w:p>
        </w:tc>
        <w:tc>
          <w:tcPr>
            <w:tcW w:w="2520" w:type="dxa"/>
          </w:tcPr>
          <w:p w14:paraId="212C3AFF" w14:textId="39ED11D5" w:rsidR="003A5B2F" w:rsidRDefault="00265169" w:rsidP="00154B75">
            <w:pPr>
              <w:rPr>
                <w:sz w:val="20"/>
                <w:szCs w:val="20"/>
              </w:rPr>
            </w:pPr>
            <w:r>
              <w:rPr>
                <w:sz w:val="20"/>
                <w:szCs w:val="20"/>
              </w:rPr>
              <w:t xml:space="preserve">AF </w:t>
            </w:r>
            <w:r w:rsidRPr="009B2386">
              <w:rPr>
                <w:sz w:val="20"/>
                <w:szCs w:val="20"/>
              </w:rPr>
              <w:t xml:space="preserve">and </w:t>
            </w:r>
            <w:r w:rsidR="007272AB" w:rsidRPr="009B2386">
              <w:rPr>
                <w:sz w:val="20"/>
                <w:szCs w:val="20"/>
              </w:rPr>
              <w:t>USACE</w:t>
            </w:r>
            <w:r w:rsidR="003A5B2F">
              <w:rPr>
                <w:sz w:val="20"/>
                <w:szCs w:val="20"/>
              </w:rPr>
              <w:t xml:space="preserve"> </w:t>
            </w:r>
            <w:r w:rsidR="00623853" w:rsidRPr="000006FC">
              <w:rPr>
                <w:sz w:val="20"/>
                <w:szCs w:val="20"/>
              </w:rPr>
              <w:t>approval</w:t>
            </w:r>
            <w:r w:rsidR="00623853">
              <w:rPr>
                <w:sz w:val="20"/>
                <w:szCs w:val="20"/>
              </w:rPr>
              <w:t xml:space="preserve"> </w:t>
            </w:r>
            <w:r w:rsidR="003A5B2F">
              <w:rPr>
                <w:sz w:val="20"/>
                <w:szCs w:val="20"/>
              </w:rPr>
              <w:t>of PMP</w:t>
            </w:r>
            <w:r w:rsidR="00287708">
              <w:rPr>
                <w:sz w:val="20"/>
                <w:szCs w:val="20"/>
              </w:rPr>
              <w:t>.</w:t>
            </w:r>
          </w:p>
          <w:p w14:paraId="38E00721" w14:textId="77777777" w:rsidR="003A5B2F" w:rsidRDefault="003A5B2F" w:rsidP="00154B75">
            <w:pPr>
              <w:rPr>
                <w:sz w:val="20"/>
                <w:szCs w:val="20"/>
              </w:rPr>
            </w:pPr>
          </w:p>
          <w:p w14:paraId="057E4333" w14:textId="7606A0DB" w:rsidR="003A5B2F" w:rsidRPr="00513FA9" w:rsidRDefault="003A5B2F" w:rsidP="00D24B80">
            <w:pPr>
              <w:rPr>
                <w:sz w:val="20"/>
                <w:szCs w:val="20"/>
              </w:rPr>
            </w:pPr>
            <w:r>
              <w:rPr>
                <w:sz w:val="20"/>
                <w:szCs w:val="20"/>
              </w:rPr>
              <w:t xml:space="preserve">The PMP should </w:t>
            </w:r>
            <w:r w:rsidR="008E4037">
              <w:rPr>
                <w:sz w:val="20"/>
                <w:szCs w:val="20"/>
              </w:rPr>
              <w:t xml:space="preserve">be </w:t>
            </w:r>
            <w:r w:rsidRPr="00164F98">
              <w:rPr>
                <w:sz w:val="20"/>
                <w:szCs w:val="20"/>
              </w:rPr>
              <w:t>maintain</w:t>
            </w:r>
            <w:r>
              <w:rPr>
                <w:sz w:val="20"/>
                <w:szCs w:val="20"/>
              </w:rPr>
              <w:t>ed with</w:t>
            </w:r>
            <w:r w:rsidRPr="00164F98">
              <w:rPr>
                <w:sz w:val="20"/>
                <w:szCs w:val="20"/>
              </w:rPr>
              <w:t xml:space="preserve"> accuracy and</w:t>
            </w:r>
            <w:r>
              <w:rPr>
                <w:sz w:val="20"/>
                <w:szCs w:val="20"/>
              </w:rPr>
              <w:t xml:space="preserve"> </w:t>
            </w:r>
            <w:r w:rsidRPr="00164F98">
              <w:rPr>
                <w:sz w:val="20"/>
                <w:szCs w:val="20"/>
              </w:rPr>
              <w:t>completeness</w:t>
            </w:r>
            <w:r>
              <w:rPr>
                <w:sz w:val="20"/>
                <w:szCs w:val="20"/>
              </w:rPr>
              <w:t xml:space="preserve"> based on the current technical approach for each site, management structure, etc. </w:t>
            </w:r>
          </w:p>
        </w:tc>
      </w:tr>
      <w:tr w:rsidR="00BC3BD0" w:rsidRPr="000006FC" w14:paraId="71E19B24" w14:textId="77777777" w:rsidTr="67A07817">
        <w:trPr>
          <w:cantSplit/>
          <w:trHeight w:val="800"/>
        </w:trPr>
        <w:tc>
          <w:tcPr>
            <w:tcW w:w="1170" w:type="dxa"/>
          </w:tcPr>
          <w:p w14:paraId="34B0F708" w14:textId="4909D813" w:rsidR="00BC3BD0" w:rsidRPr="00AA372E" w:rsidRDefault="001B6830" w:rsidP="00BC3BD0">
            <w:pPr>
              <w:rPr>
                <w:sz w:val="20"/>
                <w:szCs w:val="20"/>
              </w:rPr>
            </w:pPr>
            <w:r>
              <w:rPr>
                <w:sz w:val="20"/>
                <w:szCs w:val="20"/>
              </w:rPr>
              <w:lastRenderedPageBreak/>
              <w:t>N/A</w:t>
            </w:r>
          </w:p>
        </w:tc>
        <w:tc>
          <w:tcPr>
            <w:tcW w:w="3870" w:type="dxa"/>
          </w:tcPr>
          <w:p w14:paraId="0401C80D" w14:textId="761C2017" w:rsidR="00A8040C" w:rsidRPr="00AA372E" w:rsidRDefault="00BC3BD0" w:rsidP="00BC3BD0">
            <w:pPr>
              <w:rPr>
                <w:sz w:val="20"/>
                <w:szCs w:val="20"/>
              </w:rPr>
            </w:pPr>
            <w:r w:rsidRPr="00AA372E">
              <w:rPr>
                <w:sz w:val="20"/>
                <w:szCs w:val="20"/>
              </w:rPr>
              <w:t>Integrated Master Schedule (IMS)/Milestone Payment Schedule (MPS)</w:t>
            </w:r>
          </w:p>
          <w:p w14:paraId="22E16706" w14:textId="33210BBD" w:rsidR="00BC3BD0" w:rsidRPr="00AA372E" w:rsidRDefault="00BC3BD0" w:rsidP="00A8040C">
            <w:pPr>
              <w:tabs>
                <w:tab w:val="left" w:pos="966"/>
              </w:tabs>
              <w:rPr>
                <w:sz w:val="20"/>
                <w:szCs w:val="20"/>
              </w:rPr>
            </w:pPr>
          </w:p>
        </w:tc>
        <w:tc>
          <w:tcPr>
            <w:tcW w:w="2160" w:type="dxa"/>
          </w:tcPr>
          <w:p w14:paraId="53643B8A" w14:textId="59F420B3" w:rsidR="00BC3BD0" w:rsidRPr="00AA372E" w:rsidRDefault="00BC3BD0" w:rsidP="00BC3BD0">
            <w:pPr>
              <w:rPr>
                <w:sz w:val="20"/>
                <w:szCs w:val="20"/>
              </w:rPr>
            </w:pPr>
            <w:r w:rsidRPr="00AA372E">
              <w:rPr>
                <w:sz w:val="20"/>
                <w:szCs w:val="20"/>
              </w:rPr>
              <w:t xml:space="preserve">Draft IMS/MPS within 60 calendar days from contract award, Final IMS/MPS within 14 calendar days of receipt of </w:t>
            </w:r>
            <w:r w:rsidR="00AA372E" w:rsidRPr="00AA372E">
              <w:rPr>
                <w:sz w:val="20"/>
                <w:szCs w:val="20"/>
              </w:rPr>
              <w:t xml:space="preserve">AF </w:t>
            </w:r>
            <w:r w:rsidR="00AA372E" w:rsidRPr="004C3D68">
              <w:rPr>
                <w:sz w:val="20"/>
                <w:szCs w:val="20"/>
              </w:rPr>
              <w:t xml:space="preserve">and </w:t>
            </w:r>
            <w:r w:rsidR="007272AB" w:rsidRPr="004C3D68">
              <w:rPr>
                <w:sz w:val="20"/>
                <w:szCs w:val="20"/>
              </w:rPr>
              <w:t>USACE</w:t>
            </w:r>
            <w:r w:rsidR="00AA372E" w:rsidRPr="00AA372E">
              <w:rPr>
                <w:sz w:val="20"/>
                <w:szCs w:val="20"/>
              </w:rPr>
              <w:t xml:space="preserve"> </w:t>
            </w:r>
            <w:r w:rsidRPr="00AA372E">
              <w:rPr>
                <w:sz w:val="20"/>
                <w:szCs w:val="20"/>
              </w:rPr>
              <w:t>comments on the draft, and updates monthly throughout the P</w:t>
            </w:r>
            <w:r w:rsidR="00C91563">
              <w:rPr>
                <w:sz w:val="20"/>
                <w:szCs w:val="20"/>
              </w:rPr>
              <w:t>o</w:t>
            </w:r>
            <w:r w:rsidRPr="00AA372E">
              <w:rPr>
                <w:sz w:val="20"/>
                <w:szCs w:val="20"/>
              </w:rPr>
              <w:t>P</w:t>
            </w:r>
            <w:r w:rsidR="00364064">
              <w:rPr>
                <w:sz w:val="20"/>
                <w:szCs w:val="20"/>
              </w:rPr>
              <w:t>.</w:t>
            </w:r>
          </w:p>
        </w:tc>
        <w:tc>
          <w:tcPr>
            <w:tcW w:w="2520" w:type="dxa"/>
          </w:tcPr>
          <w:p w14:paraId="474D0C67" w14:textId="0984E2C5" w:rsidR="00BC3BD0" w:rsidRPr="00AA372E" w:rsidDel="00C579C2" w:rsidRDefault="00BC3BD0" w:rsidP="00BC3BD0">
            <w:pPr>
              <w:rPr>
                <w:sz w:val="20"/>
                <w:szCs w:val="20"/>
              </w:rPr>
            </w:pPr>
            <w:r w:rsidRPr="00AA372E">
              <w:rPr>
                <w:sz w:val="20"/>
                <w:szCs w:val="20"/>
              </w:rPr>
              <w:t xml:space="preserve">AF </w:t>
            </w:r>
            <w:r w:rsidRPr="004C3D68">
              <w:rPr>
                <w:sz w:val="20"/>
                <w:szCs w:val="20"/>
              </w:rPr>
              <w:t xml:space="preserve">and </w:t>
            </w:r>
            <w:r w:rsidR="007272AB" w:rsidRPr="004C3D68">
              <w:rPr>
                <w:sz w:val="20"/>
                <w:szCs w:val="20"/>
              </w:rPr>
              <w:t>USACE</w:t>
            </w:r>
            <w:r w:rsidRPr="00AA372E">
              <w:rPr>
                <w:sz w:val="20"/>
                <w:szCs w:val="20"/>
              </w:rPr>
              <w:t xml:space="preserve"> approval of IMS/MPS.</w:t>
            </w:r>
          </w:p>
        </w:tc>
      </w:tr>
      <w:tr w:rsidR="00BC3BD0" w:rsidRPr="000006FC" w14:paraId="57D24F00" w14:textId="77777777" w:rsidTr="67A07817">
        <w:trPr>
          <w:cantSplit/>
          <w:trHeight w:val="1266"/>
        </w:trPr>
        <w:tc>
          <w:tcPr>
            <w:tcW w:w="1170" w:type="dxa"/>
          </w:tcPr>
          <w:p w14:paraId="556DD023" w14:textId="5D72E89F" w:rsidR="00BC3BD0" w:rsidRPr="007354EA" w:rsidRDefault="001B6830" w:rsidP="00BC3BD0">
            <w:pPr>
              <w:rPr>
                <w:sz w:val="20"/>
                <w:szCs w:val="20"/>
              </w:rPr>
            </w:pPr>
            <w:r>
              <w:rPr>
                <w:sz w:val="20"/>
                <w:szCs w:val="20"/>
              </w:rPr>
              <w:t>N/A</w:t>
            </w:r>
          </w:p>
        </w:tc>
        <w:tc>
          <w:tcPr>
            <w:tcW w:w="3870" w:type="dxa"/>
          </w:tcPr>
          <w:p w14:paraId="70D69FEF" w14:textId="1E61FEB5" w:rsidR="00BC3BD0" w:rsidRPr="007354EA" w:rsidRDefault="00BC3BD0" w:rsidP="00BC3BD0">
            <w:pPr>
              <w:rPr>
                <w:sz w:val="20"/>
                <w:szCs w:val="20"/>
              </w:rPr>
            </w:pPr>
            <w:r w:rsidRPr="007354EA">
              <w:rPr>
                <w:sz w:val="20"/>
                <w:szCs w:val="20"/>
              </w:rPr>
              <w:t>Bas</w:t>
            </w:r>
            <w:r w:rsidR="00C91563">
              <w:rPr>
                <w:sz w:val="20"/>
                <w:szCs w:val="20"/>
              </w:rPr>
              <w:t>e-w</w:t>
            </w:r>
            <w:r w:rsidRPr="007354EA">
              <w:rPr>
                <w:sz w:val="20"/>
                <w:szCs w:val="20"/>
              </w:rPr>
              <w:t>ide Quality Program Plans (QPP</w:t>
            </w:r>
            <w:r w:rsidR="0024714C">
              <w:rPr>
                <w:sz w:val="20"/>
                <w:szCs w:val="20"/>
              </w:rPr>
              <w:t>s</w:t>
            </w:r>
            <w:r w:rsidRPr="007354EA">
              <w:rPr>
                <w:sz w:val="20"/>
                <w:szCs w:val="20"/>
              </w:rPr>
              <w:t xml:space="preserve">) for each </w:t>
            </w:r>
            <w:r w:rsidR="00286401">
              <w:rPr>
                <w:sz w:val="20"/>
                <w:szCs w:val="20"/>
              </w:rPr>
              <w:t>Installation</w:t>
            </w:r>
          </w:p>
        </w:tc>
        <w:tc>
          <w:tcPr>
            <w:tcW w:w="2160" w:type="dxa"/>
          </w:tcPr>
          <w:p w14:paraId="74C29021" w14:textId="278F0A44" w:rsidR="00BC3BD0" w:rsidRPr="007354EA" w:rsidRDefault="00BC3BD0" w:rsidP="00BC3BD0">
            <w:pPr>
              <w:rPr>
                <w:sz w:val="20"/>
                <w:szCs w:val="20"/>
              </w:rPr>
            </w:pPr>
            <w:r w:rsidRPr="007354EA">
              <w:rPr>
                <w:sz w:val="20"/>
                <w:szCs w:val="20"/>
              </w:rPr>
              <w:t>Draft Base</w:t>
            </w:r>
            <w:r w:rsidR="00C91563">
              <w:rPr>
                <w:sz w:val="20"/>
                <w:szCs w:val="20"/>
              </w:rPr>
              <w:t>-</w:t>
            </w:r>
            <w:r w:rsidRPr="007354EA">
              <w:rPr>
                <w:sz w:val="20"/>
                <w:szCs w:val="20"/>
              </w:rPr>
              <w:t xml:space="preserve">wide QPP within 60 calendar days from contract award and </w:t>
            </w:r>
            <w:r w:rsidRPr="00AD118C">
              <w:rPr>
                <w:sz w:val="20"/>
              </w:rPr>
              <w:t>update as necessary throughout the P</w:t>
            </w:r>
            <w:r w:rsidR="00C91563" w:rsidRPr="00AD118C">
              <w:rPr>
                <w:sz w:val="20"/>
              </w:rPr>
              <w:t>o</w:t>
            </w:r>
            <w:r w:rsidRPr="00AD118C">
              <w:rPr>
                <w:sz w:val="20"/>
              </w:rPr>
              <w:t>P</w:t>
            </w:r>
            <w:r w:rsidR="00364064" w:rsidRPr="00AD118C">
              <w:rPr>
                <w:sz w:val="20"/>
              </w:rPr>
              <w:t>.</w:t>
            </w:r>
          </w:p>
        </w:tc>
        <w:tc>
          <w:tcPr>
            <w:tcW w:w="2520" w:type="dxa"/>
          </w:tcPr>
          <w:p w14:paraId="67202903" w14:textId="506F8999" w:rsidR="00BC3BD0" w:rsidRPr="007354EA" w:rsidDel="00C579C2" w:rsidRDefault="00BC3BD0" w:rsidP="00BC3BD0">
            <w:pPr>
              <w:rPr>
                <w:sz w:val="20"/>
                <w:szCs w:val="20"/>
              </w:rPr>
            </w:pPr>
            <w:r w:rsidRPr="007354EA">
              <w:rPr>
                <w:sz w:val="20"/>
                <w:szCs w:val="20"/>
              </w:rPr>
              <w:t>AF</w:t>
            </w:r>
            <w:r w:rsidR="0041657C" w:rsidRPr="004C3D68">
              <w:rPr>
                <w:sz w:val="20"/>
                <w:szCs w:val="20"/>
              </w:rPr>
              <w:t xml:space="preserve">, </w:t>
            </w:r>
            <w:r w:rsidR="007272AB" w:rsidRPr="004C3D68">
              <w:rPr>
                <w:sz w:val="20"/>
                <w:szCs w:val="20"/>
              </w:rPr>
              <w:t>USACE</w:t>
            </w:r>
            <w:r w:rsidR="00F14BD8" w:rsidRPr="004C3D68">
              <w:rPr>
                <w:sz w:val="20"/>
                <w:szCs w:val="20"/>
              </w:rPr>
              <w:t>,</w:t>
            </w:r>
            <w:r w:rsidRPr="007354EA">
              <w:rPr>
                <w:sz w:val="20"/>
                <w:szCs w:val="20"/>
              </w:rPr>
              <w:t xml:space="preserve"> and regulatory approval of Base</w:t>
            </w:r>
            <w:r w:rsidR="00C91563">
              <w:rPr>
                <w:sz w:val="20"/>
                <w:szCs w:val="20"/>
              </w:rPr>
              <w:t>-</w:t>
            </w:r>
            <w:r w:rsidRPr="007354EA">
              <w:rPr>
                <w:sz w:val="20"/>
                <w:szCs w:val="20"/>
              </w:rPr>
              <w:t>wide QPP.</w:t>
            </w:r>
          </w:p>
        </w:tc>
      </w:tr>
      <w:tr w:rsidR="003E4503" w:rsidRPr="00BA5367" w14:paraId="75A79F54" w14:textId="77777777" w:rsidTr="67A07817">
        <w:trPr>
          <w:cantSplit/>
          <w:trHeight w:val="242"/>
        </w:trPr>
        <w:tc>
          <w:tcPr>
            <w:tcW w:w="9720" w:type="dxa"/>
            <w:gridSpan w:val="4"/>
            <w:shd w:val="clear" w:color="auto" w:fill="BFBFBF" w:themeFill="background1" w:themeFillShade="BF"/>
          </w:tcPr>
          <w:p w14:paraId="5CA65F6C" w14:textId="3113F0DF" w:rsidR="003E4503" w:rsidRPr="00BA5367" w:rsidRDefault="004C0750" w:rsidP="009F3A2B">
            <w:pPr>
              <w:keepNext/>
              <w:rPr>
                <w:b/>
                <w:sz w:val="20"/>
                <w:szCs w:val="20"/>
                <w:highlight w:val="yellow"/>
              </w:rPr>
            </w:pPr>
            <w:r w:rsidRPr="004C0750">
              <w:rPr>
                <w:b/>
                <w:sz w:val="20"/>
                <w:szCs w:val="20"/>
              </w:rPr>
              <w:t xml:space="preserve">Moody </w:t>
            </w:r>
            <w:r w:rsidR="003E4503" w:rsidRPr="004C0750">
              <w:rPr>
                <w:b/>
                <w:sz w:val="20"/>
                <w:szCs w:val="20"/>
              </w:rPr>
              <w:t>AFB</w:t>
            </w:r>
          </w:p>
        </w:tc>
      </w:tr>
      <w:tr w:rsidR="00816891" w:rsidRPr="00BA5367" w14:paraId="79BBED77" w14:textId="77777777" w:rsidTr="67A07817">
        <w:trPr>
          <w:cantSplit/>
        </w:trPr>
        <w:tc>
          <w:tcPr>
            <w:tcW w:w="1170" w:type="dxa"/>
          </w:tcPr>
          <w:p w14:paraId="2E1E8480" w14:textId="24077527" w:rsidR="00816891" w:rsidRPr="00BA5367" w:rsidRDefault="00816891" w:rsidP="00816891">
            <w:pPr>
              <w:rPr>
                <w:sz w:val="20"/>
                <w:szCs w:val="20"/>
                <w:highlight w:val="yellow"/>
              </w:rPr>
            </w:pPr>
            <w:r>
              <w:rPr>
                <w:sz w:val="20"/>
                <w:szCs w:val="20"/>
              </w:rPr>
              <w:t xml:space="preserve">All Open Sites (IRP, MMRP, </w:t>
            </w:r>
            <w:r w:rsidR="0024714C" w:rsidRPr="00425015">
              <w:rPr>
                <w:sz w:val="20"/>
                <w:szCs w:val="20"/>
              </w:rPr>
              <w:t xml:space="preserve">Per- and polyfluoroalkyl substances </w:t>
            </w:r>
            <w:r w:rsidR="0024714C">
              <w:rPr>
                <w:sz w:val="20"/>
                <w:szCs w:val="20"/>
              </w:rPr>
              <w:t>(</w:t>
            </w:r>
            <w:r w:rsidR="0024714C" w:rsidRPr="00E96A1C">
              <w:rPr>
                <w:sz w:val="20"/>
              </w:rPr>
              <w:t>PFAS</w:t>
            </w:r>
            <w:r w:rsidR="0024714C" w:rsidRPr="00425015">
              <w:rPr>
                <w:sz w:val="20"/>
                <w:szCs w:val="20"/>
              </w:rPr>
              <w:t>)</w:t>
            </w:r>
            <w:r>
              <w:rPr>
                <w:sz w:val="20"/>
                <w:szCs w:val="20"/>
              </w:rPr>
              <w:t>, etc.)</w:t>
            </w:r>
          </w:p>
        </w:tc>
        <w:tc>
          <w:tcPr>
            <w:tcW w:w="3870" w:type="dxa"/>
          </w:tcPr>
          <w:p w14:paraId="63CDE928" w14:textId="57F273FD" w:rsidR="00816891" w:rsidRPr="00BA5367" w:rsidRDefault="00816891" w:rsidP="00816891">
            <w:pPr>
              <w:rPr>
                <w:sz w:val="20"/>
                <w:szCs w:val="20"/>
                <w:highlight w:val="yellow"/>
              </w:rPr>
            </w:pPr>
            <w:r w:rsidRPr="00C4031F">
              <w:rPr>
                <w:sz w:val="20"/>
                <w:szCs w:val="20"/>
              </w:rPr>
              <w:t xml:space="preserve">Community Involvement Plan (CIP) and updates are </w:t>
            </w:r>
            <w:r w:rsidRPr="004B4C7D">
              <w:rPr>
                <w:sz w:val="20"/>
                <w:szCs w:val="20"/>
              </w:rPr>
              <w:t>required prior to the RI phase, after the DD</w:t>
            </w:r>
            <w:r w:rsidR="001D003C" w:rsidRPr="004B4C7D" w:rsidDel="001D003C">
              <w:rPr>
                <w:sz w:val="20"/>
                <w:szCs w:val="20"/>
              </w:rPr>
              <w:t xml:space="preserve"> </w:t>
            </w:r>
            <w:r w:rsidR="00DE594C">
              <w:rPr>
                <w:sz w:val="20"/>
                <w:szCs w:val="20"/>
              </w:rPr>
              <w:t>/CAP</w:t>
            </w:r>
            <w:r w:rsidRPr="004B4C7D">
              <w:rPr>
                <w:sz w:val="20"/>
                <w:szCs w:val="20"/>
              </w:rPr>
              <w:t xml:space="preserve"> is signed, and every five (5) years thereafter for</w:t>
            </w:r>
            <w:r w:rsidRPr="00C4031F">
              <w:rPr>
                <w:sz w:val="20"/>
                <w:szCs w:val="20"/>
              </w:rPr>
              <w:t xml:space="preserve"> each </w:t>
            </w:r>
            <w:r w:rsidR="00286401">
              <w:rPr>
                <w:sz w:val="20"/>
                <w:szCs w:val="20"/>
              </w:rPr>
              <w:t>Installation</w:t>
            </w:r>
            <w:r w:rsidRPr="00C4031F">
              <w:rPr>
                <w:sz w:val="20"/>
                <w:szCs w:val="20"/>
              </w:rPr>
              <w:t xml:space="preserve"> and associated Geographically Separate Units</w:t>
            </w:r>
            <w:r w:rsidR="0024714C">
              <w:rPr>
                <w:sz w:val="20"/>
                <w:szCs w:val="20"/>
              </w:rPr>
              <w:t>,</w:t>
            </w:r>
            <w:r w:rsidRPr="00C4031F">
              <w:rPr>
                <w:sz w:val="20"/>
                <w:szCs w:val="20"/>
              </w:rPr>
              <w:t xml:space="preserve"> per Enclosure 4.</w:t>
            </w:r>
          </w:p>
        </w:tc>
        <w:tc>
          <w:tcPr>
            <w:tcW w:w="2160" w:type="dxa"/>
          </w:tcPr>
          <w:p w14:paraId="6D768862" w14:textId="5F222279" w:rsidR="00816891" w:rsidRPr="00BA5367" w:rsidRDefault="00816891" w:rsidP="00816891">
            <w:pPr>
              <w:rPr>
                <w:sz w:val="20"/>
                <w:szCs w:val="20"/>
                <w:highlight w:val="yellow"/>
              </w:rPr>
            </w:pPr>
            <w:r w:rsidRPr="00C4031F">
              <w:rPr>
                <w:sz w:val="20"/>
                <w:szCs w:val="20"/>
              </w:rPr>
              <w:t xml:space="preserve">Draft CIP or Update within 180 calendar days </w:t>
            </w:r>
            <w:r w:rsidRPr="004B4C7D">
              <w:rPr>
                <w:sz w:val="20"/>
                <w:szCs w:val="20"/>
              </w:rPr>
              <w:t>from Sub-CLIN</w:t>
            </w:r>
            <w:r w:rsidRPr="00C4031F">
              <w:rPr>
                <w:sz w:val="20"/>
                <w:szCs w:val="20"/>
              </w:rPr>
              <w:t xml:space="preserve"> award; Draft Final CIP or Update within 14 calendar days of receipt of AF comments on the draft; Final CIP or Update within 14 calendar days of approval by the AF</w:t>
            </w:r>
          </w:p>
        </w:tc>
        <w:tc>
          <w:tcPr>
            <w:tcW w:w="2520" w:type="dxa"/>
          </w:tcPr>
          <w:p w14:paraId="775B042B" w14:textId="7043C5D7" w:rsidR="00816891" w:rsidRPr="00BA5367" w:rsidRDefault="00816891" w:rsidP="00816891">
            <w:pPr>
              <w:rPr>
                <w:sz w:val="20"/>
                <w:szCs w:val="20"/>
                <w:highlight w:val="yellow"/>
              </w:rPr>
            </w:pPr>
            <w:r w:rsidRPr="006C0549">
              <w:rPr>
                <w:sz w:val="20"/>
                <w:szCs w:val="20"/>
              </w:rPr>
              <w:t xml:space="preserve">AF </w:t>
            </w:r>
            <w:r>
              <w:rPr>
                <w:sz w:val="20"/>
                <w:szCs w:val="20"/>
              </w:rPr>
              <w:t xml:space="preserve">and </w:t>
            </w:r>
            <w:r w:rsidR="007272AB" w:rsidRPr="004C3D68">
              <w:rPr>
                <w:sz w:val="20"/>
                <w:szCs w:val="20"/>
              </w:rPr>
              <w:t>USACE</w:t>
            </w:r>
            <w:r>
              <w:rPr>
                <w:sz w:val="20"/>
                <w:szCs w:val="20"/>
              </w:rPr>
              <w:t xml:space="preserve"> </w:t>
            </w:r>
            <w:r w:rsidRPr="006C0549">
              <w:rPr>
                <w:sz w:val="20"/>
                <w:szCs w:val="20"/>
              </w:rPr>
              <w:t>approval of</w:t>
            </w:r>
            <w:r>
              <w:rPr>
                <w:sz w:val="20"/>
                <w:szCs w:val="20"/>
              </w:rPr>
              <w:t xml:space="preserve"> CIP.</w:t>
            </w:r>
          </w:p>
        </w:tc>
      </w:tr>
      <w:tr w:rsidR="00D71D0F" w:rsidRPr="00BA5367" w14:paraId="053A7207" w14:textId="77777777" w:rsidTr="67A07817">
        <w:trPr>
          <w:cantSplit/>
        </w:trPr>
        <w:tc>
          <w:tcPr>
            <w:tcW w:w="1170" w:type="dxa"/>
          </w:tcPr>
          <w:p w14:paraId="083A40BB" w14:textId="11834A49" w:rsidR="00D71D0F" w:rsidRPr="004C0750" w:rsidRDefault="00D71D0F" w:rsidP="00D71D0F">
            <w:pPr>
              <w:rPr>
                <w:sz w:val="20"/>
                <w:szCs w:val="20"/>
                <w:highlight w:val="yellow"/>
              </w:rPr>
            </w:pPr>
            <w:r w:rsidRPr="00AD118C">
              <w:rPr>
                <w:sz w:val="20"/>
                <w:szCs w:val="20"/>
              </w:rPr>
              <w:t>FT007</w:t>
            </w:r>
          </w:p>
        </w:tc>
        <w:tc>
          <w:tcPr>
            <w:tcW w:w="3870" w:type="dxa"/>
          </w:tcPr>
          <w:p w14:paraId="3DD1F344" w14:textId="6C6BDB76" w:rsidR="009B4877" w:rsidRPr="002066EF" w:rsidRDefault="00D71D0F" w:rsidP="00D71D0F">
            <w:pPr>
              <w:rPr>
                <w:sz w:val="20"/>
                <w:szCs w:val="20"/>
              </w:rPr>
            </w:pPr>
            <w:r w:rsidRPr="00D71D0F">
              <w:rPr>
                <w:sz w:val="20"/>
                <w:szCs w:val="20"/>
              </w:rPr>
              <w:t xml:space="preserve">RA-O with optimization in accordance with the approved </w:t>
            </w:r>
            <w:r w:rsidR="002F5EB5">
              <w:rPr>
                <w:sz w:val="20"/>
                <w:szCs w:val="20"/>
              </w:rPr>
              <w:t>CAP</w:t>
            </w:r>
          </w:p>
        </w:tc>
        <w:tc>
          <w:tcPr>
            <w:tcW w:w="2160" w:type="dxa"/>
          </w:tcPr>
          <w:p w14:paraId="3A6E4D6C" w14:textId="278C969B" w:rsidR="00D71D0F" w:rsidRPr="00D71D0F" w:rsidRDefault="00D71D0F" w:rsidP="00D71D0F">
            <w:pPr>
              <w:rPr>
                <w:sz w:val="20"/>
                <w:szCs w:val="20"/>
                <w:highlight w:val="yellow"/>
              </w:rPr>
            </w:pPr>
            <w:r w:rsidRPr="00D71D0F">
              <w:rPr>
                <w:sz w:val="20"/>
                <w:szCs w:val="20"/>
              </w:rPr>
              <w:t>Through the duration of the PoP</w:t>
            </w:r>
          </w:p>
        </w:tc>
        <w:tc>
          <w:tcPr>
            <w:tcW w:w="2520" w:type="dxa"/>
          </w:tcPr>
          <w:p w14:paraId="6F1FD5BD" w14:textId="0467CF8F" w:rsidR="00D71D0F" w:rsidRDefault="00D71D0F" w:rsidP="00D71D0F">
            <w:pPr>
              <w:rPr>
                <w:sz w:val="20"/>
                <w:szCs w:val="20"/>
              </w:rPr>
            </w:pPr>
            <w:r w:rsidRPr="00D71D0F">
              <w:rPr>
                <w:sz w:val="20"/>
                <w:szCs w:val="20"/>
              </w:rPr>
              <w:t xml:space="preserve">AF, </w:t>
            </w:r>
            <w:r w:rsidR="007272AB" w:rsidRPr="004C3D68">
              <w:rPr>
                <w:sz w:val="20"/>
                <w:szCs w:val="20"/>
              </w:rPr>
              <w:t>USACE</w:t>
            </w:r>
            <w:r w:rsidRPr="00D71D0F">
              <w:rPr>
                <w:sz w:val="20"/>
                <w:szCs w:val="20"/>
              </w:rPr>
              <w:t xml:space="preserve">, and regulatory approval of RA-O documentation </w:t>
            </w:r>
            <w:r w:rsidR="007A7EC4" w:rsidRPr="005A552E">
              <w:rPr>
                <w:sz w:val="20"/>
                <w:szCs w:val="20"/>
              </w:rPr>
              <w:t>(e.g., Annual CAP Progress Report (PR)).</w:t>
            </w:r>
          </w:p>
          <w:p w14:paraId="4A6AC1A0" w14:textId="77777777" w:rsidR="007A7EC4" w:rsidRDefault="007A7EC4" w:rsidP="00D71D0F">
            <w:pPr>
              <w:rPr>
                <w:sz w:val="20"/>
                <w:szCs w:val="20"/>
              </w:rPr>
            </w:pPr>
          </w:p>
          <w:p w14:paraId="349CFA48" w14:textId="27F23D91" w:rsidR="007A7EC4" w:rsidRPr="00D71D0F" w:rsidRDefault="007A7EC4" w:rsidP="00D71D0F">
            <w:pPr>
              <w:rPr>
                <w:sz w:val="20"/>
                <w:szCs w:val="20"/>
                <w:highlight w:val="yellow"/>
              </w:rPr>
            </w:pPr>
            <w:r w:rsidRPr="007A7EC4">
              <w:rPr>
                <w:sz w:val="20"/>
                <w:szCs w:val="20"/>
              </w:rPr>
              <w:t xml:space="preserve">AF and </w:t>
            </w:r>
            <w:r w:rsidR="007272AB" w:rsidRPr="004C3D68">
              <w:rPr>
                <w:sz w:val="20"/>
                <w:szCs w:val="20"/>
              </w:rPr>
              <w:t>USACE</w:t>
            </w:r>
            <w:r w:rsidRPr="007A7EC4">
              <w:rPr>
                <w:sz w:val="20"/>
                <w:szCs w:val="20"/>
              </w:rPr>
              <w:t xml:space="preserve"> approval of Performance Model Evaluation Report</w:t>
            </w:r>
            <w:r w:rsidR="00995F9C">
              <w:rPr>
                <w:sz w:val="20"/>
                <w:szCs w:val="20"/>
              </w:rPr>
              <w:t>.</w:t>
            </w:r>
          </w:p>
        </w:tc>
      </w:tr>
      <w:tr w:rsidR="00D71D0F" w:rsidRPr="00BA5367" w14:paraId="612EE33C" w14:textId="77777777" w:rsidTr="67A07817">
        <w:trPr>
          <w:cantSplit/>
        </w:trPr>
        <w:tc>
          <w:tcPr>
            <w:tcW w:w="1170" w:type="dxa"/>
          </w:tcPr>
          <w:p w14:paraId="23986C36" w14:textId="74C5974D" w:rsidR="00D71D0F" w:rsidRPr="004C0750" w:rsidRDefault="00D71D0F" w:rsidP="00D71D0F">
            <w:pPr>
              <w:rPr>
                <w:sz w:val="20"/>
                <w:szCs w:val="20"/>
                <w:highlight w:val="yellow"/>
              </w:rPr>
            </w:pPr>
            <w:r w:rsidRPr="00AD118C">
              <w:rPr>
                <w:sz w:val="20"/>
                <w:szCs w:val="20"/>
              </w:rPr>
              <w:t>LF001</w:t>
            </w:r>
          </w:p>
        </w:tc>
        <w:tc>
          <w:tcPr>
            <w:tcW w:w="3870" w:type="dxa"/>
          </w:tcPr>
          <w:p w14:paraId="5BA77295" w14:textId="77777777" w:rsidR="00D71D0F" w:rsidRDefault="00D71D0F" w:rsidP="00D71D0F">
            <w:pPr>
              <w:rPr>
                <w:sz w:val="20"/>
                <w:szCs w:val="20"/>
              </w:rPr>
            </w:pPr>
            <w:r w:rsidRPr="00D71D0F">
              <w:rPr>
                <w:sz w:val="20"/>
                <w:szCs w:val="20"/>
              </w:rPr>
              <w:t xml:space="preserve">RA-O with optimization in accordance with the approved </w:t>
            </w:r>
            <w:r w:rsidR="008E264A">
              <w:rPr>
                <w:sz w:val="20"/>
                <w:szCs w:val="20"/>
              </w:rPr>
              <w:t>CAP</w:t>
            </w:r>
          </w:p>
          <w:p w14:paraId="297C2C1C" w14:textId="063FBFA4" w:rsidR="002066EF" w:rsidRDefault="002066EF" w:rsidP="00D71D0F">
            <w:pPr>
              <w:rPr>
                <w:sz w:val="20"/>
                <w:szCs w:val="20"/>
                <w:highlight w:val="yellow"/>
              </w:rPr>
            </w:pPr>
            <w:r>
              <w:rPr>
                <w:sz w:val="20"/>
                <w:szCs w:val="20"/>
              </w:rPr>
              <w:t>Propose meeting SC</w:t>
            </w:r>
          </w:p>
        </w:tc>
        <w:tc>
          <w:tcPr>
            <w:tcW w:w="2160" w:type="dxa"/>
          </w:tcPr>
          <w:p w14:paraId="1BB4F582" w14:textId="26EFE8F6" w:rsidR="00D71D0F" w:rsidRPr="00D71D0F" w:rsidRDefault="00D71D0F" w:rsidP="00D71D0F">
            <w:pPr>
              <w:rPr>
                <w:sz w:val="20"/>
                <w:szCs w:val="20"/>
                <w:highlight w:val="yellow"/>
              </w:rPr>
            </w:pPr>
            <w:r w:rsidRPr="00D71D0F">
              <w:rPr>
                <w:sz w:val="20"/>
                <w:szCs w:val="20"/>
              </w:rPr>
              <w:t>Through the duration of the PoP</w:t>
            </w:r>
          </w:p>
        </w:tc>
        <w:tc>
          <w:tcPr>
            <w:tcW w:w="2520" w:type="dxa"/>
          </w:tcPr>
          <w:p w14:paraId="7D04BF43" w14:textId="02D235F7" w:rsidR="00D71D0F" w:rsidRPr="005A552E" w:rsidRDefault="007A43A6" w:rsidP="00D71D0F">
            <w:pPr>
              <w:rPr>
                <w:sz w:val="20"/>
                <w:szCs w:val="20"/>
              </w:rPr>
            </w:pPr>
            <w:r w:rsidRPr="005A552E">
              <w:rPr>
                <w:sz w:val="20"/>
                <w:szCs w:val="20"/>
              </w:rPr>
              <w:t xml:space="preserve">AF, </w:t>
            </w:r>
            <w:r w:rsidR="007272AB" w:rsidRPr="004C3D68">
              <w:rPr>
                <w:sz w:val="20"/>
                <w:szCs w:val="20"/>
              </w:rPr>
              <w:t>USACE</w:t>
            </w:r>
            <w:r w:rsidRPr="004C3D68">
              <w:rPr>
                <w:sz w:val="20"/>
                <w:szCs w:val="20"/>
              </w:rPr>
              <w:t>,</w:t>
            </w:r>
            <w:r w:rsidRPr="005A552E">
              <w:rPr>
                <w:sz w:val="20"/>
                <w:szCs w:val="20"/>
              </w:rPr>
              <w:t xml:space="preserve"> and regulatory approval of RA-O documentation (e.g., Annual CAP PR).</w:t>
            </w:r>
          </w:p>
          <w:p w14:paraId="68E72407" w14:textId="77777777" w:rsidR="00995F9C" w:rsidRDefault="00995F9C" w:rsidP="00D71D0F">
            <w:pPr>
              <w:rPr>
                <w:color w:val="EE0000"/>
                <w:sz w:val="20"/>
                <w:szCs w:val="20"/>
              </w:rPr>
            </w:pPr>
          </w:p>
          <w:p w14:paraId="083B2CB5" w14:textId="5DECB75D" w:rsidR="00995F9C" w:rsidRPr="00D71D0F" w:rsidRDefault="00995F9C" w:rsidP="00D71D0F">
            <w:pPr>
              <w:rPr>
                <w:sz w:val="20"/>
                <w:szCs w:val="20"/>
                <w:highlight w:val="yellow"/>
              </w:rPr>
            </w:pPr>
            <w:r w:rsidRPr="007A7EC4">
              <w:rPr>
                <w:sz w:val="20"/>
                <w:szCs w:val="20"/>
              </w:rPr>
              <w:t xml:space="preserve">AF and </w:t>
            </w:r>
            <w:r w:rsidR="007272AB" w:rsidRPr="004C3D68">
              <w:rPr>
                <w:sz w:val="20"/>
                <w:szCs w:val="20"/>
              </w:rPr>
              <w:t>USACE</w:t>
            </w:r>
            <w:r w:rsidRPr="007A7EC4">
              <w:rPr>
                <w:sz w:val="20"/>
                <w:szCs w:val="20"/>
              </w:rPr>
              <w:t xml:space="preserve"> approval of Performance Model Evaluation Report</w:t>
            </w:r>
            <w:r>
              <w:rPr>
                <w:sz w:val="20"/>
                <w:szCs w:val="20"/>
              </w:rPr>
              <w:t>.</w:t>
            </w:r>
          </w:p>
        </w:tc>
      </w:tr>
      <w:tr w:rsidR="00D71D0F" w:rsidRPr="00BA5367" w14:paraId="1D02EA46" w14:textId="77777777" w:rsidTr="67A07817">
        <w:trPr>
          <w:cantSplit/>
        </w:trPr>
        <w:tc>
          <w:tcPr>
            <w:tcW w:w="1170" w:type="dxa"/>
          </w:tcPr>
          <w:p w14:paraId="0B41C9A4" w14:textId="5B4A5B6F" w:rsidR="00D71D0F" w:rsidRPr="004C0750" w:rsidRDefault="00D71D0F" w:rsidP="00D71D0F">
            <w:pPr>
              <w:rPr>
                <w:sz w:val="20"/>
                <w:szCs w:val="20"/>
                <w:highlight w:val="yellow"/>
              </w:rPr>
            </w:pPr>
            <w:r w:rsidRPr="004C0750">
              <w:rPr>
                <w:sz w:val="20"/>
                <w:szCs w:val="20"/>
              </w:rPr>
              <w:t>LF003</w:t>
            </w:r>
          </w:p>
        </w:tc>
        <w:tc>
          <w:tcPr>
            <w:tcW w:w="3870" w:type="dxa"/>
          </w:tcPr>
          <w:p w14:paraId="75E1411D" w14:textId="445440AA" w:rsidR="00D71D0F" w:rsidRPr="00D71D0F" w:rsidRDefault="00D71D0F" w:rsidP="00D71D0F">
            <w:pPr>
              <w:rPr>
                <w:sz w:val="20"/>
                <w:szCs w:val="20"/>
                <w:highlight w:val="yellow"/>
              </w:rPr>
            </w:pPr>
            <w:r w:rsidRPr="00D71D0F">
              <w:rPr>
                <w:sz w:val="20"/>
                <w:szCs w:val="20"/>
              </w:rPr>
              <w:t xml:space="preserve">RA-O in accordance with the approved </w:t>
            </w:r>
            <w:r w:rsidR="002F5EB5">
              <w:rPr>
                <w:sz w:val="20"/>
                <w:szCs w:val="20"/>
              </w:rPr>
              <w:t>CAP</w:t>
            </w:r>
            <w:r w:rsidRPr="00D71D0F">
              <w:rPr>
                <w:sz w:val="20"/>
                <w:szCs w:val="20"/>
              </w:rPr>
              <w:t xml:space="preserve"> and Reduce LCC</w:t>
            </w:r>
          </w:p>
        </w:tc>
        <w:tc>
          <w:tcPr>
            <w:tcW w:w="2160" w:type="dxa"/>
          </w:tcPr>
          <w:p w14:paraId="5D8BD9A3" w14:textId="3A6DB379" w:rsidR="00D71D0F" w:rsidRPr="00D71D0F" w:rsidRDefault="00D71D0F" w:rsidP="00D71D0F">
            <w:pPr>
              <w:rPr>
                <w:sz w:val="20"/>
                <w:szCs w:val="20"/>
                <w:highlight w:val="yellow"/>
              </w:rPr>
            </w:pPr>
            <w:r w:rsidRPr="00D71D0F">
              <w:rPr>
                <w:sz w:val="20"/>
                <w:szCs w:val="20"/>
              </w:rPr>
              <w:t>Through the duration of the PoP</w:t>
            </w:r>
          </w:p>
        </w:tc>
        <w:tc>
          <w:tcPr>
            <w:tcW w:w="2520" w:type="dxa"/>
          </w:tcPr>
          <w:p w14:paraId="27EFEC55" w14:textId="6B573C1B" w:rsidR="00D71D0F" w:rsidRPr="00F71196" w:rsidRDefault="00D71D0F" w:rsidP="00F71196">
            <w:pPr>
              <w:rPr>
                <w:sz w:val="20"/>
                <w:szCs w:val="20"/>
              </w:rPr>
            </w:pPr>
            <w:r w:rsidRPr="00D71D0F">
              <w:rPr>
                <w:sz w:val="20"/>
                <w:szCs w:val="20"/>
              </w:rPr>
              <w:t xml:space="preserve">AF, </w:t>
            </w:r>
            <w:r w:rsidR="007272AB" w:rsidRPr="004C3D68">
              <w:rPr>
                <w:sz w:val="20"/>
                <w:szCs w:val="20"/>
              </w:rPr>
              <w:t>USACE</w:t>
            </w:r>
            <w:r w:rsidRPr="00D71D0F">
              <w:rPr>
                <w:sz w:val="20"/>
                <w:szCs w:val="20"/>
              </w:rPr>
              <w:t xml:space="preserve">, and regulatory approval of RA-O </w:t>
            </w:r>
            <w:r w:rsidR="00F71196" w:rsidRPr="00F71196">
              <w:rPr>
                <w:sz w:val="20"/>
                <w:szCs w:val="20"/>
              </w:rPr>
              <w:t>and Reduce</w:t>
            </w:r>
            <w:r w:rsidR="00F71196">
              <w:rPr>
                <w:sz w:val="20"/>
                <w:szCs w:val="20"/>
              </w:rPr>
              <w:t xml:space="preserve"> </w:t>
            </w:r>
            <w:r w:rsidR="00F71196" w:rsidRPr="00F71196">
              <w:rPr>
                <w:sz w:val="20"/>
                <w:szCs w:val="20"/>
              </w:rPr>
              <w:t>LCC documentation (e.g.,</w:t>
            </w:r>
            <w:r w:rsidR="00F71196">
              <w:rPr>
                <w:sz w:val="20"/>
                <w:szCs w:val="20"/>
              </w:rPr>
              <w:t xml:space="preserve"> </w:t>
            </w:r>
            <w:r w:rsidR="00F71196" w:rsidRPr="00F71196">
              <w:rPr>
                <w:sz w:val="20"/>
                <w:szCs w:val="20"/>
              </w:rPr>
              <w:t>Annual CAP PR).</w:t>
            </w:r>
          </w:p>
          <w:p w14:paraId="79861553" w14:textId="77777777" w:rsidR="00995F9C" w:rsidRDefault="00995F9C" w:rsidP="00D71D0F">
            <w:pPr>
              <w:rPr>
                <w:color w:val="EE0000"/>
                <w:sz w:val="20"/>
                <w:szCs w:val="20"/>
              </w:rPr>
            </w:pPr>
          </w:p>
          <w:p w14:paraId="592935D4" w14:textId="1E8911DD" w:rsidR="00995F9C" w:rsidRPr="00D71D0F" w:rsidRDefault="00995F9C" w:rsidP="00D71D0F">
            <w:pPr>
              <w:rPr>
                <w:sz w:val="20"/>
                <w:szCs w:val="20"/>
                <w:highlight w:val="yellow"/>
              </w:rPr>
            </w:pPr>
            <w:r w:rsidRPr="007A7EC4">
              <w:rPr>
                <w:sz w:val="20"/>
                <w:szCs w:val="20"/>
              </w:rPr>
              <w:t xml:space="preserve">AF and </w:t>
            </w:r>
            <w:r w:rsidR="007272AB" w:rsidRPr="004C3D68">
              <w:rPr>
                <w:sz w:val="20"/>
                <w:szCs w:val="20"/>
              </w:rPr>
              <w:t>USACE</w:t>
            </w:r>
            <w:r w:rsidRPr="007A7EC4">
              <w:rPr>
                <w:sz w:val="20"/>
                <w:szCs w:val="20"/>
              </w:rPr>
              <w:t xml:space="preserve"> approval of Performance Model Evaluation Report</w:t>
            </w:r>
            <w:r>
              <w:rPr>
                <w:sz w:val="20"/>
                <w:szCs w:val="20"/>
              </w:rPr>
              <w:t>.</w:t>
            </w:r>
          </w:p>
        </w:tc>
      </w:tr>
      <w:tr w:rsidR="00D71D0F" w:rsidRPr="00BA5367" w14:paraId="5B457609" w14:textId="77777777" w:rsidTr="67A07817">
        <w:trPr>
          <w:cantSplit/>
        </w:trPr>
        <w:tc>
          <w:tcPr>
            <w:tcW w:w="1170" w:type="dxa"/>
          </w:tcPr>
          <w:p w14:paraId="2C359347" w14:textId="4EA291E8" w:rsidR="00D71D0F" w:rsidRPr="004C0750" w:rsidRDefault="00D71D0F" w:rsidP="00D71D0F">
            <w:pPr>
              <w:rPr>
                <w:sz w:val="20"/>
                <w:szCs w:val="20"/>
                <w:highlight w:val="yellow"/>
              </w:rPr>
            </w:pPr>
            <w:r w:rsidRPr="004C0750">
              <w:rPr>
                <w:sz w:val="20"/>
                <w:szCs w:val="20"/>
              </w:rPr>
              <w:lastRenderedPageBreak/>
              <w:t>LF004</w:t>
            </w:r>
          </w:p>
        </w:tc>
        <w:tc>
          <w:tcPr>
            <w:tcW w:w="3870" w:type="dxa"/>
          </w:tcPr>
          <w:p w14:paraId="1E5FD468" w14:textId="798A0E52" w:rsidR="00D71D0F" w:rsidRDefault="00D71D0F" w:rsidP="00D71D0F">
            <w:pPr>
              <w:rPr>
                <w:sz w:val="20"/>
                <w:szCs w:val="20"/>
                <w:highlight w:val="yellow"/>
              </w:rPr>
            </w:pPr>
            <w:r w:rsidRPr="00D71D0F">
              <w:rPr>
                <w:sz w:val="20"/>
                <w:szCs w:val="20"/>
              </w:rPr>
              <w:t xml:space="preserve">RA-O with optimization in accordance with the approved </w:t>
            </w:r>
            <w:r w:rsidR="002F5EB5">
              <w:rPr>
                <w:sz w:val="20"/>
                <w:szCs w:val="20"/>
              </w:rPr>
              <w:t>CAP</w:t>
            </w:r>
          </w:p>
        </w:tc>
        <w:tc>
          <w:tcPr>
            <w:tcW w:w="2160" w:type="dxa"/>
          </w:tcPr>
          <w:p w14:paraId="5D646A84" w14:textId="033FFE15" w:rsidR="00D71D0F" w:rsidRDefault="00D71D0F" w:rsidP="00D71D0F">
            <w:pPr>
              <w:rPr>
                <w:sz w:val="20"/>
                <w:szCs w:val="20"/>
                <w:highlight w:val="yellow"/>
              </w:rPr>
            </w:pPr>
            <w:r w:rsidRPr="00D71D0F">
              <w:rPr>
                <w:sz w:val="20"/>
                <w:szCs w:val="20"/>
              </w:rPr>
              <w:t>Through the duration of the PoP</w:t>
            </w:r>
          </w:p>
        </w:tc>
        <w:tc>
          <w:tcPr>
            <w:tcW w:w="2520" w:type="dxa"/>
          </w:tcPr>
          <w:p w14:paraId="69AB7FF0" w14:textId="2A55B058" w:rsidR="00D71D0F" w:rsidRDefault="00D71D0F" w:rsidP="00D71D0F">
            <w:pPr>
              <w:rPr>
                <w:sz w:val="20"/>
                <w:szCs w:val="20"/>
              </w:rPr>
            </w:pPr>
            <w:r w:rsidRPr="00D71D0F">
              <w:rPr>
                <w:sz w:val="20"/>
                <w:szCs w:val="20"/>
              </w:rPr>
              <w:t xml:space="preserve">AF, </w:t>
            </w:r>
            <w:r w:rsidR="007272AB" w:rsidRPr="004C3D68">
              <w:rPr>
                <w:sz w:val="20"/>
                <w:szCs w:val="20"/>
              </w:rPr>
              <w:t>USACE</w:t>
            </w:r>
            <w:r w:rsidRPr="00D71D0F">
              <w:rPr>
                <w:sz w:val="20"/>
                <w:szCs w:val="20"/>
              </w:rPr>
              <w:t xml:space="preserve">, and regulatory approval of RA-O documentation </w:t>
            </w:r>
            <w:r w:rsidR="00995F9C" w:rsidRPr="00995F9C">
              <w:rPr>
                <w:sz w:val="20"/>
                <w:szCs w:val="20"/>
              </w:rPr>
              <w:t xml:space="preserve">(e.g., Annual CAP </w:t>
            </w:r>
            <w:r w:rsidR="00F71196" w:rsidRPr="005A552E">
              <w:rPr>
                <w:sz w:val="20"/>
                <w:szCs w:val="20"/>
              </w:rPr>
              <w:t>PR).</w:t>
            </w:r>
          </w:p>
          <w:p w14:paraId="376A6D74" w14:textId="77777777" w:rsidR="00995F9C" w:rsidRDefault="00995F9C" w:rsidP="00D71D0F">
            <w:pPr>
              <w:rPr>
                <w:sz w:val="20"/>
                <w:szCs w:val="20"/>
              </w:rPr>
            </w:pPr>
          </w:p>
          <w:p w14:paraId="70572C25" w14:textId="048485F5" w:rsidR="00995F9C" w:rsidRPr="00C7627D" w:rsidRDefault="00995F9C" w:rsidP="00D71D0F">
            <w:pPr>
              <w:rPr>
                <w:sz w:val="20"/>
                <w:szCs w:val="20"/>
                <w:highlight w:val="yellow"/>
              </w:rPr>
            </w:pPr>
            <w:r w:rsidRPr="007A7EC4">
              <w:rPr>
                <w:sz w:val="20"/>
                <w:szCs w:val="20"/>
              </w:rPr>
              <w:t xml:space="preserve">AF and </w:t>
            </w:r>
            <w:r w:rsidR="007272AB" w:rsidRPr="004C3D68">
              <w:rPr>
                <w:sz w:val="20"/>
                <w:szCs w:val="20"/>
              </w:rPr>
              <w:t>USACE</w:t>
            </w:r>
            <w:r w:rsidRPr="007A7EC4">
              <w:rPr>
                <w:sz w:val="20"/>
                <w:szCs w:val="20"/>
              </w:rPr>
              <w:t xml:space="preserve"> approval of Performance Model Evaluation Report</w:t>
            </w:r>
            <w:r>
              <w:rPr>
                <w:sz w:val="20"/>
                <w:szCs w:val="20"/>
              </w:rPr>
              <w:t>.</w:t>
            </w:r>
          </w:p>
        </w:tc>
      </w:tr>
      <w:tr w:rsidR="00D71D0F" w:rsidRPr="00BA5367" w14:paraId="0436E151" w14:textId="77777777" w:rsidTr="67A07817">
        <w:trPr>
          <w:cantSplit/>
        </w:trPr>
        <w:tc>
          <w:tcPr>
            <w:tcW w:w="1170" w:type="dxa"/>
          </w:tcPr>
          <w:p w14:paraId="11793176" w14:textId="4DC4504A" w:rsidR="00D71D0F" w:rsidRPr="004C0750" w:rsidRDefault="00D71D0F" w:rsidP="00D71D0F">
            <w:pPr>
              <w:rPr>
                <w:sz w:val="20"/>
                <w:szCs w:val="20"/>
                <w:highlight w:val="yellow"/>
              </w:rPr>
            </w:pPr>
            <w:r w:rsidRPr="00AD118C">
              <w:rPr>
                <w:sz w:val="20"/>
                <w:szCs w:val="20"/>
              </w:rPr>
              <w:t>LF042</w:t>
            </w:r>
          </w:p>
        </w:tc>
        <w:tc>
          <w:tcPr>
            <w:tcW w:w="3870" w:type="dxa"/>
          </w:tcPr>
          <w:p w14:paraId="74F00D38" w14:textId="77777777" w:rsidR="00D71D0F" w:rsidRDefault="00D71D0F" w:rsidP="00D71D0F">
            <w:pPr>
              <w:rPr>
                <w:sz w:val="20"/>
                <w:szCs w:val="20"/>
              </w:rPr>
            </w:pPr>
            <w:r w:rsidRPr="00D71D0F">
              <w:rPr>
                <w:sz w:val="20"/>
                <w:szCs w:val="20"/>
              </w:rPr>
              <w:t xml:space="preserve">RA-O with optimization in accordance with the approved </w:t>
            </w:r>
            <w:r w:rsidR="002F5EB5">
              <w:rPr>
                <w:sz w:val="20"/>
                <w:szCs w:val="20"/>
              </w:rPr>
              <w:t>CAP</w:t>
            </w:r>
          </w:p>
          <w:p w14:paraId="716B32B6" w14:textId="30CA70F1" w:rsidR="002066EF" w:rsidRDefault="002066EF" w:rsidP="00D71D0F">
            <w:pPr>
              <w:rPr>
                <w:sz w:val="20"/>
                <w:szCs w:val="20"/>
                <w:highlight w:val="yellow"/>
              </w:rPr>
            </w:pPr>
            <w:r>
              <w:rPr>
                <w:sz w:val="20"/>
                <w:szCs w:val="20"/>
              </w:rPr>
              <w:t>Propose meeting SC</w:t>
            </w:r>
          </w:p>
        </w:tc>
        <w:tc>
          <w:tcPr>
            <w:tcW w:w="2160" w:type="dxa"/>
          </w:tcPr>
          <w:p w14:paraId="38856ED2" w14:textId="0327727C" w:rsidR="00D71D0F" w:rsidRDefault="00D71D0F" w:rsidP="00D71D0F">
            <w:pPr>
              <w:rPr>
                <w:sz w:val="20"/>
                <w:szCs w:val="20"/>
                <w:highlight w:val="yellow"/>
              </w:rPr>
            </w:pPr>
            <w:r w:rsidRPr="00AD118C">
              <w:rPr>
                <w:sz w:val="20"/>
                <w:szCs w:val="20"/>
              </w:rPr>
              <w:t>Through the duration of the PoP</w:t>
            </w:r>
          </w:p>
        </w:tc>
        <w:tc>
          <w:tcPr>
            <w:tcW w:w="2520" w:type="dxa"/>
          </w:tcPr>
          <w:p w14:paraId="753B081F" w14:textId="5967F93E" w:rsidR="00D71D0F" w:rsidRPr="005A552E" w:rsidRDefault="00D71D0F" w:rsidP="00D71D0F">
            <w:pPr>
              <w:rPr>
                <w:sz w:val="20"/>
                <w:szCs w:val="20"/>
              </w:rPr>
            </w:pPr>
            <w:r w:rsidRPr="00D71D0F">
              <w:rPr>
                <w:sz w:val="20"/>
                <w:szCs w:val="20"/>
              </w:rPr>
              <w:t xml:space="preserve">AF, </w:t>
            </w:r>
            <w:r w:rsidR="007272AB" w:rsidRPr="004C3D68">
              <w:rPr>
                <w:sz w:val="20"/>
                <w:szCs w:val="20"/>
              </w:rPr>
              <w:t>USACE</w:t>
            </w:r>
            <w:r w:rsidRPr="00D71D0F">
              <w:rPr>
                <w:sz w:val="20"/>
                <w:szCs w:val="20"/>
              </w:rPr>
              <w:t xml:space="preserve">, and regulatory approval of RA-O documentation </w:t>
            </w:r>
            <w:r w:rsidR="00995F9C" w:rsidRPr="00995F9C">
              <w:rPr>
                <w:sz w:val="20"/>
                <w:szCs w:val="20"/>
              </w:rPr>
              <w:t xml:space="preserve">(e.g., Annual CAP </w:t>
            </w:r>
            <w:r w:rsidR="00F71196" w:rsidRPr="005A552E">
              <w:rPr>
                <w:sz w:val="20"/>
                <w:szCs w:val="20"/>
              </w:rPr>
              <w:t>PR).</w:t>
            </w:r>
          </w:p>
          <w:p w14:paraId="1D05A5B3" w14:textId="77777777" w:rsidR="00995F9C" w:rsidRDefault="00995F9C" w:rsidP="00D71D0F">
            <w:pPr>
              <w:rPr>
                <w:sz w:val="20"/>
                <w:szCs w:val="20"/>
              </w:rPr>
            </w:pPr>
          </w:p>
          <w:p w14:paraId="71F94E1F" w14:textId="34535E61" w:rsidR="00995F9C" w:rsidRPr="00C7627D" w:rsidRDefault="00995F9C" w:rsidP="00D71D0F">
            <w:pPr>
              <w:rPr>
                <w:sz w:val="20"/>
                <w:szCs w:val="20"/>
                <w:highlight w:val="yellow"/>
              </w:rPr>
            </w:pPr>
            <w:r w:rsidRPr="007A7EC4">
              <w:rPr>
                <w:sz w:val="20"/>
                <w:szCs w:val="20"/>
              </w:rPr>
              <w:t xml:space="preserve">AF and </w:t>
            </w:r>
            <w:r w:rsidR="007272AB" w:rsidRPr="004C3D68">
              <w:rPr>
                <w:sz w:val="20"/>
                <w:szCs w:val="20"/>
              </w:rPr>
              <w:t>USACE</w:t>
            </w:r>
            <w:r w:rsidRPr="007A7EC4">
              <w:rPr>
                <w:sz w:val="20"/>
                <w:szCs w:val="20"/>
              </w:rPr>
              <w:t xml:space="preserve"> approval of Performance Model Evaluation Report</w:t>
            </w:r>
            <w:r>
              <w:rPr>
                <w:sz w:val="20"/>
                <w:szCs w:val="20"/>
              </w:rPr>
              <w:t>.</w:t>
            </w:r>
          </w:p>
        </w:tc>
      </w:tr>
      <w:tr w:rsidR="00D71D0F" w:rsidRPr="00BA5367" w14:paraId="310A590D" w14:textId="77777777" w:rsidTr="67A07817">
        <w:trPr>
          <w:cantSplit/>
        </w:trPr>
        <w:tc>
          <w:tcPr>
            <w:tcW w:w="1170" w:type="dxa"/>
          </w:tcPr>
          <w:p w14:paraId="5A49D56C" w14:textId="7F490D02" w:rsidR="00D71D0F" w:rsidRPr="004C0750" w:rsidRDefault="00D71D0F" w:rsidP="00D71D0F">
            <w:pPr>
              <w:rPr>
                <w:sz w:val="20"/>
                <w:szCs w:val="20"/>
                <w:highlight w:val="yellow"/>
              </w:rPr>
            </w:pPr>
            <w:r w:rsidRPr="00AD118C">
              <w:rPr>
                <w:sz w:val="20"/>
                <w:szCs w:val="20"/>
              </w:rPr>
              <w:t>SD043</w:t>
            </w:r>
          </w:p>
        </w:tc>
        <w:tc>
          <w:tcPr>
            <w:tcW w:w="3870" w:type="dxa"/>
          </w:tcPr>
          <w:p w14:paraId="434A4483" w14:textId="77777777" w:rsidR="00D71D0F" w:rsidRDefault="00D71D0F" w:rsidP="00D71D0F">
            <w:pPr>
              <w:rPr>
                <w:sz w:val="20"/>
                <w:szCs w:val="20"/>
              </w:rPr>
            </w:pPr>
            <w:r w:rsidRPr="00D71D0F">
              <w:rPr>
                <w:sz w:val="20"/>
                <w:szCs w:val="20"/>
              </w:rPr>
              <w:t xml:space="preserve">RA-O with optimization in accordance with the approved </w:t>
            </w:r>
            <w:r w:rsidR="002F5EB5">
              <w:rPr>
                <w:sz w:val="20"/>
                <w:szCs w:val="20"/>
              </w:rPr>
              <w:t>CAP</w:t>
            </w:r>
          </w:p>
          <w:p w14:paraId="5D8D7709" w14:textId="7B8589AB" w:rsidR="002066EF" w:rsidRDefault="002066EF" w:rsidP="00D71D0F">
            <w:pPr>
              <w:rPr>
                <w:sz w:val="20"/>
                <w:szCs w:val="20"/>
                <w:highlight w:val="yellow"/>
              </w:rPr>
            </w:pPr>
            <w:r>
              <w:rPr>
                <w:sz w:val="20"/>
                <w:szCs w:val="20"/>
              </w:rPr>
              <w:t>Propose meeting SC</w:t>
            </w:r>
          </w:p>
        </w:tc>
        <w:tc>
          <w:tcPr>
            <w:tcW w:w="2160" w:type="dxa"/>
          </w:tcPr>
          <w:p w14:paraId="171C7634" w14:textId="468A4868" w:rsidR="00D71D0F" w:rsidRDefault="00D71D0F" w:rsidP="00D71D0F">
            <w:pPr>
              <w:rPr>
                <w:sz w:val="20"/>
                <w:szCs w:val="20"/>
                <w:highlight w:val="yellow"/>
              </w:rPr>
            </w:pPr>
            <w:r w:rsidRPr="00D71D0F">
              <w:rPr>
                <w:sz w:val="20"/>
                <w:szCs w:val="20"/>
              </w:rPr>
              <w:t>Through the duration of the PoP</w:t>
            </w:r>
          </w:p>
        </w:tc>
        <w:tc>
          <w:tcPr>
            <w:tcW w:w="2520" w:type="dxa"/>
          </w:tcPr>
          <w:p w14:paraId="3B41A11F" w14:textId="4D952F5E" w:rsidR="00D71D0F" w:rsidRDefault="00D71D0F" w:rsidP="00D71D0F">
            <w:pPr>
              <w:rPr>
                <w:sz w:val="20"/>
                <w:szCs w:val="20"/>
              </w:rPr>
            </w:pPr>
            <w:r w:rsidRPr="00D71D0F">
              <w:rPr>
                <w:sz w:val="20"/>
                <w:szCs w:val="20"/>
              </w:rPr>
              <w:t xml:space="preserve">AF, </w:t>
            </w:r>
            <w:r w:rsidR="007272AB" w:rsidRPr="004C3D68">
              <w:rPr>
                <w:sz w:val="20"/>
                <w:szCs w:val="20"/>
              </w:rPr>
              <w:t>USACE</w:t>
            </w:r>
            <w:r w:rsidRPr="004C3D68">
              <w:rPr>
                <w:sz w:val="20"/>
                <w:szCs w:val="20"/>
              </w:rPr>
              <w:t>,</w:t>
            </w:r>
            <w:r w:rsidRPr="00D71D0F">
              <w:rPr>
                <w:sz w:val="20"/>
                <w:szCs w:val="20"/>
              </w:rPr>
              <w:t xml:space="preserve"> and regulatory approval of RA-O documentation </w:t>
            </w:r>
            <w:r w:rsidR="00995F9C" w:rsidRPr="00995F9C">
              <w:rPr>
                <w:sz w:val="20"/>
                <w:szCs w:val="20"/>
              </w:rPr>
              <w:t xml:space="preserve">(e.g., Annual CAP </w:t>
            </w:r>
            <w:r w:rsidR="00F71196" w:rsidRPr="005A552E">
              <w:rPr>
                <w:sz w:val="20"/>
                <w:szCs w:val="20"/>
              </w:rPr>
              <w:t>PR).</w:t>
            </w:r>
          </w:p>
          <w:p w14:paraId="653B5945" w14:textId="77777777" w:rsidR="00995F9C" w:rsidRDefault="00995F9C" w:rsidP="00D71D0F">
            <w:pPr>
              <w:rPr>
                <w:sz w:val="20"/>
                <w:szCs w:val="20"/>
              </w:rPr>
            </w:pPr>
          </w:p>
          <w:p w14:paraId="39EF6BE1" w14:textId="06B8952A" w:rsidR="00995F9C" w:rsidRPr="00C7627D" w:rsidRDefault="00995F9C" w:rsidP="00D71D0F">
            <w:pPr>
              <w:rPr>
                <w:sz w:val="20"/>
                <w:szCs w:val="20"/>
                <w:highlight w:val="yellow"/>
              </w:rPr>
            </w:pPr>
            <w:r w:rsidRPr="007A7EC4">
              <w:rPr>
                <w:sz w:val="20"/>
                <w:szCs w:val="20"/>
              </w:rPr>
              <w:t xml:space="preserve">AF and </w:t>
            </w:r>
            <w:r w:rsidR="007272AB" w:rsidRPr="004C3D68">
              <w:rPr>
                <w:sz w:val="20"/>
                <w:szCs w:val="20"/>
              </w:rPr>
              <w:t>USACE</w:t>
            </w:r>
            <w:r w:rsidRPr="007A7EC4">
              <w:rPr>
                <w:sz w:val="20"/>
                <w:szCs w:val="20"/>
              </w:rPr>
              <w:t xml:space="preserve"> approval of Performance Model Evaluation Report</w:t>
            </w:r>
            <w:r>
              <w:rPr>
                <w:sz w:val="20"/>
                <w:szCs w:val="20"/>
              </w:rPr>
              <w:t>.</w:t>
            </w:r>
          </w:p>
        </w:tc>
      </w:tr>
      <w:tr w:rsidR="00D71D0F" w:rsidRPr="00BA5367" w14:paraId="2D89C3C2" w14:textId="77777777" w:rsidTr="67A07817">
        <w:trPr>
          <w:cantSplit/>
        </w:trPr>
        <w:tc>
          <w:tcPr>
            <w:tcW w:w="1170" w:type="dxa"/>
          </w:tcPr>
          <w:p w14:paraId="4A54C6AC" w14:textId="3084F5AC" w:rsidR="00D71D0F" w:rsidRPr="004C0750" w:rsidRDefault="00D71D0F" w:rsidP="00D71D0F">
            <w:pPr>
              <w:rPr>
                <w:sz w:val="20"/>
                <w:szCs w:val="20"/>
                <w:highlight w:val="yellow"/>
              </w:rPr>
            </w:pPr>
            <w:r w:rsidRPr="004C0750">
              <w:rPr>
                <w:sz w:val="20"/>
                <w:szCs w:val="20"/>
              </w:rPr>
              <w:t>SS024</w:t>
            </w:r>
          </w:p>
        </w:tc>
        <w:tc>
          <w:tcPr>
            <w:tcW w:w="3870" w:type="dxa"/>
          </w:tcPr>
          <w:p w14:paraId="31569764" w14:textId="1D4A06F9" w:rsidR="00D71D0F" w:rsidRPr="00D71D0F" w:rsidRDefault="00D71D0F" w:rsidP="00D71D0F">
            <w:pPr>
              <w:rPr>
                <w:sz w:val="20"/>
                <w:szCs w:val="20"/>
                <w:highlight w:val="yellow"/>
              </w:rPr>
            </w:pPr>
            <w:r w:rsidRPr="00D71D0F">
              <w:rPr>
                <w:sz w:val="20"/>
                <w:szCs w:val="20"/>
              </w:rPr>
              <w:t xml:space="preserve">RA-O in accordance with the approved </w:t>
            </w:r>
            <w:r w:rsidR="002F5EB5">
              <w:rPr>
                <w:sz w:val="20"/>
                <w:szCs w:val="20"/>
              </w:rPr>
              <w:t>CAP</w:t>
            </w:r>
            <w:r w:rsidRPr="00D71D0F">
              <w:rPr>
                <w:sz w:val="20"/>
                <w:szCs w:val="20"/>
              </w:rPr>
              <w:t xml:space="preserve"> and Reduce LCC</w:t>
            </w:r>
          </w:p>
        </w:tc>
        <w:tc>
          <w:tcPr>
            <w:tcW w:w="2160" w:type="dxa"/>
          </w:tcPr>
          <w:p w14:paraId="61FAA82D" w14:textId="3C0196F5" w:rsidR="00D71D0F" w:rsidRPr="00D71D0F" w:rsidRDefault="00D71D0F" w:rsidP="00D71D0F">
            <w:pPr>
              <w:rPr>
                <w:sz w:val="20"/>
                <w:szCs w:val="20"/>
                <w:highlight w:val="yellow"/>
              </w:rPr>
            </w:pPr>
            <w:r w:rsidRPr="00D71D0F">
              <w:rPr>
                <w:sz w:val="20"/>
                <w:szCs w:val="20"/>
              </w:rPr>
              <w:t>Through the duration of the PoP</w:t>
            </w:r>
          </w:p>
        </w:tc>
        <w:tc>
          <w:tcPr>
            <w:tcW w:w="2520" w:type="dxa"/>
          </w:tcPr>
          <w:p w14:paraId="7C2DAD71" w14:textId="678433D2" w:rsidR="00995F9C" w:rsidRDefault="00D71D0F" w:rsidP="00D71D0F">
            <w:pPr>
              <w:rPr>
                <w:sz w:val="20"/>
                <w:szCs w:val="20"/>
              </w:rPr>
            </w:pPr>
            <w:r w:rsidRPr="00D71D0F">
              <w:rPr>
                <w:sz w:val="20"/>
                <w:szCs w:val="20"/>
              </w:rPr>
              <w:t xml:space="preserve">AF, </w:t>
            </w:r>
            <w:r w:rsidR="007272AB" w:rsidRPr="004C3D68">
              <w:rPr>
                <w:sz w:val="20"/>
                <w:szCs w:val="20"/>
              </w:rPr>
              <w:t>USACE</w:t>
            </w:r>
            <w:r w:rsidRPr="00D71D0F">
              <w:rPr>
                <w:sz w:val="20"/>
                <w:szCs w:val="20"/>
              </w:rPr>
              <w:t xml:space="preserve">, and regulatory approval of RA-O </w:t>
            </w:r>
            <w:r w:rsidR="00E43F5A" w:rsidRPr="00F71196">
              <w:rPr>
                <w:sz w:val="20"/>
                <w:szCs w:val="20"/>
              </w:rPr>
              <w:t>and Reduce</w:t>
            </w:r>
            <w:r w:rsidR="00E43F5A">
              <w:rPr>
                <w:sz w:val="20"/>
                <w:szCs w:val="20"/>
              </w:rPr>
              <w:t xml:space="preserve"> </w:t>
            </w:r>
            <w:r w:rsidR="00E43F5A" w:rsidRPr="00F71196">
              <w:rPr>
                <w:sz w:val="20"/>
                <w:szCs w:val="20"/>
              </w:rPr>
              <w:t>LCC documentation (e.g.,</w:t>
            </w:r>
            <w:r w:rsidR="00E43F5A">
              <w:rPr>
                <w:sz w:val="20"/>
                <w:szCs w:val="20"/>
              </w:rPr>
              <w:t xml:space="preserve"> </w:t>
            </w:r>
            <w:r w:rsidR="00E43F5A" w:rsidRPr="00F71196">
              <w:rPr>
                <w:sz w:val="20"/>
                <w:szCs w:val="20"/>
              </w:rPr>
              <w:t>Annual CAP PR).</w:t>
            </w:r>
          </w:p>
          <w:p w14:paraId="15108A3B" w14:textId="77777777" w:rsidR="00E43F5A" w:rsidRDefault="00E43F5A" w:rsidP="00D71D0F">
            <w:pPr>
              <w:rPr>
                <w:sz w:val="20"/>
                <w:szCs w:val="20"/>
              </w:rPr>
            </w:pPr>
          </w:p>
          <w:p w14:paraId="68129FCF" w14:textId="7EE74BCE" w:rsidR="00995F9C" w:rsidRPr="00D71D0F" w:rsidRDefault="00995F9C" w:rsidP="00D71D0F">
            <w:pPr>
              <w:rPr>
                <w:sz w:val="20"/>
                <w:szCs w:val="20"/>
                <w:highlight w:val="yellow"/>
              </w:rPr>
            </w:pPr>
            <w:r w:rsidRPr="007A7EC4">
              <w:rPr>
                <w:sz w:val="20"/>
                <w:szCs w:val="20"/>
              </w:rPr>
              <w:t xml:space="preserve">AF and </w:t>
            </w:r>
            <w:r w:rsidR="007272AB" w:rsidRPr="004C3D68">
              <w:rPr>
                <w:sz w:val="20"/>
                <w:szCs w:val="20"/>
              </w:rPr>
              <w:t>USACE</w:t>
            </w:r>
            <w:r w:rsidRPr="007A7EC4">
              <w:rPr>
                <w:sz w:val="20"/>
                <w:szCs w:val="20"/>
              </w:rPr>
              <w:t xml:space="preserve"> approval of Performance Model Evaluation Report</w:t>
            </w:r>
            <w:r>
              <w:rPr>
                <w:sz w:val="20"/>
                <w:szCs w:val="20"/>
              </w:rPr>
              <w:t>.</w:t>
            </w:r>
          </w:p>
        </w:tc>
      </w:tr>
      <w:tr w:rsidR="00D71D0F" w:rsidRPr="00BA5367" w14:paraId="7E473C46" w14:textId="77777777" w:rsidTr="67A07817">
        <w:trPr>
          <w:cantSplit/>
        </w:trPr>
        <w:tc>
          <w:tcPr>
            <w:tcW w:w="1170" w:type="dxa"/>
          </w:tcPr>
          <w:p w14:paraId="75DA5E8D" w14:textId="77D18958" w:rsidR="00D71D0F" w:rsidRPr="004C0750" w:rsidRDefault="00D71D0F" w:rsidP="00D71D0F">
            <w:pPr>
              <w:rPr>
                <w:sz w:val="20"/>
                <w:szCs w:val="20"/>
                <w:highlight w:val="yellow"/>
              </w:rPr>
            </w:pPr>
            <w:r w:rsidRPr="004C0750">
              <w:rPr>
                <w:sz w:val="20"/>
                <w:szCs w:val="20"/>
              </w:rPr>
              <w:t>SS038</w:t>
            </w:r>
          </w:p>
        </w:tc>
        <w:tc>
          <w:tcPr>
            <w:tcW w:w="3870" w:type="dxa"/>
          </w:tcPr>
          <w:p w14:paraId="556A3358" w14:textId="7B3D1660" w:rsidR="00D71D0F" w:rsidRDefault="00D71D0F" w:rsidP="00D71D0F">
            <w:pPr>
              <w:rPr>
                <w:sz w:val="20"/>
                <w:szCs w:val="20"/>
                <w:highlight w:val="yellow"/>
              </w:rPr>
            </w:pPr>
            <w:r w:rsidRPr="00D71D0F">
              <w:rPr>
                <w:sz w:val="20"/>
                <w:szCs w:val="20"/>
              </w:rPr>
              <w:t xml:space="preserve">RA-O with optimization in accordance with the approved </w:t>
            </w:r>
            <w:r w:rsidR="002F5EB5">
              <w:rPr>
                <w:sz w:val="20"/>
                <w:szCs w:val="20"/>
              </w:rPr>
              <w:t>CAP</w:t>
            </w:r>
          </w:p>
        </w:tc>
        <w:tc>
          <w:tcPr>
            <w:tcW w:w="2160" w:type="dxa"/>
          </w:tcPr>
          <w:p w14:paraId="66409500" w14:textId="1EAFF32C" w:rsidR="00D71D0F" w:rsidRDefault="00D71D0F" w:rsidP="00D71D0F">
            <w:pPr>
              <w:rPr>
                <w:sz w:val="20"/>
                <w:szCs w:val="20"/>
                <w:highlight w:val="yellow"/>
              </w:rPr>
            </w:pPr>
            <w:r w:rsidRPr="00D71D0F">
              <w:rPr>
                <w:sz w:val="20"/>
                <w:szCs w:val="20"/>
              </w:rPr>
              <w:t>Through the duration of the PoP</w:t>
            </w:r>
          </w:p>
        </w:tc>
        <w:tc>
          <w:tcPr>
            <w:tcW w:w="2520" w:type="dxa"/>
          </w:tcPr>
          <w:p w14:paraId="466282CE" w14:textId="41297CD2" w:rsidR="00D71D0F" w:rsidRDefault="00D71D0F" w:rsidP="00D71D0F">
            <w:pPr>
              <w:rPr>
                <w:sz w:val="20"/>
                <w:szCs w:val="20"/>
              </w:rPr>
            </w:pPr>
            <w:r w:rsidRPr="00D71D0F">
              <w:rPr>
                <w:sz w:val="20"/>
                <w:szCs w:val="20"/>
              </w:rPr>
              <w:t xml:space="preserve">AF, </w:t>
            </w:r>
            <w:r w:rsidR="007272AB" w:rsidRPr="004C3D68">
              <w:rPr>
                <w:sz w:val="20"/>
                <w:szCs w:val="20"/>
              </w:rPr>
              <w:t>USACE</w:t>
            </w:r>
            <w:r w:rsidRPr="00D71D0F">
              <w:rPr>
                <w:sz w:val="20"/>
                <w:szCs w:val="20"/>
              </w:rPr>
              <w:t xml:space="preserve">, and regulatory approval of RA-O documentation </w:t>
            </w:r>
            <w:r w:rsidR="00995F9C" w:rsidRPr="00995F9C">
              <w:rPr>
                <w:sz w:val="20"/>
                <w:szCs w:val="20"/>
              </w:rPr>
              <w:t xml:space="preserve">(e.g., Annual CAP </w:t>
            </w:r>
            <w:r w:rsidR="00F71196" w:rsidRPr="005A552E">
              <w:rPr>
                <w:sz w:val="20"/>
                <w:szCs w:val="20"/>
              </w:rPr>
              <w:t>PR).</w:t>
            </w:r>
          </w:p>
          <w:p w14:paraId="32408C4B" w14:textId="77777777" w:rsidR="00995F9C" w:rsidRDefault="00995F9C" w:rsidP="00D71D0F">
            <w:pPr>
              <w:rPr>
                <w:sz w:val="20"/>
                <w:szCs w:val="20"/>
              </w:rPr>
            </w:pPr>
          </w:p>
          <w:p w14:paraId="56A11FA1" w14:textId="4DF954DD" w:rsidR="00995F9C" w:rsidRPr="00C7627D" w:rsidRDefault="00995F9C" w:rsidP="00D71D0F">
            <w:pPr>
              <w:rPr>
                <w:sz w:val="20"/>
                <w:szCs w:val="20"/>
                <w:highlight w:val="yellow"/>
              </w:rPr>
            </w:pPr>
            <w:r w:rsidRPr="007A7EC4">
              <w:rPr>
                <w:sz w:val="20"/>
                <w:szCs w:val="20"/>
              </w:rPr>
              <w:t xml:space="preserve">AF and </w:t>
            </w:r>
            <w:r w:rsidR="007272AB" w:rsidRPr="004C3D68">
              <w:rPr>
                <w:sz w:val="20"/>
                <w:szCs w:val="20"/>
              </w:rPr>
              <w:t>USACE</w:t>
            </w:r>
            <w:r w:rsidRPr="007A7EC4">
              <w:rPr>
                <w:sz w:val="20"/>
                <w:szCs w:val="20"/>
              </w:rPr>
              <w:t xml:space="preserve"> approval of Performance Model Evaluation Report</w:t>
            </w:r>
            <w:r>
              <w:rPr>
                <w:sz w:val="20"/>
                <w:szCs w:val="20"/>
              </w:rPr>
              <w:t>.</w:t>
            </w:r>
          </w:p>
        </w:tc>
      </w:tr>
      <w:tr w:rsidR="00D71D0F" w:rsidRPr="00BA5367" w14:paraId="33854305" w14:textId="77777777" w:rsidTr="67A07817">
        <w:trPr>
          <w:cantSplit/>
        </w:trPr>
        <w:tc>
          <w:tcPr>
            <w:tcW w:w="1170" w:type="dxa"/>
          </w:tcPr>
          <w:p w14:paraId="1316C72B" w14:textId="3C8EE836" w:rsidR="00D71D0F" w:rsidRPr="004C0750" w:rsidRDefault="00D71D0F" w:rsidP="00D71D0F">
            <w:pPr>
              <w:rPr>
                <w:sz w:val="20"/>
                <w:szCs w:val="20"/>
                <w:highlight w:val="yellow"/>
              </w:rPr>
            </w:pPr>
            <w:r w:rsidRPr="004C0750">
              <w:rPr>
                <w:sz w:val="20"/>
                <w:szCs w:val="20"/>
              </w:rPr>
              <w:t>SS039</w:t>
            </w:r>
          </w:p>
        </w:tc>
        <w:tc>
          <w:tcPr>
            <w:tcW w:w="3870" w:type="dxa"/>
          </w:tcPr>
          <w:p w14:paraId="6BE38766" w14:textId="094AB7D0" w:rsidR="00D71D0F" w:rsidRDefault="00D71D0F" w:rsidP="00D71D0F">
            <w:pPr>
              <w:rPr>
                <w:sz w:val="20"/>
                <w:szCs w:val="20"/>
                <w:highlight w:val="yellow"/>
              </w:rPr>
            </w:pPr>
            <w:r w:rsidRPr="00D71D0F">
              <w:rPr>
                <w:sz w:val="20"/>
                <w:szCs w:val="20"/>
              </w:rPr>
              <w:t xml:space="preserve">RA-O with optimization in accordance with the approved </w:t>
            </w:r>
            <w:r w:rsidR="002F5EB5">
              <w:rPr>
                <w:sz w:val="20"/>
                <w:szCs w:val="20"/>
              </w:rPr>
              <w:t>CAP</w:t>
            </w:r>
          </w:p>
        </w:tc>
        <w:tc>
          <w:tcPr>
            <w:tcW w:w="2160" w:type="dxa"/>
          </w:tcPr>
          <w:p w14:paraId="12CE3889" w14:textId="7CFF41AD" w:rsidR="00D71D0F" w:rsidRDefault="00D71D0F" w:rsidP="00D71D0F">
            <w:pPr>
              <w:rPr>
                <w:sz w:val="20"/>
                <w:szCs w:val="20"/>
                <w:highlight w:val="yellow"/>
              </w:rPr>
            </w:pPr>
            <w:r w:rsidRPr="00D71D0F">
              <w:rPr>
                <w:sz w:val="20"/>
                <w:szCs w:val="20"/>
              </w:rPr>
              <w:t>Through the duration of the PoP</w:t>
            </w:r>
          </w:p>
        </w:tc>
        <w:tc>
          <w:tcPr>
            <w:tcW w:w="2520" w:type="dxa"/>
          </w:tcPr>
          <w:p w14:paraId="674D5274" w14:textId="05C724F3" w:rsidR="00D71D0F" w:rsidRDefault="00D71D0F" w:rsidP="00D71D0F">
            <w:pPr>
              <w:rPr>
                <w:sz w:val="20"/>
                <w:szCs w:val="20"/>
              </w:rPr>
            </w:pPr>
            <w:r w:rsidRPr="00D71D0F">
              <w:rPr>
                <w:sz w:val="20"/>
                <w:szCs w:val="20"/>
              </w:rPr>
              <w:t xml:space="preserve">AF, </w:t>
            </w:r>
            <w:r w:rsidR="007272AB" w:rsidRPr="004C3D68">
              <w:rPr>
                <w:sz w:val="20"/>
                <w:szCs w:val="20"/>
              </w:rPr>
              <w:t>USACE</w:t>
            </w:r>
            <w:r w:rsidRPr="00D71D0F">
              <w:rPr>
                <w:sz w:val="20"/>
                <w:szCs w:val="20"/>
              </w:rPr>
              <w:t xml:space="preserve">, and regulatory approval of RA-O documentation </w:t>
            </w:r>
            <w:r w:rsidR="00995F9C" w:rsidRPr="00995F9C">
              <w:rPr>
                <w:sz w:val="20"/>
                <w:szCs w:val="20"/>
              </w:rPr>
              <w:t xml:space="preserve">(e.g., Annual CAP </w:t>
            </w:r>
            <w:r w:rsidR="00F71196" w:rsidRPr="005A552E">
              <w:rPr>
                <w:sz w:val="20"/>
                <w:szCs w:val="20"/>
              </w:rPr>
              <w:t>PR).</w:t>
            </w:r>
          </w:p>
          <w:p w14:paraId="683D2B78" w14:textId="77777777" w:rsidR="00995F9C" w:rsidRDefault="00995F9C" w:rsidP="00D71D0F">
            <w:pPr>
              <w:rPr>
                <w:sz w:val="20"/>
                <w:szCs w:val="20"/>
              </w:rPr>
            </w:pPr>
          </w:p>
          <w:p w14:paraId="0C5BA994" w14:textId="12E653D2" w:rsidR="00995F9C" w:rsidRPr="00C7627D" w:rsidRDefault="00995F9C" w:rsidP="00D71D0F">
            <w:pPr>
              <w:rPr>
                <w:sz w:val="20"/>
                <w:szCs w:val="20"/>
                <w:highlight w:val="yellow"/>
              </w:rPr>
            </w:pPr>
            <w:r w:rsidRPr="007A7EC4">
              <w:rPr>
                <w:sz w:val="20"/>
                <w:szCs w:val="20"/>
              </w:rPr>
              <w:t xml:space="preserve">AF and </w:t>
            </w:r>
            <w:r w:rsidR="007272AB" w:rsidRPr="004C3D68">
              <w:rPr>
                <w:sz w:val="20"/>
                <w:szCs w:val="20"/>
              </w:rPr>
              <w:t>USACE</w:t>
            </w:r>
            <w:r w:rsidRPr="007A7EC4">
              <w:rPr>
                <w:sz w:val="20"/>
                <w:szCs w:val="20"/>
              </w:rPr>
              <w:t xml:space="preserve"> approval of Performance Model Evaluation Report</w:t>
            </w:r>
            <w:r>
              <w:rPr>
                <w:sz w:val="20"/>
                <w:szCs w:val="20"/>
              </w:rPr>
              <w:t>.</w:t>
            </w:r>
          </w:p>
        </w:tc>
      </w:tr>
      <w:tr w:rsidR="004C0750" w:rsidRPr="00BA5367" w14:paraId="1E6C9079" w14:textId="77777777" w:rsidTr="004C0750">
        <w:trPr>
          <w:cantSplit/>
        </w:trPr>
        <w:tc>
          <w:tcPr>
            <w:tcW w:w="9720" w:type="dxa"/>
            <w:gridSpan w:val="4"/>
            <w:shd w:val="clear" w:color="auto" w:fill="BFBFBF" w:themeFill="background1" w:themeFillShade="BF"/>
          </w:tcPr>
          <w:p w14:paraId="4B58882A" w14:textId="2808B698" w:rsidR="004C0750" w:rsidRPr="004C0750" w:rsidRDefault="004C0750" w:rsidP="004C0750">
            <w:pPr>
              <w:keepNext/>
              <w:rPr>
                <w:b/>
                <w:sz w:val="20"/>
                <w:szCs w:val="20"/>
              </w:rPr>
            </w:pPr>
            <w:r>
              <w:rPr>
                <w:b/>
                <w:sz w:val="20"/>
                <w:szCs w:val="20"/>
              </w:rPr>
              <w:lastRenderedPageBreak/>
              <w:t>Robins</w:t>
            </w:r>
            <w:r w:rsidRPr="004C0750">
              <w:rPr>
                <w:b/>
                <w:sz w:val="20"/>
                <w:szCs w:val="20"/>
              </w:rPr>
              <w:t xml:space="preserve"> AFB</w:t>
            </w:r>
          </w:p>
        </w:tc>
      </w:tr>
      <w:tr w:rsidR="00D71D0F" w:rsidRPr="00BA5367" w14:paraId="494FFEF2" w14:textId="77777777" w:rsidTr="67A07817">
        <w:trPr>
          <w:cantSplit/>
        </w:trPr>
        <w:tc>
          <w:tcPr>
            <w:tcW w:w="1170" w:type="dxa"/>
          </w:tcPr>
          <w:p w14:paraId="4505EF45" w14:textId="241CA0C5" w:rsidR="00D71D0F" w:rsidRPr="004C0750" w:rsidRDefault="00D71D0F" w:rsidP="00D71D0F">
            <w:pPr>
              <w:rPr>
                <w:sz w:val="20"/>
                <w:szCs w:val="20"/>
              </w:rPr>
            </w:pPr>
            <w:r w:rsidRPr="00AD118C">
              <w:rPr>
                <w:sz w:val="20"/>
              </w:rPr>
              <w:t>All Open Sites</w:t>
            </w:r>
            <w:r>
              <w:rPr>
                <w:sz w:val="20"/>
                <w:szCs w:val="20"/>
              </w:rPr>
              <w:t xml:space="preserve"> (IRP, MMRP, </w:t>
            </w:r>
            <w:r w:rsidRPr="00425015">
              <w:rPr>
                <w:sz w:val="20"/>
                <w:szCs w:val="20"/>
              </w:rPr>
              <w:t xml:space="preserve">Per- and polyfluoroalkyl substances </w:t>
            </w:r>
            <w:r>
              <w:rPr>
                <w:sz w:val="20"/>
                <w:szCs w:val="20"/>
              </w:rPr>
              <w:t>(</w:t>
            </w:r>
            <w:r w:rsidRPr="00E96A1C">
              <w:rPr>
                <w:sz w:val="20"/>
              </w:rPr>
              <w:t>PFAS</w:t>
            </w:r>
            <w:r w:rsidRPr="00425015">
              <w:rPr>
                <w:sz w:val="20"/>
                <w:szCs w:val="20"/>
              </w:rPr>
              <w:t>)</w:t>
            </w:r>
            <w:r>
              <w:rPr>
                <w:sz w:val="20"/>
                <w:szCs w:val="20"/>
              </w:rPr>
              <w:t>, etc.)</w:t>
            </w:r>
          </w:p>
        </w:tc>
        <w:tc>
          <w:tcPr>
            <w:tcW w:w="3870" w:type="dxa"/>
          </w:tcPr>
          <w:p w14:paraId="0FB909C1" w14:textId="0A4568F0" w:rsidR="00D71D0F" w:rsidRDefault="00D71D0F" w:rsidP="00D71D0F">
            <w:pPr>
              <w:rPr>
                <w:sz w:val="20"/>
                <w:szCs w:val="20"/>
                <w:highlight w:val="yellow"/>
              </w:rPr>
            </w:pPr>
            <w:r w:rsidRPr="00256859">
              <w:rPr>
                <w:sz w:val="20"/>
                <w:szCs w:val="20"/>
              </w:rPr>
              <w:t>Community Involvement Plan (CIP) and updates are required</w:t>
            </w:r>
            <w:r w:rsidRPr="004B4C7D">
              <w:rPr>
                <w:sz w:val="20"/>
                <w:szCs w:val="20"/>
              </w:rPr>
              <w:t xml:space="preserve"> prior to the RI phase, after the </w:t>
            </w:r>
            <w:r w:rsidR="002F5EB5">
              <w:rPr>
                <w:sz w:val="20"/>
                <w:szCs w:val="20"/>
              </w:rPr>
              <w:t>CAP</w:t>
            </w:r>
            <w:r w:rsidRPr="004B4C7D">
              <w:rPr>
                <w:sz w:val="20"/>
                <w:szCs w:val="20"/>
              </w:rPr>
              <w:t xml:space="preserve"> is signed, </w:t>
            </w:r>
            <w:r w:rsidRPr="00AD118C">
              <w:rPr>
                <w:sz w:val="20"/>
              </w:rPr>
              <w:t xml:space="preserve">and every </w:t>
            </w:r>
            <w:r w:rsidR="00516BBE" w:rsidRPr="00AD118C">
              <w:rPr>
                <w:sz w:val="20"/>
              </w:rPr>
              <w:t>three</w:t>
            </w:r>
            <w:r w:rsidRPr="00AD118C">
              <w:rPr>
                <w:sz w:val="20"/>
              </w:rPr>
              <w:t xml:space="preserve"> (</w:t>
            </w:r>
            <w:r w:rsidR="00516BBE" w:rsidRPr="00AD118C">
              <w:rPr>
                <w:sz w:val="20"/>
              </w:rPr>
              <w:t>3</w:t>
            </w:r>
            <w:r w:rsidRPr="00AD118C">
              <w:rPr>
                <w:sz w:val="20"/>
              </w:rPr>
              <w:t>) years</w:t>
            </w:r>
            <w:r w:rsidRPr="004B4C7D">
              <w:rPr>
                <w:sz w:val="20"/>
                <w:szCs w:val="20"/>
              </w:rPr>
              <w:t xml:space="preserve"> thereafter for</w:t>
            </w:r>
            <w:r w:rsidRPr="00C4031F">
              <w:rPr>
                <w:sz w:val="20"/>
                <w:szCs w:val="20"/>
              </w:rPr>
              <w:t xml:space="preserve"> each </w:t>
            </w:r>
            <w:r>
              <w:rPr>
                <w:sz w:val="20"/>
                <w:szCs w:val="20"/>
              </w:rPr>
              <w:t>Installation</w:t>
            </w:r>
            <w:r w:rsidRPr="00C4031F">
              <w:rPr>
                <w:sz w:val="20"/>
                <w:szCs w:val="20"/>
              </w:rPr>
              <w:t xml:space="preserve"> and associated Geographically Separate Units</w:t>
            </w:r>
            <w:r>
              <w:rPr>
                <w:sz w:val="20"/>
                <w:szCs w:val="20"/>
              </w:rPr>
              <w:t>,</w:t>
            </w:r>
            <w:r w:rsidRPr="00C4031F">
              <w:rPr>
                <w:sz w:val="20"/>
                <w:szCs w:val="20"/>
              </w:rPr>
              <w:t xml:space="preserve"> per Enclosure 4.</w:t>
            </w:r>
          </w:p>
        </w:tc>
        <w:tc>
          <w:tcPr>
            <w:tcW w:w="2160" w:type="dxa"/>
          </w:tcPr>
          <w:p w14:paraId="48B7E2DE" w14:textId="1FD5AEB9" w:rsidR="00D71D0F" w:rsidRDefault="00D71D0F" w:rsidP="00D71D0F">
            <w:pPr>
              <w:rPr>
                <w:sz w:val="20"/>
                <w:szCs w:val="20"/>
                <w:highlight w:val="yellow"/>
              </w:rPr>
            </w:pPr>
            <w:r w:rsidRPr="00C4031F">
              <w:rPr>
                <w:sz w:val="20"/>
                <w:szCs w:val="20"/>
              </w:rPr>
              <w:t xml:space="preserve">Draft CIP or Update within 180 calendar days </w:t>
            </w:r>
            <w:r w:rsidRPr="004B4C7D">
              <w:rPr>
                <w:sz w:val="20"/>
                <w:szCs w:val="20"/>
              </w:rPr>
              <w:t>from Sub-CLIN</w:t>
            </w:r>
            <w:r w:rsidRPr="00C4031F">
              <w:rPr>
                <w:sz w:val="20"/>
                <w:szCs w:val="20"/>
              </w:rPr>
              <w:t xml:space="preserve"> award; Draft Final CIP or Update within 14 calendar days of receipt of AF comments on the draft; Final CIP or Update within 14 calendar days of approval by the AF</w:t>
            </w:r>
          </w:p>
        </w:tc>
        <w:tc>
          <w:tcPr>
            <w:tcW w:w="2520" w:type="dxa"/>
          </w:tcPr>
          <w:p w14:paraId="51872980" w14:textId="0F04B89F" w:rsidR="00D71D0F" w:rsidRPr="00C7627D" w:rsidRDefault="00D71D0F" w:rsidP="00D71D0F">
            <w:pPr>
              <w:rPr>
                <w:sz w:val="20"/>
                <w:szCs w:val="20"/>
                <w:highlight w:val="yellow"/>
              </w:rPr>
            </w:pPr>
            <w:r w:rsidRPr="006C0549">
              <w:rPr>
                <w:sz w:val="20"/>
                <w:szCs w:val="20"/>
              </w:rPr>
              <w:t xml:space="preserve">AF </w:t>
            </w:r>
            <w:r>
              <w:rPr>
                <w:sz w:val="20"/>
                <w:szCs w:val="20"/>
              </w:rPr>
              <w:t xml:space="preserve">and </w:t>
            </w:r>
            <w:r w:rsidR="007272AB" w:rsidRPr="004C3D68">
              <w:rPr>
                <w:sz w:val="20"/>
                <w:szCs w:val="20"/>
              </w:rPr>
              <w:t>USACE</w:t>
            </w:r>
            <w:r>
              <w:rPr>
                <w:sz w:val="20"/>
                <w:szCs w:val="20"/>
              </w:rPr>
              <w:t xml:space="preserve"> </w:t>
            </w:r>
            <w:r w:rsidRPr="006C0549">
              <w:rPr>
                <w:sz w:val="20"/>
                <w:szCs w:val="20"/>
              </w:rPr>
              <w:t>approval of</w:t>
            </w:r>
            <w:r>
              <w:rPr>
                <w:sz w:val="20"/>
                <w:szCs w:val="20"/>
              </w:rPr>
              <w:t xml:space="preserve"> CIP.</w:t>
            </w:r>
          </w:p>
        </w:tc>
      </w:tr>
      <w:tr w:rsidR="00861213" w:rsidRPr="00BA5367" w14:paraId="30199EA6" w14:textId="77777777" w:rsidTr="67A07817">
        <w:trPr>
          <w:cantSplit/>
        </w:trPr>
        <w:tc>
          <w:tcPr>
            <w:tcW w:w="1170" w:type="dxa"/>
          </w:tcPr>
          <w:p w14:paraId="554C3F7E" w14:textId="77777777" w:rsidR="00861213" w:rsidRDefault="00861213" w:rsidP="00861213">
            <w:pPr>
              <w:rPr>
                <w:sz w:val="20"/>
                <w:szCs w:val="20"/>
              </w:rPr>
            </w:pPr>
            <w:r w:rsidRPr="004C0750">
              <w:rPr>
                <w:sz w:val="20"/>
                <w:szCs w:val="20"/>
              </w:rPr>
              <w:t>CG028</w:t>
            </w:r>
          </w:p>
          <w:p w14:paraId="5C1294E5" w14:textId="6AF8DBD0" w:rsidR="008A2FDC" w:rsidRPr="004C0750" w:rsidRDefault="008A2FDC" w:rsidP="00861213">
            <w:pPr>
              <w:rPr>
                <w:sz w:val="20"/>
                <w:szCs w:val="20"/>
                <w:highlight w:val="yellow"/>
              </w:rPr>
            </w:pPr>
            <w:r w:rsidRPr="008A2FDC">
              <w:rPr>
                <w:sz w:val="20"/>
                <w:szCs w:val="20"/>
              </w:rPr>
              <w:t>SWMU 28</w:t>
            </w:r>
          </w:p>
        </w:tc>
        <w:tc>
          <w:tcPr>
            <w:tcW w:w="3870" w:type="dxa"/>
          </w:tcPr>
          <w:p w14:paraId="4FE6EC08" w14:textId="3724D7B6" w:rsidR="00861213" w:rsidRDefault="00F73D22" w:rsidP="00861213">
            <w:pPr>
              <w:rPr>
                <w:sz w:val="20"/>
                <w:szCs w:val="20"/>
                <w:highlight w:val="yellow"/>
              </w:rPr>
            </w:pPr>
            <w:r w:rsidRPr="00F73D22">
              <w:rPr>
                <w:sz w:val="20"/>
                <w:szCs w:val="20"/>
              </w:rPr>
              <w:t>RA-O with optimization in accordance with the approved CAP</w:t>
            </w:r>
          </w:p>
        </w:tc>
        <w:tc>
          <w:tcPr>
            <w:tcW w:w="2160" w:type="dxa"/>
          </w:tcPr>
          <w:p w14:paraId="68F9DCC0" w14:textId="787CEDE4" w:rsidR="00861213" w:rsidRPr="00861213" w:rsidRDefault="00861213" w:rsidP="00861213">
            <w:pPr>
              <w:rPr>
                <w:sz w:val="20"/>
                <w:szCs w:val="20"/>
              </w:rPr>
            </w:pPr>
            <w:r>
              <w:rPr>
                <w:sz w:val="20"/>
                <w:szCs w:val="20"/>
              </w:rPr>
              <w:t>Ten</w:t>
            </w:r>
            <w:r w:rsidRPr="00861213">
              <w:rPr>
                <w:sz w:val="20"/>
                <w:szCs w:val="20"/>
              </w:rPr>
              <w:t xml:space="preserve"> (</w:t>
            </w:r>
            <w:r>
              <w:rPr>
                <w:sz w:val="20"/>
                <w:szCs w:val="20"/>
              </w:rPr>
              <w:t>10</w:t>
            </w:r>
            <w:r w:rsidRPr="00861213">
              <w:rPr>
                <w:sz w:val="20"/>
                <w:szCs w:val="20"/>
              </w:rPr>
              <w:t>) years</w:t>
            </w:r>
          </w:p>
        </w:tc>
        <w:tc>
          <w:tcPr>
            <w:tcW w:w="2520" w:type="dxa"/>
          </w:tcPr>
          <w:p w14:paraId="3BA86510" w14:textId="77777777" w:rsidR="00F90BED" w:rsidRPr="00F90BED" w:rsidRDefault="00F90BED" w:rsidP="00F90BED">
            <w:pPr>
              <w:rPr>
                <w:sz w:val="20"/>
                <w:szCs w:val="20"/>
              </w:rPr>
            </w:pPr>
            <w:r w:rsidRPr="00F90BED">
              <w:rPr>
                <w:sz w:val="20"/>
                <w:szCs w:val="20"/>
              </w:rPr>
              <w:t>AF, USACE, and regulatory approval of RA-O documentation (e.g., Annual CAP PR).</w:t>
            </w:r>
          </w:p>
          <w:p w14:paraId="4639F4D9" w14:textId="77777777" w:rsidR="00F90BED" w:rsidRPr="00F90BED" w:rsidRDefault="00F90BED" w:rsidP="00F90BED">
            <w:pPr>
              <w:rPr>
                <w:sz w:val="20"/>
                <w:szCs w:val="20"/>
              </w:rPr>
            </w:pPr>
          </w:p>
          <w:p w14:paraId="54969687" w14:textId="6248544D" w:rsidR="00861213" w:rsidRPr="00861213" w:rsidRDefault="00F90BED" w:rsidP="00F90BED">
            <w:pPr>
              <w:rPr>
                <w:sz w:val="20"/>
                <w:szCs w:val="20"/>
              </w:rPr>
            </w:pPr>
            <w:r w:rsidRPr="00F90BED">
              <w:rPr>
                <w:sz w:val="20"/>
                <w:szCs w:val="20"/>
              </w:rPr>
              <w:t>AF and USACE approval of Performance Model Evaluation Report.</w:t>
            </w:r>
          </w:p>
        </w:tc>
      </w:tr>
      <w:tr w:rsidR="00861213" w:rsidRPr="00BA5367" w14:paraId="6066C6C5" w14:textId="77777777" w:rsidTr="67A07817">
        <w:trPr>
          <w:cantSplit/>
        </w:trPr>
        <w:tc>
          <w:tcPr>
            <w:tcW w:w="1170" w:type="dxa"/>
          </w:tcPr>
          <w:p w14:paraId="713EB24C" w14:textId="77777777" w:rsidR="00861213" w:rsidRDefault="00861213" w:rsidP="00861213">
            <w:pPr>
              <w:rPr>
                <w:sz w:val="20"/>
                <w:szCs w:val="20"/>
              </w:rPr>
            </w:pPr>
            <w:r w:rsidRPr="004C0750">
              <w:rPr>
                <w:sz w:val="20"/>
                <w:szCs w:val="20"/>
              </w:rPr>
              <w:t>CG501</w:t>
            </w:r>
          </w:p>
          <w:p w14:paraId="60D9F849" w14:textId="39840334" w:rsidR="008A2FDC" w:rsidRPr="004C0750" w:rsidRDefault="008A2FDC" w:rsidP="00861213">
            <w:pPr>
              <w:rPr>
                <w:sz w:val="20"/>
                <w:szCs w:val="20"/>
                <w:highlight w:val="yellow"/>
              </w:rPr>
            </w:pPr>
            <w:r w:rsidRPr="008A2FDC">
              <w:rPr>
                <w:sz w:val="20"/>
                <w:szCs w:val="20"/>
              </w:rPr>
              <w:t>SWMU 59</w:t>
            </w:r>
          </w:p>
        </w:tc>
        <w:tc>
          <w:tcPr>
            <w:tcW w:w="3870" w:type="dxa"/>
          </w:tcPr>
          <w:p w14:paraId="25170594" w14:textId="03D1D506" w:rsidR="00861213" w:rsidRDefault="00861213" w:rsidP="00861213">
            <w:pPr>
              <w:rPr>
                <w:sz w:val="20"/>
                <w:szCs w:val="20"/>
                <w:highlight w:val="yellow"/>
              </w:rPr>
            </w:pPr>
            <w:r w:rsidRPr="00D71D0F">
              <w:rPr>
                <w:sz w:val="20"/>
                <w:szCs w:val="20"/>
              </w:rPr>
              <w:t xml:space="preserve">RA-O with optimization in accordance with the approved </w:t>
            </w:r>
            <w:r w:rsidR="0023444F" w:rsidRPr="005A552E">
              <w:rPr>
                <w:sz w:val="20"/>
                <w:szCs w:val="20"/>
              </w:rPr>
              <w:t>CAP</w:t>
            </w:r>
          </w:p>
        </w:tc>
        <w:tc>
          <w:tcPr>
            <w:tcW w:w="2160" w:type="dxa"/>
          </w:tcPr>
          <w:p w14:paraId="7F3DB84F" w14:textId="0E996F13" w:rsidR="00861213" w:rsidRDefault="00861213" w:rsidP="00861213">
            <w:pPr>
              <w:rPr>
                <w:sz w:val="20"/>
                <w:szCs w:val="20"/>
                <w:highlight w:val="yellow"/>
              </w:rPr>
            </w:pPr>
            <w:r w:rsidRPr="00D71D0F">
              <w:rPr>
                <w:sz w:val="20"/>
                <w:szCs w:val="20"/>
              </w:rPr>
              <w:t>Through the duration of the PoP</w:t>
            </w:r>
          </w:p>
        </w:tc>
        <w:tc>
          <w:tcPr>
            <w:tcW w:w="2520" w:type="dxa"/>
          </w:tcPr>
          <w:p w14:paraId="29700E30" w14:textId="55A433F7" w:rsidR="00861213" w:rsidRPr="005A552E" w:rsidRDefault="001116FC" w:rsidP="00861213">
            <w:pPr>
              <w:rPr>
                <w:sz w:val="20"/>
                <w:szCs w:val="20"/>
              </w:rPr>
            </w:pPr>
            <w:r w:rsidRPr="005A552E">
              <w:rPr>
                <w:sz w:val="20"/>
                <w:szCs w:val="20"/>
              </w:rPr>
              <w:t xml:space="preserve">AF, </w:t>
            </w:r>
            <w:r w:rsidR="007272AB" w:rsidRPr="004C3D68">
              <w:rPr>
                <w:sz w:val="20"/>
                <w:szCs w:val="20"/>
              </w:rPr>
              <w:t>USACE</w:t>
            </w:r>
            <w:r w:rsidRPr="005A552E">
              <w:rPr>
                <w:sz w:val="20"/>
                <w:szCs w:val="20"/>
              </w:rPr>
              <w:t>, and regulatory approval of RA-O documentation (e.g., Annual CAP PR).</w:t>
            </w:r>
          </w:p>
          <w:p w14:paraId="3F84A57B" w14:textId="77777777" w:rsidR="00456602" w:rsidRDefault="00456602" w:rsidP="00861213">
            <w:pPr>
              <w:rPr>
                <w:color w:val="EE0000"/>
                <w:sz w:val="20"/>
                <w:szCs w:val="20"/>
              </w:rPr>
            </w:pPr>
          </w:p>
          <w:p w14:paraId="7DD49BB7" w14:textId="43D81447" w:rsidR="00456602" w:rsidRPr="001116FC" w:rsidRDefault="00456602" w:rsidP="00861213">
            <w:pPr>
              <w:rPr>
                <w:color w:val="EE0000"/>
                <w:sz w:val="20"/>
                <w:szCs w:val="20"/>
                <w:highlight w:val="yellow"/>
              </w:rPr>
            </w:pPr>
            <w:r w:rsidRPr="007A7EC4">
              <w:rPr>
                <w:sz w:val="20"/>
                <w:szCs w:val="20"/>
              </w:rPr>
              <w:t xml:space="preserve">AF and </w:t>
            </w:r>
            <w:r w:rsidR="007272AB" w:rsidRPr="004C3D68">
              <w:rPr>
                <w:sz w:val="20"/>
                <w:szCs w:val="20"/>
              </w:rPr>
              <w:t>USACE</w:t>
            </w:r>
            <w:r w:rsidRPr="007A7EC4">
              <w:rPr>
                <w:sz w:val="20"/>
                <w:szCs w:val="20"/>
              </w:rPr>
              <w:t xml:space="preserve"> approval of Performance Model Evaluation Report</w:t>
            </w:r>
            <w:r>
              <w:rPr>
                <w:sz w:val="20"/>
                <w:szCs w:val="20"/>
              </w:rPr>
              <w:t>.</w:t>
            </w:r>
          </w:p>
        </w:tc>
      </w:tr>
      <w:tr w:rsidR="00861213" w:rsidRPr="00BA5367" w14:paraId="0DDB81EE" w14:textId="77777777" w:rsidTr="67A07817">
        <w:trPr>
          <w:cantSplit/>
        </w:trPr>
        <w:tc>
          <w:tcPr>
            <w:tcW w:w="1170" w:type="dxa"/>
          </w:tcPr>
          <w:p w14:paraId="7DE2BA3D" w14:textId="77777777" w:rsidR="00861213" w:rsidRDefault="00861213" w:rsidP="00861213">
            <w:pPr>
              <w:rPr>
                <w:sz w:val="20"/>
                <w:szCs w:val="20"/>
              </w:rPr>
            </w:pPr>
            <w:r w:rsidRPr="004C0750">
              <w:rPr>
                <w:sz w:val="20"/>
                <w:szCs w:val="20"/>
              </w:rPr>
              <w:t>CG502</w:t>
            </w:r>
          </w:p>
          <w:p w14:paraId="10A7EED8" w14:textId="659E1E80" w:rsidR="008A2FDC" w:rsidRPr="004C0750" w:rsidRDefault="008A2FDC" w:rsidP="00861213">
            <w:pPr>
              <w:rPr>
                <w:sz w:val="20"/>
                <w:szCs w:val="20"/>
                <w:highlight w:val="yellow"/>
              </w:rPr>
            </w:pPr>
            <w:r w:rsidRPr="008A2FDC">
              <w:rPr>
                <w:sz w:val="20"/>
                <w:szCs w:val="20"/>
              </w:rPr>
              <w:t>SWMU 60</w:t>
            </w:r>
          </w:p>
        </w:tc>
        <w:tc>
          <w:tcPr>
            <w:tcW w:w="3870" w:type="dxa"/>
          </w:tcPr>
          <w:p w14:paraId="15828D58" w14:textId="78AF120E" w:rsidR="00861213" w:rsidRDefault="00861213" w:rsidP="00861213">
            <w:pPr>
              <w:rPr>
                <w:sz w:val="20"/>
                <w:szCs w:val="20"/>
                <w:highlight w:val="yellow"/>
              </w:rPr>
            </w:pPr>
            <w:r w:rsidRPr="00D71D0F">
              <w:rPr>
                <w:sz w:val="20"/>
                <w:szCs w:val="20"/>
              </w:rPr>
              <w:t xml:space="preserve">RA-O with optimization in accordance with the approved </w:t>
            </w:r>
            <w:r w:rsidR="002F5EB5">
              <w:rPr>
                <w:sz w:val="20"/>
                <w:szCs w:val="20"/>
              </w:rPr>
              <w:t>CAP</w:t>
            </w:r>
          </w:p>
        </w:tc>
        <w:tc>
          <w:tcPr>
            <w:tcW w:w="2160" w:type="dxa"/>
          </w:tcPr>
          <w:p w14:paraId="4C751746" w14:textId="6FC75936" w:rsidR="00861213" w:rsidRDefault="00861213" w:rsidP="00861213">
            <w:pPr>
              <w:rPr>
                <w:sz w:val="20"/>
                <w:szCs w:val="20"/>
                <w:highlight w:val="yellow"/>
              </w:rPr>
            </w:pPr>
            <w:r w:rsidRPr="00D71D0F">
              <w:rPr>
                <w:sz w:val="20"/>
                <w:szCs w:val="20"/>
              </w:rPr>
              <w:t>Through the duration of the PoP</w:t>
            </w:r>
          </w:p>
        </w:tc>
        <w:tc>
          <w:tcPr>
            <w:tcW w:w="2520" w:type="dxa"/>
          </w:tcPr>
          <w:p w14:paraId="4BF47FE3" w14:textId="69408FB0" w:rsidR="00456602" w:rsidRDefault="00861213" w:rsidP="00456602">
            <w:pPr>
              <w:rPr>
                <w:sz w:val="20"/>
                <w:szCs w:val="20"/>
              </w:rPr>
            </w:pPr>
            <w:r w:rsidRPr="00D71D0F">
              <w:rPr>
                <w:sz w:val="20"/>
                <w:szCs w:val="20"/>
              </w:rPr>
              <w:t xml:space="preserve">AF, </w:t>
            </w:r>
            <w:r w:rsidR="007272AB" w:rsidRPr="004C3D68">
              <w:rPr>
                <w:sz w:val="20"/>
                <w:szCs w:val="20"/>
              </w:rPr>
              <w:t>USACE</w:t>
            </w:r>
            <w:r w:rsidRPr="00D71D0F">
              <w:rPr>
                <w:sz w:val="20"/>
                <w:szCs w:val="20"/>
              </w:rPr>
              <w:t xml:space="preserve">, and regulatory approval of RA-O documentation </w:t>
            </w:r>
            <w:r w:rsidR="00456602" w:rsidRPr="00995F9C">
              <w:rPr>
                <w:sz w:val="20"/>
                <w:szCs w:val="20"/>
              </w:rPr>
              <w:t xml:space="preserve">(e.g., Annual CAP </w:t>
            </w:r>
            <w:r w:rsidR="00F71196" w:rsidRPr="005A552E">
              <w:rPr>
                <w:sz w:val="20"/>
                <w:szCs w:val="20"/>
              </w:rPr>
              <w:t>PR).</w:t>
            </w:r>
          </w:p>
          <w:p w14:paraId="7DDAFE4E" w14:textId="77777777" w:rsidR="00456602" w:rsidRDefault="00456602" w:rsidP="00456602">
            <w:pPr>
              <w:rPr>
                <w:sz w:val="20"/>
                <w:szCs w:val="20"/>
              </w:rPr>
            </w:pPr>
          </w:p>
          <w:p w14:paraId="430ABC02" w14:textId="7E5A0E2D" w:rsidR="00861213" w:rsidRPr="00C7627D" w:rsidRDefault="00456602" w:rsidP="00456602">
            <w:pPr>
              <w:rPr>
                <w:sz w:val="20"/>
                <w:szCs w:val="20"/>
                <w:highlight w:val="yellow"/>
              </w:rPr>
            </w:pPr>
            <w:r w:rsidRPr="007A7EC4">
              <w:rPr>
                <w:sz w:val="20"/>
                <w:szCs w:val="20"/>
              </w:rPr>
              <w:t xml:space="preserve">AF and </w:t>
            </w:r>
            <w:r w:rsidR="007272AB" w:rsidRPr="004C3D68">
              <w:rPr>
                <w:sz w:val="20"/>
                <w:szCs w:val="20"/>
              </w:rPr>
              <w:t>USACE</w:t>
            </w:r>
            <w:r w:rsidRPr="007A7EC4">
              <w:rPr>
                <w:sz w:val="20"/>
                <w:szCs w:val="20"/>
              </w:rPr>
              <w:t xml:space="preserve"> approval of Performance Model Evaluation Report</w:t>
            </w:r>
            <w:r>
              <w:rPr>
                <w:sz w:val="20"/>
                <w:szCs w:val="20"/>
              </w:rPr>
              <w:t>.</w:t>
            </w:r>
          </w:p>
        </w:tc>
      </w:tr>
      <w:tr w:rsidR="00861213" w:rsidRPr="00BA5367" w14:paraId="26316474" w14:textId="77777777" w:rsidTr="67A07817">
        <w:trPr>
          <w:cantSplit/>
        </w:trPr>
        <w:tc>
          <w:tcPr>
            <w:tcW w:w="1170" w:type="dxa"/>
          </w:tcPr>
          <w:p w14:paraId="79B80B95" w14:textId="77777777" w:rsidR="00861213" w:rsidRDefault="00861213" w:rsidP="00861213">
            <w:pPr>
              <w:rPr>
                <w:sz w:val="20"/>
                <w:szCs w:val="20"/>
              </w:rPr>
            </w:pPr>
            <w:r w:rsidRPr="004C0750">
              <w:rPr>
                <w:sz w:val="20"/>
                <w:szCs w:val="20"/>
              </w:rPr>
              <w:t>CG503</w:t>
            </w:r>
          </w:p>
          <w:p w14:paraId="0908D4B1" w14:textId="77F2D02D" w:rsidR="008A2FDC" w:rsidRPr="004C0750" w:rsidRDefault="008A2FDC" w:rsidP="00861213">
            <w:pPr>
              <w:rPr>
                <w:sz w:val="20"/>
                <w:szCs w:val="20"/>
                <w:highlight w:val="yellow"/>
              </w:rPr>
            </w:pPr>
            <w:r w:rsidRPr="008A2FDC">
              <w:rPr>
                <w:sz w:val="20"/>
                <w:szCs w:val="20"/>
              </w:rPr>
              <w:t>SWMU 61</w:t>
            </w:r>
          </w:p>
        </w:tc>
        <w:tc>
          <w:tcPr>
            <w:tcW w:w="3870" w:type="dxa"/>
          </w:tcPr>
          <w:p w14:paraId="32D44233" w14:textId="31B76918" w:rsidR="00861213" w:rsidRDefault="00861213" w:rsidP="00861213">
            <w:pPr>
              <w:rPr>
                <w:sz w:val="20"/>
                <w:szCs w:val="20"/>
                <w:highlight w:val="yellow"/>
              </w:rPr>
            </w:pPr>
            <w:r w:rsidRPr="00861213">
              <w:rPr>
                <w:sz w:val="20"/>
                <w:szCs w:val="20"/>
              </w:rPr>
              <w:t>Site Closeout</w:t>
            </w:r>
          </w:p>
        </w:tc>
        <w:tc>
          <w:tcPr>
            <w:tcW w:w="2160" w:type="dxa"/>
          </w:tcPr>
          <w:p w14:paraId="13FC6556" w14:textId="644787F9" w:rsidR="00861213" w:rsidRDefault="00861213" w:rsidP="00861213">
            <w:pPr>
              <w:rPr>
                <w:sz w:val="20"/>
                <w:szCs w:val="20"/>
                <w:highlight w:val="yellow"/>
              </w:rPr>
            </w:pPr>
            <w:r>
              <w:rPr>
                <w:sz w:val="20"/>
                <w:szCs w:val="20"/>
              </w:rPr>
              <w:t>Ten</w:t>
            </w:r>
            <w:r w:rsidRPr="00861213">
              <w:rPr>
                <w:sz w:val="20"/>
                <w:szCs w:val="20"/>
              </w:rPr>
              <w:t xml:space="preserve"> (</w:t>
            </w:r>
            <w:r>
              <w:rPr>
                <w:sz w:val="20"/>
                <w:szCs w:val="20"/>
              </w:rPr>
              <w:t>10</w:t>
            </w:r>
            <w:r w:rsidRPr="00861213">
              <w:rPr>
                <w:sz w:val="20"/>
                <w:szCs w:val="20"/>
              </w:rPr>
              <w:t>) years</w:t>
            </w:r>
          </w:p>
        </w:tc>
        <w:tc>
          <w:tcPr>
            <w:tcW w:w="2520" w:type="dxa"/>
          </w:tcPr>
          <w:p w14:paraId="54C860AB" w14:textId="3B033027" w:rsidR="00861213" w:rsidRPr="00C7627D" w:rsidRDefault="00861213" w:rsidP="00861213">
            <w:pPr>
              <w:rPr>
                <w:sz w:val="20"/>
                <w:szCs w:val="20"/>
                <w:highlight w:val="yellow"/>
              </w:rPr>
            </w:pPr>
            <w:r w:rsidRPr="00861213">
              <w:rPr>
                <w:sz w:val="20"/>
                <w:szCs w:val="20"/>
              </w:rPr>
              <w:t xml:space="preserve">AF, </w:t>
            </w:r>
            <w:r w:rsidR="007272AB" w:rsidRPr="004C3D68">
              <w:rPr>
                <w:sz w:val="20"/>
                <w:szCs w:val="20"/>
              </w:rPr>
              <w:t>USACE</w:t>
            </w:r>
            <w:r w:rsidRPr="00861213">
              <w:rPr>
                <w:sz w:val="20"/>
                <w:szCs w:val="20"/>
              </w:rPr>
              <w:t xml:space="preserve">, and regulatory approval of SC documentation </w:t>
            </w:r>
            <w:r w:rsidR="00455C7F" w:rsidRPr="00455C7F">
              <w:rPr>
                <w:sz w:val="20"/>
                <w:szCs w:val="20"/>
              </w:rPr>
              <w:t>(e.g., Annual CAP PR, Permit Modification, and Well Abandonment Completion Report).</w:t>
            </w:r>
          </w:p>
        </w:tc>
      </w:tr>
      <w:tr w:rsidR="00861213" w:rsidRPr="00BA5367" w14:paraId="0333BDE9" w14:textId="77777777" w:rsidTr="67A07817">
        <w:trPr>
          <w:cantSplit/>
        </w:trPr>
        <w:tc>
          <w:tcPr>
            <w:tcW w:w="1170" w:type="dxa"/>
          </w:tcPr>
          <w:p w14:paraId="3EC5FCB9" w14:textId="77777777" w:rsidR="00861213" w:rsidRDefault="00861213" w:rsidP="00861213">
            <w:pPr>
              <w:rPr>
                <w:sz w:val="20"/>
                <w:szCs w:val="20"/>
              </w:rPr>
            </w:pPr>
            <w:r w:rsidRPr="004C0750">
              <w:rPr>
                <w:sz w:val="20"/>
                <w:szCs w:val="20"/>
              </w:rPr>
              <w:t>CG504</w:t>
            </w:r>
          </w:p>
          <w:p w14:paraId="0F7DEC1B" w14:textId="2D8CFEE0" w:rsidR="008A2FDC" w:rsidRPr="004C0750" w:rsidRDefault="008A2FDC" w:rsidP="00861213">
            <w:pPr>
              <w:rPr>
                <w:sz w:val="20"/>
                <w:szCs w:val="20"/>
                <w:highlight w:val="yellow"/>
              </w:rPr>
            </w:pPr>
            <w:r w:rsidRPr="008A2FDC">
              <w:rPr>
                <w:sz w:val="20"/>
                <w:szCs w:val="20"/>
              </w:rPr>
              <w:t>SWMU 47</w:t>
            </w:r>
          </w:p>
        </w:tc>
        <w:tc>
          <w:tcPr>
            <w:tcW w:w="3870" w:type="dxa"/>
          </w:tcPr>
          <w:p w14:paraId="6CD78DB7" w14:textId="6C60636C" w:rsidR="00861213" w:rsidRDefault="00861213" w:rsidP="00861213">
            <w:pPr>
              <w:rPr>
                <w:sz w:val="20"/>
                <w:szCs w:val="20"/>
                <w:highlight w:val="yellow"/>
              </w:rPr>
            </w:pPr>
            <w:r w:rsidRPr="00D71D0F">
              <w:rPr>
                <w:sz w:val="20"/>
                <w:szCs w:val="20"/>
              </w:rPr>
              <w:t xml:space="preserve">RA-O with optimization in accordance with the approved </w:t>
            </w:r>
            <w:r w:rsidR="002F5EB5">
              <w:rPr>
                <w:sz w:val="20"/>
                <w:szCs w:val="20"/>
              </w:rPr>
              <w:t>CAP</w:t>
            </w:r>
          </w:p>
        </w:tc>
        <w:tc>
          <w:tcPr>
            <w:tcW w:w="2160" w:type="dxa"/>
          </w:tcPr>
          <w:p w14:paraId="24649161" w14:textId="5D8E37D5" w:rsidR="00861213" w:rsidRDefault="00861213" w:rsidP="00861213">
            <w:pPr>
              <w:rPr>
                <w:sz w:val="20"/>
                <w:szCs w:val="20"/>
                <w:highlight w:val="yellow"/>
              </w:rPr>
            </w:pPr>
            <w:r w:rsidRPr="00D71D0F">
              <w:rPr>
                <w:sz w:val="20"/>
                <w:szCs w:val="20"/>
              </w:rPr>
              <w:t>Through the duration of the PoP</w:t>
            </w:r>
          </w:p>
        </w:tc>
        <w:tc>
          <w:tcPr>
            <w:tcW w:w="2520" w:type="dxa"/>
          </w:tcPr>
          <w:p w14:paraId="2ADCBC86" w14:textId="191992D7" w:rsidR="00456602" w:rsidRDefault="00861213" w:rsidP="00456602">
            <w:pPr>
              <w:rPr>
                <w:sz w:val="20"/>
                <w:szCs w:val="20"/>
              </w:rPr>
            </w:pPr>
            <w:r w:rsidRPr="00D71D0F">
              <w:rPr>
                <w:sz w:val="20"/>
                <w:szCs w:val="20"/>
              </w:rPr>
              <w:t xml:space="preserve">AF, </w:t>
            </w:r>
            <w:r w:rsidR="007272AB" w:rsidRPr="004C3D68">
              <w:rPr>
                <w:sz w:val="20"/>
                <w:szCs w:val="20"/>
              </w:rPr>
              <w:t>USACE</w:t>
            </w:r>
            <w:r w:rsidRPr="00D71D0F">
              <w:rPr>
                <w:sz w:val="20"/>
                <w:szCs w:val="20"/>
              </w:rPr>
              <w:t xml:space="preserve">, and regulatory approval of RA-O documentation </w:t>
            </w:r>
            <w:r w:rsidR="00456602" w:rsidRPr="00995F9C">
              <w:rPr>
                <w:sz w:val="20"/>
                <w:szCs w:val="20"/>
              </w:rPr>
              <w:t xml:space="preserve">(e.g., Annual CAP </w:t>
            </w:r>
            <w:r w:rsidR="00F71196" w:rsidRPr="005A552E">
              <w:rPr>
                <w:sz w:val="20"/>
                <w:szCs w:val="20"/>
              </w:rPr>
              <w:t>PR).</w:t>
            </w:r>
          </w:p>
          <w:p w14:paraId="7139313A" w14:textId="77777777" w:rsidR="00456602" w:rsidRDefault="00456602" w:rsidP="00456602">
            <w:pPr>
              <w:rPr>
                <w:sz w:val="20"/>
                <w:szCs w:val="20"/>
              </w:rPr>
            </w:pPr>
          </w:p>
          <w:p w14:paraId="4129FF4B" w14:textId="60B9DA7F" w:rsidR="00861213" w:rsidRPr="00C7627D" w:rsidRDefault="00456602" w:rsidP="00456602">
            <w:pPr>
              <w:rPr>
                <w:sz w:val="20"/>
                <w:szCs w:val="20"/>
                <w:highlight w:val="yellow"/>
              </w:rPr>
            </w:pPr>
            <w:r w:rsidRPr="007A7EC4">
              <w:rPr>
                <w:sz w:val="20"/>
                <w:szCs w:val="20"/>
              </w:rPr>
              <w:t xml:space="preserve">AF and </w:t>
            </w:r>
            <w:r w:rsidR="007272AB" w:rsidRPr="004C3D68">
              <w:rPr>
                <w:sz w:val="20"/>
                <w:szCs w:val="20"/>
              </w:rPr>
              <w:t>USACE</w:t>
            </w:r>
            <w:r w:rsidRPr="007A7EC4">
              <w:rPr>
                <w:sz w:val="20"/>
                <w:szCs w:val="20"/>
              </w:rPr>
              <w:t xml:space="preserve"> approval of Performance Model Evaluation Report</w:t>
            </w:r>
            <w:r>
              <w:rPr>
                <w:sz w:val="20"/>
                <w:szCs w:val="20"/>
              </w:rPr>
              <w:t>.</w:t>
            </w:r>
          </w:p>
        </w:tc>
      </w:tr>
      <w:tr w:rsidR="00861213" w:rsidRPr="00BA5367" w14:paraId="2DD401E8" w14:textId="77777777" w:rsidTr="67A07817">
        <w:trPr>
          <w:cantSplit/>
        </w:trPr>
        <w:tc>
          <w:tcPr>
            <w:tcW w:w="1170" w:type="dxa"/>
          </w:tcPr>
          <w:p w14:paraId="2788F25D" w14:textId="77777777" w:rsidR="00861213" w:rsidRPr="003716B8" w:rsidRDefault="00861213" w:rsidP="00861213">
            <w:pPr>
              <w:rPr>
                <w:sz w:val="20"/>
                <w:szCs w:val="20"/>
              </w:rPr>
            </w:pPr>
            <w:r w:rsidRPr="003716B8">
              <w:rPr>
                <w:sz w:val="20"/>
                <w:szCs w:val="20"/>
              </w:rPr>
              <w:lastRenderedPageBreak/>
              <w:t>DC034</w:t>
            </w:r>
          </w:p>
          <w:p w14:paraId="3EEFA0C8" w14:textId="4917E05E" w:rsidR="008A2FDC" w:rsidRPr="00861213" w:rsidRDefault="008A2FDC" w:rsidP="00861213">
            <w:pPr>
              <w:rPr>
                <w:color w:val="EE0000"/>
                <w:sz w:val="20"/>
                <w:szCs w:val="20"/>
                <w:highlight w:val="yellow"/>
              </w:rPr>
            </w:pPr>
            <w:r w:rsidRPr="003716B8">
              <w:rPr>
                <w:sz w:val="20"/>
                <w:szCs w:val="20"/>
              </w:rPr>
              <w:t>SWMU 36</w:t>
            </w:r>
          </w:p>
        </w:tc>
        <w:tc>
          <w:tcPr>
            <w:tcW w:w="3870" w:type="dxa"/>
          </w:tcPr>
          <w:p w14:paraId="520FA43D" w14:textId="77777777" w:rsidR="0006263E" w:rsidRPr="003716B8" w:rsidRDefault="00DC21BF" w:rsidP="00861213">
            <w:pPr>
              <w:rPr>
                <w:sz w:val="20"/>
                <w:szCs w:val="20"/>
              </w:rPr>
            </w:pPr>
            <w:proofErr w:type="gramStart"/>
            <w:r w:rsidRPr="003716B8">
              <w:rPr>
                <w:sz w:val="20"/>
                <w:szCs w:val="20"/>
              </w:rPr>
              <w:t>Achieve</w:t>
            </w:r>
            <w:proofErr w:type="gramEnd"/>
            <w:r w:rsidRPr="003716B8">
              <w:rPr>
                <w:sz w:val="20"/>
                <w:szCs w:val="20"/>
              </w:rPr>
              <w:t xml:space="preserve"> Construction Completion </w:t>
            </w:r>
          </w:p>
          <w:p w14:paraId="77BC2A73" w14:textId="77777777" w:rsidR="0006263E" w:rsidRPr="003716B8" w:rsidRDefault="0006263E" w:rsidP="00861213">
            <w:pPr>
              <w:rPr>
                <w:sz w:val="20"/>
                <w:szCs w:val="20"/>
              </w:rPr>
            </w:pPr>
          </w:p>
          <w:p w14:paraId="09F7F32C" w14:textId="7090A3AA" w:rsidR="00AE22BC" w:rsidRPr="00AE22BC" w:rsidRDefault="00AE22BC" w:rsidP="00861213">
            <w:pPr>
              <w:rPr>
                <w:sz w:val="20"/>
                <w:highlight w:val="yellow"/>
              </w:rPr>
            </w:pPr>
          </w:p>
        </w:tc>
        <w:tc>
          <w:tcPr>
            <w:tcW w:w="2160" w:type="dxa"/>
          </w:tcPr>
          <w:p w14:paraId="0838A2A6" w14:textId="4CC81676" w:rsidR="00861213" w:rsidRPr="00861213" w:rsidRDefault="00273329" w:rsidP="00861213">
            <w:pPr>
              <w:rPr>
                <w:color w:val="EE0000"/>
                <w:sz w:val="20"/>
                <w:szCs w:val="20"/>
                <w:highlight w:val="yellow"/>
              </w:rPr>
            </w:pPr>
            <w:r w:rsidRPr="003716B8">
              <w:rPr>
                <w:sz w:val="20"/>
                <w:szCs w:val="20"/>
              </w:rPr>
              <w:t>Three (3) years</w:t>
            </w:r>
          </w:p>
        </w:tc>
        <w:tc>
          <w:tcPr>
            <w:tcW w:w="2520" w:type="dxa"/>
          </w:tcPr>
          <w:p w14:paraId="50C5C1F5" w14:textId="60128153" w:rsidR="003B38F5" w:rsidRPr="003716B8" w:rsidRDefault="003B38F5" w:rsidP="00456602">
            <w:pPr>
              <w:rPr>
                <w:sz w:val="20"/>
                <w:szCs w:val="20"/>
              </w:rPr>
            </w:pPr>
            <w:r w:rsidRPr="003716B8">
              <w:rPr>
                <w:sz w:val="20"/>
                <w:szCs w:val="20"/>
              </w:rPr>
              <w:t xml:space="preserve">AF, </w:t>
            </w:r>
            <w:r w:rsidR="007272AB" w:rsidRPr="004C3D68">
              <w:rPr>
                <w:sz w:val="20"/>
                <w:szCs w:val="20"/>
              </w:rPr>
              <w:t>USACE</w:t>
            </w:r>
            <w:r w:rsidRPr="003716B8">
              <w:rPr>
                <w:sz w:val="20"/>
                <w:szCs w:val="20"/>
              </w:rPr>
              <w:t>, and regulatory approval of RIP (e.g., Construction Completion Report and first RA-O Report demonstrating remedy is operating properly and successfully).</w:t>
            </w:r>
          </w:p>
          <w:p w14:paraId="575160C4" w14:textId="77777777" w:rsidR="003B38F5" w:rsidRPr="003716B8" w:rsidRDefault="003B38F5" w:rsidP="00456602">
            <w:pPr>
              <w:rPr>
                <w:sz w:val="20"/>
                <w:szCs w:val="20"/>
              </w:rPr>
            </w:pPr>
          </w:p>
          <w:p w14:paraId="13D39842" w14:textId="05C06D0E" w:rsidR="0048658B" w:rsidRPr="003716B8" w:rsidRDefault="0048658B" w:rsidP="00456602">
            <w:pPr>
              <w:rPr>
                <w:sz w:val="20"/>
                <w:szCs w:val="20"/>
              </w:rPr>
            </w:pPr>
            <w:r w:rsidRPr="003716B8">
              <w:rPr>
                <w:sz w:val="20"/>
                <w:szCs w:val="20"/>
              </w:rPr>
              <w:t xml:space="preserve">AF and </w:t>
            </w:r>
            <w:r w:rsidR="007272AB" w:rsidRPr="004C3D68">
              <w:rPr>
                <w:sz w:val="20"/>
                <w:szCs w:val="20"/>
              </w:rPr>
              <w:t>USACE</w:t>
            </w:r>
            <w:r w:rsidRPr="003716B8">
              <w:rPr>
                <w:sz w:val="20"/>
                <w:szCs w:val="20"/>
              </w:rPr>
              <w:t xml:space="preserve"> approval of Performance Model Evaluation Report.</w:t>
            </w:r>
          </w:p>
          <w:p w14:paraId="70DD1232" w14:textId="77777777" w:rsidR="0048658B" w:rsidRPr="003716B8" w:rsidRDefault="0048658B" w:rsidP="00456602">
            <w:pPr>
              <w:rPr>
                <w:sz w:val="20"/>
                <w:szCs w:val="20"/>
              </w:rPr>
            </w:pPr>
          </w:p>
          <w:p w14:paraId="7FC46E9A" w14:textId="11DC8869" w:rsidR="00861213" w:rsidRPr="0048658B" w:rsidRDefault="00861213" w:rsidP="00456602">
            <w:pPr>
              <w:rPr>
                <w:color w:val="EE0000"/>
                <w:sz w:val="20"/>
                <w:szCs w:val="20"/>
              </w:rPr>
            </w:pPr>
            <w:r w:rsidRPr="003716B8">
              <w:rPr>
                <w:sz w:val="20"/>
                <w:szCs w:val="20"/>
              </w:rPr>
              <w:t xml:space="preserve">AF, </w:t>
            </w:r>
            <w:r w:rsidR="007272AB" w:rsidRPr="004C3D68">
              <w:rPr>
                <w:sz w:val="20"/>
                <w:szCs w:val="20"/>
              </w:rPr>
              <w:t>USACE</w:t>
            </w:r>
            <w:r w:rsidRPr="003716B8">
              <w:rPr>
                <w:sz w:val="20"/>
                <w:szCs w:val="20"/>
              </w:rPr>
              <w:t xml:space="preserve">, and regulatory approval of RA-O documentation </w:t>
            </w:r>
            <w:r w:rsidR="00456602" w:rsidRPr="003716B8">
              <w:rPr>
                <w:sz w:val="20"/>
                <w:szCs w:val="20"/>
              </w:rPr>
              <w:t xml:space="preserve">(e.g., Annual CAP </w:t>
            </w:r>
            <w:r w:rsidR="00F71196" w:rsidRPr="003716B8">
              <w:rPr>
                <w:sz w:val="20"/>
                <w:szCs w:val="20"/>
              </w:rPr>
              <w:t>PR).</w:t>
            </w:r>
          </w:p>
        </w:tc>
      </w:tr>
      <w:tr w:rsidR="00AE22BC" w:rsidRPr="00BA5367" w14:paraId="2ED0C006" w14:textId="77777777" w:rsidTr="67A07817">
        <w:trPr>
          <w:cantSplit/>
        </w:trPr>
        <w:tc>
          <w:tcPr>
            <w:tcW w:w="1170" w:type="dxa"/>
          </w:tcPr>
          <w:p w14:paraId="676CF649" w14:textId="77777777" w:rsidR="00AE22BC" w:rsidRPr="003716B8" w:rsidRDefault="00AE22BC" w:rsidP="00AE22BC">
            <w:pPr>
              <w:rPr>
                <w:sz w:val="20"/>
                <w:szCs w:val="20"/>
              </w:rPr>
            </w:pPr>
            <w:r w:rsidRPr="003716B8">
              <w:rPr>
                <w:sz w:val="20"/>
                <w:szCs w:val="20"/>
              </w:rPr>
              <w:t>DC034</w:t>
            </w:r>
          </w:p>
          <w:p w14:paraId="07D99D11" w14:textId="5A314295" w:rsidR="00AE22BC" w:rsidRPr="003716B8" w:rsidRDefault="00AE22BC" w:rsidP="00AE22BC">
            <w:pPr>
              <w:rPr>
                <w:sz w:val="20"/>
                <w:szCs w:val="20"/>
              </w:rPr>
            </w:pPr>
            <w:r w:rsidRPr="003716B8">
              <w:rPr>
                <w:sz w:val="20"/>
                <w:szCs w:val="20"/>
              </w:rPr>
              <w:t>SWMU 36</w:t>
            </w:r>
          </w:p>
        </w:tc>
        <w:tc>
          <w:tcPr>
            <w:tcW w:w="3870" w:type="dxa"/>
          </w:tcPr>
          <w:p w14:paraId="426B3758" w14:textId="69AC5499" w:rsidR="00AE22BC" w:rsidRPr="003716B8" w:rsidRDefault="00D64C30" w:rsidP="00861213">
            <w:pPr>
              <w:rPr>
                <w:sz w:val="20"/>
                <w:szCs w:val="20"/>
              </w:rPr>
            </w:pPr>
            <w:r w:rsidRPr="003716B8">
              <w:rPr>
                <w:sz w:val="20"/>
                <w:szCs w:val="20"/>
              </w:rPr>
              <w:t xml:space="preserve">Upon achievement of Construction </w:t>
            </w:r>
            <w:r w:rsidRPr="00C35671">
              <w:rPr>
                <w:sz w:val="20"/>
                <w:szCs w:val="20"/>
              </w:rPr>
              <w:t xml:space="preserve">Completion, </w:t>
            </w:r>
            <w:r w:rsidRPr="00C35671">
              <w:rPr>
                <w:sz w:val="20"/>
              </w:rPr>
              <w:t>continue RA-O with optimization in accordance with the approved CAP throughout the PoP</w:t>
            </w:r>
          </w:p>
        </w:tc>
        <w:tc>
          <w:tcPr>
            <w:tcW w:w="2160" w:type="dxa"/>
          </w:tcPr>
          <w:p w14:paraId="2636FE37" w14:textId="5BA38DF5" w:rsidR="00AE22BC" w:rsidRPr="003716B8" w:rsidRDefault="00D64C30" w:rsidP="00861213">
            <w:pPr>
              <w:rPr>
                <w:sz w:val="20"/>
                <w:szCs w:val="20"/>
              </w:rPr>
            </w:pPr>
            <w:r>
              <w:rPr>
                <w:sz w:val="20"/>
                <w:szCs w:val="20"/>
              </w:rPr>
              <w:t>Through the duration of the PoP</w:t>
            </w:r>
          </w:p>
        </w:tc>
        <w:tc>
          <w:tcPr>
            <w:tcW w:w="2520" w:type="dxa"/>
          </w:tcPr>
          <w:p w14:paraId="21B8A10B" w14:textId="77777777" w:rsidR="00D64C30" w:rsidRPr="003716B8" w:rsidRDefault="00D64C30" w:rsidP="00D64C30">
            <w:pPr>
              <w:rPr>
                <w:sz w:val="20"/>
                <w:szCs w:val="20"/>
              </w:rPr>
            </w:pPr>
            <w:r w:rsidRPr="003716B8">
              <w:rPr>
                <w:sz w:val="20"/>
                <w:szCs w:val="20"/>
              </w:rPr>
              <w:t xml:space="preserve">AF and </w:t>
            </w:r>
            <w:r w:rsidRPr="004C3D68">
              <w:rPr>
                <w:sz w:val="20"/>
                <w:szCs w:val="20"/>
              </w:rPr>
              <w:t>USACE</w:t>
            </w:r>
            <w:r w:rsidRPr="003716B8">
              <w:rPr>
                <w:sz w:val="20"/>
                <w:szCs w:val="20"/>
              </w:rPr>
              <w:t xml:space="preserve"> approval of Performance Model Evaluation Report.</w:t>
            </w:r>
          </w:p>
          <w:p w14:paraId="4306F9FD" w14:textId="77777777" w:rsidR="00D64C30" w:rsidRPr="003716B8" w:rsidRDefault="00D64C30" w:rsidP="00D64C30">
            <w:pPr>
              <w:rPr>
                <w:sz w:val="20"/>
                <w:szCs w:val="20"/>
              </w:rPr>
            </w:pPr>
          </w:p>
          <w:p w14:paraId="26C35641" w14:textId="7DB13453" w:rsidR="00AE22BC" w:rsidRPr="003716B8" w:rsidRDefault="00D64C30" w:rsidP="00D64C30">
            <w:pPr>
              <w:rPr>
                <w:sz w:val="20"/>
                <w:szCs w:val="20"/>
              </w:rPr>
            </w:pPr>
            <w:r w:rsidRPr="003716B8">
              <w:rPr>
                <w:sz w:val="20"/>
                <w:szCs w:val="20"/>
              </w:rPr>
              <w:t xml:space="preserve">AF, </w:t>
            </w:r>
            <w:r w:rsidRPr="004C3D68">
              <w:rPr>
                <w:sz w:val="20"/>
                <w:szCs w:val="20"/>
              </w:rPr>
              <w:t>USACE</w:t>
            </w:r>
            <w:r w:rsidRPr="003716B8">
              <w:rPr>
                <w:sz w:val="20"/>
                <w:szCs w:val="20"/>
              </w:rPr>
              <w:t>, and regulatory approval of RA-O documentation (e.g., Annual CAP PR).</w:t>
            </w:r>
          </w:p>
        </w:tc>
      </w:tr>
      <w:tr w:rsidR="00861213" w:rsidRPr="00BA5367" w14:paraId="3C42C02D" w14:textId="77777777" w:rsidTr="67A07817">
        <w:trPr>
          <w:cantSplit/>
        </w:trPr>
        <w:tc>
          <w:tcPr>
            <w:tcW w:w="1170" w:type="dxa"/>
          </w:tcPr>
          <w:p w14:paraId="362A3C3B" w14:textId="77777777" w:rsidR="00861213" w:rsidRDefault="00861213" w:rsidP="00861213">
            <w:pPr>
              <w:rPr>
                <w:sz w:val="20"/>
                <w:szCs w:val="20"/>
              </w:rPr>
            </w:pPr>
            <w:r w:rsidRPr="004C0750">
              <w:rPr>
                <w:sz w:val="20"/>
                <w:szCs w:val="20"/>
              </w:rPr>
              <w:t>LF001</w:t>
            </w:r>
          </w:p>
          <w:p w14:paraId="50E1CD4A" w14:textId="5DF9E9E2" w:rsidR="008A2FDC" w:rsidRPr="004C0750" w:rsidRDefault="008A2FDC" w:rsidP="00861213">
            <w:pPr>
              <w:rPr>
                <w:sz w:val="20"/>
                <w:szCs w:val="20"/>
                <w:highlight w:val="yellow"/>
              </w:rPr>
            </w:pPr>
            <w:r w:rsidRPr="008A2FDC">
              <w:rPr>
                <w:sz w:val="20"/>
                <w:szCs w:val="20"/>
              </w:rPr>
              <w:t>SWMU 1</w:t>
            </w:r>
          </w:p>
        </w:tc>
        <w:tc>
          <w:tcPr>
            <w:tcW w:w="3870" w:type="dxa"/>
          </w:tcPr>
          <w:p w14:paraId="018D7BA2" w14:textId="324E9549" w:rsidR="00861213" w:rsidRPr="00861213" w:rsidRDefault="00861213" w:rsidP="00861213">
            <w:pPr>
              <w:rPr>
                <w:sz w:val="20"/>
                <w:szCs w:val="20"/>
              </w:rPr>
            </w:pPr>
            <w:r w:rsidRPr="00861213">
              <w:rPr>
                <w:sz w:val="20"/>
                <w:szCs w:val="20"/>
              </w:rPr>
              <w:t xml:space="preserve">LTM in accordance with the approved </w:t>
            </w:r>
            <w:r w:rsidR="002F5EB5">
              <w:rPr>
                <w:sz w:val="20"/>
                <w:szCs w:val="20"/>
              </w:rPr>
              <w:t>CAP</w:t>
            </w:r>
          </w:p>
        </w:tc>
        <w:tc>
          <w:tcPr>
            <w:tcW w:w="2160" w:type="dxa"/>
          </w:tcPr>
          <w:p w14:paraId="2BCCB0F9" w14:textId="4EA0096A" w:rsidR="00861213" w:rsidRPr="00861213" w:rsidRDefault="00861213" w:rsidP="00861213">
            <w:pPr>
              <w:rPr>
                <w:sz w:val="20"/>
                <w:szCs w:val="20"/>
              </w:rPr>
            </w:pPr>
            <w:r w:rsidRPr="00861213">
              <w:rPr>
                <w:sz w:val="20"/>
                <w:szCs w:val="20"/>
              </w:rPr>
              <w:t>Through the duration of the PoP</w:t>
            </w:r>
          </w:p>
        </w:tc>
        <w:tc>
          <w:tcPr>
            <w:tcW w:w="2520" w:type="dxa"/>
          </w:tcPr>
          <w:p w14:paraId="66ADFFFF" w14:textId="27BBF5FC" w:rsidR="00861213" w:rsidRPr="00861213" w:rsidRDefault="00861213" w:rsidP="00861213">
            <w:pPr>
              <w:rPr>
                <w:sz w:val="20"/>
                <w:szCs w:val="20"/>
              </w:rPr>
            </w:pPr>
            <w:r w:rsidRPr="00861213">
              <w:rPr>
                <w:sz w:val="20"/>
                <w:szCs w:val="20"/>
              </w:rPr>
              <w:t xml:space="preserve">AF, </w:t>
            </w:r>
            <w:r w:rsidR="007272AB" w:rsidRPr="004C3D68">
              <w:rPr>
                <w:sz w:val="20"/>
                <w:szCs w:val="20"/>
              </w:rPr>
              <w:t>USACE</w:t>
            </w:r>
            <w:r w:rsidRPr="00861213">
              <w:rPr>
                <w:sz w:val="20"/>
                <w:szCs w:val="20"/>
              </w:rPr>
              <w:t>, and regulatory approval of LTM documentation (e.g., Land Use Control Inspection Reports</w:t>
            </w:r>
            <w:r w:rsidR="00537FD8">
              <w:rPr>
                <w:sz w:val="20"/>
                <w:szCs w:val="20"/>
              </w:rPr>
              <w:t xml:space="preserve"> and</w:t>
            </w:r>
            <w:r w:rsidR="0023444F">
              <w:rPr>
                <w:sz w:val="20"/>
                <w:szCs w:val="20"/>
              </w:rPr>
              <w:t xml:space="preserve"> </w:t>
            </w:r>
            <w:r w:rsidR="0023444F" w:rsidRPr="005A552E">
              <w:rPr>
                <w:sz w:val="20"/>
                <w:szCs w:val="20"/>
              </w:rPr>
              <w:t>Annual CAP PR).</w:t>
            </w:r>
          </w:p>
        </w:tc>
      </w:tr>
      <w:tr w:rsidR="00861213" w:rsidRPr="00BA5367" w14:paraId="538D68DB" w14:textId="77777777" w:rsidTr="67A07817">
        <w:trPr>
          <w:cantSplit/>
        </w:trPr>
        <w:tc>
          <w:tcPr>
            <w:tcW w:w="1170" w:type="dxa"/>
          </w:tcPr>
          <w:p w14:paraId="772749BA" w14:textId="77777777" w:rsidR="00861213" w:rsidRDefault="00861213" w:rsidP="00861213">
            <w:pPr>
              <w:rPr>
                <w:sz w:val="20"/>
                <w:szCs w:val="20"/>
              </w:rPr>
            </w:pPr>
            <w:r w:rsidRPr="004C0750">
              <w:rPr>
                <w:sz w:val="20"/>
                <w:szCs w:val="20"/>
              </w:rPr>
              <w:t>LF002</w:t>
            </w:r>
          </w:p>
          <w:p w14:paraId="61B304CC" w14:textId="5EDED6C0" w:rsidR="008A2FDC" w:rsidRPr="004C0750" w:rsidRDefault="008A2FDC" w:rsidP="00861213">
            <w:pPr>
              <w:rPr>
                <w:sz w:val="20"/>
                <w:szCs w:val="20"/>
                <w:highlight w:val="yellow"/>
              </w:rPr>
            </w:pPr>
            <w:r w:rsidRPr="008A2FDC">
              <w:rPr>
                <w:sz w:val="20"/>
                <w:szCs w:val="20"/>
              </w:rPr>
              <w:t>SWMU 2</w:t>
            </w:r>
          </w:p>
        </w:tc>
        <w:tc>
          <w:tcPr>
            <w:tcW w:w="3870" w:type="dxa"/>
          </w:tcPr>
          <w:p w14:paraId="2BCBEDD0" w14:textId="4DA389DA" w:rsidR="00861213" w:rsidRPr="00861213" w:rsidRDefault="00861213" w:rsidP="00861213">
            <w:pPr>
              <w:rPr>
                <w:sz w:val="20"/>
                <w:szCs w:val="20"/>
              </w:rPr>
            </w:pPr>
            <w:r w:rsidRPr="00861213">
              <w:rPr>
                <w:sz w:val="20"/>
                <w:szCs w:val="20"/>
              </w:rPr>
              <w:t xml:space="preserve">LTM in accordance with the approved </w:t>
            </w:r>
            <w:r w:rsidR="002F5EB5">
              <w:rPr>
                <w:sz w:val="20"/>
                <w:szCs w:val="20"/>
              </w:rPr>
              <w:t>CAP</w:t>
            </w:r>
          </w:p>
        </w:tc>
        <w:tc>
          <w:tcPr>
            <w:tcW w:w="2160" w:type="dxa"/>
          </w:tcPr>
          <w:p w14:paraId="496F0706" w14:textId="5B51717E" w:rsidR="00861213" w:rsidRPr="00861213" w:rsidRDefault="00861213" w:rsidP="00861213">
            <w:pPr>
              <w:rPr>
                <w:sz w:val="20"/>
                <w:szCs w:val="20"/>
              </w:rPr>
            </w:pPr>
            <w:r w:rsidRPr="00861213">
              <w:rPr>
                <w:sz w:val="20"/>
                <w:szCs w:val="20"/>
              </w:rPr>
              <w:t>Through the duration of the PoP</w:t>
            </w:r>
          </w:p>
        </w:tc>
        <w:tc>
          <w:tcPr>
            <w:tcW w:w="2520" w:type="dxa"/>
          </w:tcPr>
          <w:p w14:paraId="436D4F71" w14:textId="28A5E6ED" w:rsidR="00861213" w:rsidRPr="00861213" w:rsidRDefault="00861213" w:rsidP="00861213">
            <w:pPr>
              <w:rPr>
                <w:sz w:val="20"/>
                <w:szCs w:val="20"/>
              </w:rPr>
            </w:pPr>
            <w:r w:rsidRPr="00861213">
              <w:rPr>
                <w:sz w:val="20"/>
                <w:szCs w:val="20"/>
              </w:rPr>
              <w:t xml:space="preserve">AF, </w:t>
            </w:r>
            <w:r w:rsidR="007272AB" w:rsidRPr="004C3D68">
              <w:rPr>
                <w:sz w:val="20"/>
                <w:szCs w:val="20"/>
              </w:rPr>
              <w:t>USACE</w:t>
            </w:r>
            <w:r w:rsidRPr="00861213">
              <w:rPr>
                <w:sz w:val="20"/>
                <w:szCs w:val="20"/>
              </w:rPr>
              <w:t>, and regulatory approval of LTM documentation (e.g., Land Use Control Inspection Reports</w:t>
            </w:r>
            <w:r w:rsidR="00537FD8">
              <w:rPr>
                <w:sz w:val="20"/>
                <w:szCs w:val="20"/>
              </w:rPr>
              <w:t xml:space="preserve"> and</w:t>
            </w:r>
            <w:r w:rsidR="00537FD8" w:rsidRPr="00537FD8">
              <w:rPr>
                <w:sz w:val="20"/>
                <w:szCs w:val="20"/>
              </w:rPr>
              <w:t xml:space="preserve"> Annual CAP PR</w:t>
            </w:r>
            <w:r w:rsidRPr="00861213">
              <w:rPr>
                <w:sz w:val="20"/>
                <w:szCs w:val="20"/>
              </w:rPr>
              <w:t>).</w:t>
            </w:r>
          </w:p>
        </w:tc>
      </w:tr>
      <w:tr w:rsidR="00893F29" w:rsidRPr="00BA5367" w14:paraId="6DDB1640" w14:textId="77777777" w:rsidTr="67A07817">
        <w:trPr>
          <w:cantSplit/>
        </w:trPr>
        <w:tc>
          <w:tcPr>
            <w:tcW w:w="1170" w:type="dxa"/>
          </w:tcPr>
          <w:p w14:paraId="1FC6B76A" w14:textId="77777777" w:rsidR="00893F29" w:rsidRDefault="00893F29" w:rsidP="00893F29">
            <w:pPr>
              <w:rPr>
                <w:sz w:val="20"/>
                <w:szCs w:val="20"/>
              </w:rPr>
            </w:pPr>
            <w:r w:rsidRPr="004C0750">
              <w:rPr>
                <w:sz w:val="20"/>
                <w:szCs w:val="20"/>
              </w:rPr>
              <w:t>LF003</w:t>
            </w:r>
          </w:p>
          <w:p w14:paraId="3AB75CC2" w14:textId="5CA27022" w:rsidR="008A2FDC" w:rsidRPr="004C0750" w:rsidRDefault="008A2FDC" w:rsidP="00893F29">
            <w:pPr>
              <w:rPr>
                <w:sz w:val="20"/>
                <w:szCs w:val="20"/>
                <w:highlight w:val="yellow"/>
              </w:rPr>
            </w:pPr>
            <w:r w:rsidRPr="008A2FDC">
              <w:rPr>
                <w:sz w:val="20"/>
                <w:szCs w:val="20"/>
              </w:rPr>
              <w:t>SWMU 3</w:t>
            </w:r>
          </w:p>
        </w:tc>
        <w:tc>
          <w:tcPr>
            <w:tcW w:w="3870" w:type="dxa"/>
          </w:tcPr>
          <w:p w14:paraId="276E49EE" w14:textId="561144FD" w:rsidR="00893F29" w:rsidRDefault="00893F29" w:rsidP="00893F29">
            <w:pPr>
              <w:rPr>
                <w:sz w:val="20"/>
                <w:szCs w:val="20"/>
                <w:highlight w:val="yellow"/>
              </w:rPr>
            </w:pPr>
            <w:r w:rsidRPr="00D71D0F">
              <w:rPr>
                <w:sz w:val="20"/>
                <w:szCs w:val="20"/>
              </w:rPr>
              <w:t xml:space="preserve">RA-O with optimization in accordance with the approved </w:t>
            </w:r>
            <w:r w:rsidR="002F5EB5">
              <w:rPr>
                <w:sz w:val="20"/>
                <w:szCs w:val="20"/>
              </w:rPr>
              <w:t>CAP</w:t>
            </w:r>
          </w:p>
        </w:tc>
        <w:tc>
          <w:tcPr>
            <w:tcW w:w="2160" w:type="dxa"/>
          </w:tcPr>
          <w:p w14:paraId="4D1705ED" w14:textId="35D96EBC" w:rsidR="00893F29" w:rsidRDefault="00893F29" w:rsidP="00893F29">
            <w:pPr>
              <w:rPr>
                <w:sz w:val="20"/>
                <w:szCs w:val="20"/>
                <w:highlight w:val="yellow"/>
              </w:rPr>
            </w:pPr>
            <w:r w:rsidRPr="00D71D0F">
              <w:rPr>
                <w:sz w:val="20"/>
                <w:szCs w:val="20"/>
              </w:rPr>
              <w:t>Through the duration of the PoP</w:t>
            </w:r>
          </w:p>
        </w:tc>
        <w:tc>
          <w:tcPr>
            <w:tcW w:w="2520" w:type="dxa"/>
          </w:tcPr>
          <w:p w14:paraId="276CA7BD" w14:textId="2C5281F1" w:rsidR="00456602" w:rsidRDefault="00893F29" w:rsidP="00456602">
            <w:pPr>
              <w:rPr>
                <w:sz w:val="20"/>
                <w:szCs w:val="20"/>
              </w:rPr>
            </w:pPr>
            <w:r w:rsidRPr="00D71D0F">
              <w:rPr>
                <w:sz w:val="20"/>
                <w:szCs w:val="20"/>
              </w:rPr>
              <w:t xml:space="preserve">AF, </w:t>
            </w:r>
            <w:r w:rsidR="007272AB" w:rsidRPr="004C3D68">
              <w:rPr>
                <w:sz w:val="20"/>
                <w:szCs w:val="20"/>
              </w:rPr>
              <w:t>USACE</w:t>
            </w:r>
            <w:r w:rsidRPr="00D71D0F">
              <w:rPr>
                <w:sz w:val="20"/>
                <w:szCs w:val="20"/>
              </w:rPr>
              <w:t xml:space="preserve">, and regulatory approval of RA-O documentation </w:t>
            </w:r>
            <w:r w:rsidR="00456602" w:rsidRPr="00995F9C">
              <w:rPr>
                <w:sz w:val="20"/>
                <w:szCs w:val="20"/>
              </w:rPr>
              <w:t xml:space="preserve">(e.g., Annual CAP </w:t>
            </w:r>
            <w:r w:rsidR="00F71196" w:rsidRPr="00723355">
              <w:rPr>
                <w:sz w:val="20"/>
                <w:szCs w:val="20"/>
              </w:rPr>
              <w:t>PR).</w:t>
            </w:r>
          </w:p>
          <w:p w14:paraId="0E6BC43F" w14:textId="77777777" w:rsidR="00456602" w:rsidRDefault="00456602" w:rsidP="00456602">
            <w:pPr>
              <w:rPr>
                <w:sz w:val="20"/>
                <w:szCs w:val="20"/>
              </w:rPr>
            </w:pPr>
          </w:p>
          <w:p w14:paraId="074B4678" w14:textId="7CB8DDE6" w:rsidR="00893F29" w:rsidRPr="00C7627D" w:rsidRDefault="00456602" w:rsidP="00456602">
            <w:pPr>
              <w:rPr>
                <w:sz w:val="20"/>
                <w:szCs w:val="20"/>
                <w:highlight w:val="yellow"/>
              </w:rPr>
            </w:pPr>
            <w:r w:rsidRPr="007A7EC4">
              <w:rPr>
                <w:sz w:val="20"/>
                <w:szCs w:val="20"/>
              </w:rPr>
              <w:t xml:space="preserve">AF and </w:t>
            </w:r>
            <w:r w:rsidR="007272AB" w:rsidRPr="004C3D68">
              <w:rPr>
                <w:sz w:val="20"/>
                <w:szCs w:val="20"/>
              </w:rPr>
              <w:t>USACE</w:t>
            </w:r>
            <w:r w:rsidRPr="007A7EC4">
              <w:rPr>
                <w:sz w:val="20"/>
                <w:szCs w:val="20"/>
              </w:rPr>
              <w:t xml:space="preserve"> approval of Performance Model Evaluation Report</w:t>
            </w:r>
            <w:r>
              <w:rPr>
                <w:sz w:val="20"/>
                <w:szCs w:val="20"/>
              </w:rPr>
              <w:t>.</w:t>
            </w:r>
          </w:p>
        </w:tc>
      </w:tr>
      <w:tr w:rsidR="00893F29" w:rsidRPr="00BA5367" w14:paraId="3AD56D46" w14:textId="77777777" w:rsidTr="67A07817">
        <w:trPr>
          <w:cantSplit/>
        </w:trPr>
        <w:tc>
          <w:tcPr>
            <w:tcW w:w="1170" w:type="dxa"/>
          </w:tcPr>
          <w:p w14:paraId="4CA78986" w14:textId="77777777" w:rsidR="00893F29" w:rsidRDefault="00893F29" w:rsidP="00893F29">
            <w:pPr>
              <w:rPr>
                <w:sz w:val="20"/>
                <w:szCs w:val="20"/>
              </w:rPr>
            </w:pPr>
            <w:r w:rsidRPr="004C0750">
              <w:rPr>
                <w:sz w:val="20"/>
                <w:szCs w:val="20"/>
              </w:rPr>
              <w:lastRenderedPageBreak/>
              <w:t>LF004</w:t>
            </w:r>
          </w:p>
          <w:p w14:paraId="1C5D3170" w14:textId="73CDF012" w:rsidR="008A2FDC" w:rsidRPr="004C0750" w:rsidRDefault="008A2FDC" w:rsidP="00893F29">
            <w:pPr>
              <w:rPr>
                <w:sz w:val="20"/>
                <w:szCs w:val="20"/>
                <w:highlight w:val="yellow"/>
              </w:rPr>
            </w:pPr>
            <w:r w:rsidRPr="008A2FDC">
              <w:rPr>
                <w:sz w:val="20"/>
                <w:szCs w:val="20"/>
              </w:rPr>
              <w:t>SWMU 4</w:t>
            </w:r>
          </w:p>
        </w:tc>
        <w:tc>
          <w:tcPr>
            <w:tcW w:w="3870" w:type="dxa"/>
          </w:tcPr>
          <w:p w14:paraId="3E3E4A96" w14:textId="4E3D97F6" w:rsidR="00893F29" w:rsidRPr="00893F29" w:rsidRDefault="00893F29" w:rsidP="00893F29">
            <w:pPr>
              <w:rPr>
                <w:sz w:val="20"/>
                <w:szCs w:val="20"/>
              </w:rPr>
            </w:pPr>
            <w:r w:rsidRPr="00893F29">
              <w:rPr>
                <w:sz w:val="20"/>
                <w:szCs w:val="20"/>
              </w:rPr>
              <w:t xml:space="preserve">RA-O in accordance with the approved </w:t>
            </w:r>
            <w:r w:rsidR="002F5EB5">
              <w:rPr>
                <w:sz w:val="20"/>
                <w:szCs w:val="20"/>
              </w:rPr>
              <w:t>CAP</w:t>
            </w:r>
            <w:r w:rsidRPr="00893F29">
              <w:rPr>
                <w:sz w:val="20"/>
                <w:szCs w:val="20"/>
              </w:rPr>
              <w:t xml:space="preserve"> and </w:t>
            </w:r>
            <w:r w:rsidRPr="00C35671">
              <w:rPr>
                <w:sz w:val="20"/>
              </w:rPr>
              <w:t>Reduce LCC</w:t>
            </w:r>
          </w:p>
        </w:tc>
        <w:tc>
          <w:tcPr>
            <w:tcW w:w="2160" w:type="dxa"/>
          </w:tcPr>
          <w:p w14:paraId="76C03F78" w14:textId="2BAF7DE3" w:rsidR="00893F29" w:rsidRPr="00893F29" w:rsidRDefault="00893F29" w:rsidP="00893F29">
            <w:pPr>
              <w:rPr>
                <w:sz w:val="20"/>
                <w:szCs w:val="20"/>
              </w:rPr>
            </w:pPr>
            <w:r w:rsidRPr="00893F29">
              <w:rPr>
                <w:sz w:val="20"/>
                <w:szCs w:val="20"/>
              </w:rPr>
              <w:t>Through the duration of the PoP</w:t>
            </w:r>
          </w:p>
        </w:tc>
        <w:tc>
          <w:tcPr>
            <w:tcW w:w="2520" w:type="dxa"/>
          </w:tcPr>
          <w:p w14:paraId="34A54735" w14:textId="2060B65A" w:rsidR="00E43F5A" w:rsidRDefault="00893F29" w:rsidP="00E43F5A">
            <w:pPr>
              <w:rPr>
                <w:sz w:val="20"/>
                <w:szCs w:val="20"/>
              </w:rPr>
            </w:pPr>
            <w:r w:rsidRPr="00893F29">
              <w:rPr>
                <w:sz w:val="20"/>
                <w:szCs w:val="20"/>
              </w:rPr>
              <w:t xml:space="preserve">AF, </w:t>
            </w:r>
            <w:r w:rsidR="007272AB" w:rsidRPr="004C3D68">
              <w:rPr>
                <w:sz w:val="20"/>
                <w:szCs w:val="20"/>
              </w:rPr>
              <w:t>USACE</w:t>
            </w:r>
            <w:r w:rsidRPr="00893F29">
              <w:rPr>
                <w:sz w:val="20"/>
                <w:szCs w:val="20"/>
              </w:rPr>
              <w:t xml:space="preserve">, and regulatory approval of RA-O </w:t>
            </w:r>
            <w:r w:rsidR="00E43F5A" w:rsidRPr="00F71196">
              <w:rPr>
                <w:sz w:val="20"/>
                <w:szCs w:val="20"/>
              </w:rPr>
              <w:t>and Reduce</w:t>
            </w:r>
            <w:r w:rsidR="00E43F5A">
              <w:rPr>
                <w:sz w:val="20"/>
                <w:szCs w:val="20"/>
              </w:rPr>
              <w:t xml:space="preserve"> </w:t>
            </w:r>
            <w:r w:rsidR="00E43F5A" w:rsidRPr="00F71196">
              <w:rPr>
                <w:sz w:val="20"/>
                <w:szCs w:val="20"/>
              </w:rPr>
              <w:t>LCC documentation (e.g.,</w:t>
            </w:r>
            <w:r w:rsidR="00E43F5A">
              <w:rPr>
                <w:sz w:val="20"/>
                <w:szCs w:val="20"/>
              </w:rPr>
              <w:t xml:space="preserve"> </w:t>
            </w:r>
            <w:r w:rsidR="00E43F5A" w:rsidRPr="00F71196">
              <w:rPr>
                <w:sz w:val="20"/>
                <w:szCs w:val="20"/>
              </w:rPr>
              <w:t xml:space="preserve">Annual </w:t>
            </w:r>
            <w:r w:rsidR="00763378" w:rsidRPr="00763378">
              <w:rPr>
                <w:sz w:val="20"/>
                <w:szCs w:val="20"/>
              </w:rPr>
              <w:t>Operations, Maintenance, and Inspection Report</w:t>
            </w:r>
            <w:r w:rsidR="00E43F5A" w:rsidRPr="00F71196">
              <w:rPr>
                <w:sz w:val="20"/>
                <w:szCs w:val="20"/>
              </w:rPr>
              <w:t>).</w:t>
            </w:r>
          </w:p>
          <w:p w14:paraId="0B81F6EA" w14:textId="43A97BDE" w:rsidR="00893F29" w:rsidRPr="00893F29" w:rsidRDefault="00893F29" w:rsidP="00893F29">
            <w:pPr>
              <w:rPr>
                <w:sz w:val="20"/>
                <w:szCs w:val="20"/>
              </w:rPr>
            </w:pPr>
          </w:p>
          <w:p w14:paraId="484FDCC6" w14:textId="378A3A40" w:rsidR="00893F29" w:rsidRPr="00893F29" w:rsidRDefault="00893F29" w:rsidP="00893F29">
            <w:pPr>
              <w:rPr>
                <w:sz w:val="20"/>
                <w:szCs w:val="20"/>
              </w:rPr>
            </w:pPr>
            <w:r w:rsidRPr="00893F29">
              <w:rPr>
                <w:color w:val="000000" w:themeColor="text1"/>
                <w:sz w:val="20"/>
                <w:szCs w:val="20"/>
              </w:rPr>
              <w:t xml:space="preserve">AF and </w:t>
            </w:r>
            <w:r w:rsidR="007272AB" w:rsidRPr="004C3D68">
              <w:rPr>
                <w:color w:val="000000" w:themeColor="text1"/>
                <w:sz w:val="20"/>
                <w:szCs w:val="20"/>
              </w:rPr>
              <w:t>USACE</w:t>
            </w:r>
            <w:r w:rsidRPr="00893F29">
              <w:rPr>
                <w:color w:val="000000" w:themeColor="text1"/>
                <w:sz w:val="20"/>
                <w:szCs w:val="20"/>
              </w:rPr>
              <w:t xml:space="preserve"> approval of Performance Model Evaluation Report during RA-O.</w:t>
            </w:r>
          </w:p>
        </w:tc>
      </w:tr>
      <w:tr w:rsidR="00893F29" w:rsidRPr="00BA5367" w14:paraId="686D442C" w14:textId="77777777" w:rsidTr="67A07817">
        <w:trPr>
          <w:cantSplit/>
        </w:trPr>
        <w:tc>
          <w:tcPr>
            <w:tcW w:w="1170" w:type="dxa"/>
          </w:tcPr>
          <w:p w14:paraId="4F778EB1" w14:textId="77777777" w:rsidR="00893F29" w:rsidRPr="003716B8" w:rsidRDefault="00893F29" w:rsidP="00893F29">
            <w:pPr>
              <w:rPr>
                <w:sz w:val="20"/>
                <w:szCs w:val="20"/>
              </w:rPr>
            </w:pPr>
            <w:r w:rsidRPr="003716B8">
              <w:rPr>
                <w:sz w:val="20"/>
                <w:szCs w:val="20"/>
              </w:rPr>
              <w:t>OT017</w:t>
            </w:r>
          </w:p>
          <w:p w14:paraId="51BDF44A" w14:textId="19B4A369" w:rsidR="008A2FDC" w:rsidRPr="004C0750" w:rsidRDefault="008A2FDC" w:rsidP="00893F29">
            <w:pPr>
              <w:rPr>
                <w:sz w:val="20"/>
                <w:szCs w:val="20"/>
                <w:highlight w:val="yellow"/>
              </w:rPr>
            </w:pPr>
            <w:r w:rsidRPr="003716B8">
              <w:rPr>
                <w:sz w:val="20"/>
                <w:szCs w:val="20"/>
              </w:rPr>
              <w:t>SWMU 17</w:t>
            </w:r>
          </w:p>
        </w:tc>
        <w:tc>
          <w:tcPr>
            <w:tcW w:w="3870" w:type="dxa"/>
          </w:tcPr>
          <w:p w14:paraId="7EFAB8DA" w14:textId="6905DC94" w:rsidR="00893F29" w:rsidRPr="003716B8" w:rsidRDefault="00600B3C" w:rsidP="00893F29">
            <w:pPr>
              <w:rPr>
                <w:sz w:val="20"/>
                <w:szCs w:val="20"/>
              </w:rPr>
            </w:pPr>
            <w:proofErr w:type="gramStart"/>
            <w:r w:rsidRPr="003716B8">
              <w:rPr>
                <w:sz w:val="20"/>
                <w:szCs w:val="20"/>
              </w:rPr>
              <w:t>Achieve</w:t>
            </w:r>
            <w:proofErr w:type="gramEnd"/>
            <w:r w:rsidRPr="003716B8">
              <w:rPr>
                <w:sz w:val="20"/>
                <w:szCs w:val="20"/>
              </w:rPr>
              <w:t xml:space="preserve"> Construction Completion </w:t>
            </w:r>
          </w:p>
          <w:p w14:paraId="13EEEC7E" w14:textId="77777777" w:rsidR="00A75D73" w:rsidRPr="003716B8" w:rsidRDefault="00A75D73" w:rsidP="00893F29">
            <w:pPr>
              <w:rPr>
                <w:sz w:val="20"/>
                <w:szCs w:val="20"/>
              </w:rPr>
            </w:pPr>
          </w:p>
          <w:p w14:paraId="7F519E02" w14:textId="73C96163" w:rsidR="00A75D73" w:rsidRPr="003716B8" w:rsidRDefault="00A75D73" w:rsidP="00893F29">
            <w:pPr>
              <w:rPr>
                <w:sz w:val="20"/>
                <w:szCs w:val="20"/>
                <w:highlight w:val="yellow"/>
              </w:rPr>
            </w:pPr>
          </w:p>
        </w:tc>
        <w:tc>
          <w:tcPr>
            <w:tcW w:w="2160" w:type="dxa"/>
          </w:tcPr>
          <w:p w14:paraId="7927BED7" w14:textId="20EC0B95" w:rsidR="00893F29" w:rsidRPr="003716B8" w:rsidRDefault="00A75D73" w:rsidP="00893F29">
            <w:pPr>
              <w:rPr>
                <w:sz w:val="20"/>
                <w:szCs w:val="20"/>
                <w:highlight w:val="yellow"/>
              </w:rPr>
            </w:pPr>
            <w:r w:rsidRPr="003716B8">
              <w:rPr>
                <w:sz w:val="20"/>
                <w:szCs w:val="20"/>
              </w:rPr>
              <w:t>Three (3) years</w:t>
            </w:r>
          </w:p>
        </w:tc>
        <w:tc>
          <w:tcPr>
            <w:tcW w:w="2520" w:type="dxa"/>
          </w:tcPr>
          <w:p w14:paraId="30A309C7" w14:textId="10F27EEC" w:rsidR="003716B8" w:rsidRPr="003716B8" w:rsidRDefault="003716B8" w:rsidP="003716B8">
            <w:pPr>
              <w:rPr>
                <w:sz w:val="20"/>
                <w:szCs w:val="20"/>
              </w:rPr>
            </w:pPr>
            <w:r w:rsidRPr="003716B8">
              <w:rPr>
                <w:sz w:val="20"/>
                <w:szCs w:val="20"/>
              </w:rPr>
              <w:t xml:space="preserve">AF, </w:t>
            </w:r>
            <w:r w:rsidR="007272AB" w:rsidRPr="004C3D68">
              <w:rPr>
                <w:sz w:val="20"/>
                <w:szCs w:val="20"/>
              </w:rPr>
              <w:t>USACE</w:t>
            </w:r>
            <w:r w:rsidRPr="003716B8">
              <w:rPr>
                <w:sz w:val="20"/>
                <w:szCs w:val="20"/>
              </w:rPr>
              <w:t>, and regulatory approval of RIP (e.g., Construction Completion Report and first RA-O Report demonstrating remedy is operating properly and successfully).</w:t>
            </w:r>
          </w:p>
          <w:p w14:paraId="79BAE358" w14:textId="77777777" w:rsidR="003716B8" w:rsidRPr="003716B8" w:rsidRDefault="003716B8" w:rsidP="003716B8">
            <w:pPr>
              <w:rPr>
                <w:sz w:val="20"/>
                <w:szCs w:val="20"/>
              </w:rPr>
            </w:pPr>
          </w:p>
          <w:p w14:paraId="11B08ED3" w14:textId="6E791134" w:rsidR="003716B8" w:rsidRPr="003716B8" w:rsidRDefault="003716B8" w:rsidP="003716B8">
            <w:pPr>
              <w:rPr>
                <w:sz w:val="20"/>
                <w:szCs w:val="20"/>
              </w:rPr>
            </w:pPr>
            <w:r w:rsidRPr="003716B8">
              <w:rPr>
                <w:sz w:val="20"/>
                <w:szCs w:val="20"/>
              </w:rPr>
              <w:t xml:space="preserve">AF and </w:t>
            </w:r>
            <w:r w:rsidR="007272AB" w:rsidRPr="004C3D68">
              <w:rPr>
                <w:sz w:val="20"/>
                <w:szCs w:val="20"/>
              </w:rPr>
              <w:t>USACE</w:t>
            </w:r>
            <w:r w:rsidRPr="003716B8">
              <w:rPr>
                <w:sz w:val="20"/>
                <w:szCs w:val="20"/>
              </w:rPr>
              <w:t xml:space="preserve"> approval of Performance Model Evaluation Report.</w:t>
            </w:r>
          </w:p>
          <w:p w14:paraId="3D63DED6" w14:textId="77777777" w:rsidR="003716B8" w:rsidRPr="003716B8" w:rsidRDefault="003716B8" w:rsidP="003716B8">
            <w:pPr>
              <w:rPr>
                <w:sz w:val="20"/>
                <w:szCs w:val="20"/>
              </w:rPr>
            </w:pPr>
          </w:p>
          <w:p w14:paraId="04D131B9" w14:textId="4D942771" w:rsidR="00893F29" w:rsidRPr="00C7627D" w:rsidRDefault="003716B8" w:rsidP="003716B8">
            <w:pPr>
              <w:rPr>
                <w:sz w:val="20"/>
                <w:szCs w:val="20"/>
                <w:highlight w:val="yellow"/>
              </w:rPr>
            </w:pPr>
            <w:r w:rsidRPr="003716B8">
              <w:rPr>
                <w:sz w:val="20"/>
                <w:szCs w:val="20"/>
              </w:rPr>
              <w:t xml:space="preserve">AF, </w:t>
            </w:r>
            <w:r w:rsidR="007272AB" w:rsidRPr="004C3D68">
              <w:rPr>
                <w:sz w:val="20"/>
                <w:szCs w:val="20"/>
              </w:rPr>
              <w:t>USACE</w:t>
            </w:r>
            <w:r w:rsidRPr="003716B8">
              <w:rPr>
                <w:sz w:val="20"/>
                <w:szCs w:val="20"/>
              </w:rPr>
              <w:t>, and regulatory approval of RA-O documentation (e.g., Annual CAP PR).</w:t>
            </w:r>
          </w:p>
        </w:tc>
      </w:tr>
      <w:tr w:rsidR="000735FE" w:rsidRPr="00BA5367" w14:paraId="2A97BE6E" w14:textId="77777777" w:rsidTr="67A07817">
        <w:trPr>
          <w:cantSplit/>
        </w:trPr>
        <w:tc>
          <w:tcPr>
            <w:tcW w:w="1170" w:type="dxa"/>
          </w:tcPr>
          <w:p w14:paraId="308E649A" w14:textId="77777777" w:rsidR="000735FE" w:rsidRPr="003716B8" w:rsidRDefault="000735FE" w:rsidP="000735FE">
            <w:pPr>
              <w:rPr>
                <w:sz w:val="20"/>
                <w:szCs w:val="20"/>
              </w:rPr>
            </w:pPr>
            <w:r w:rsidRPr="003716B8">
              <w:rPr>
                <w:sz w:val="20"/>
                <w:szCs w:val="20"/>
              </w:rPr>
              <w:t>OT017</w:t>
            </w:r>
          </w:p>
          <w:p w14:paraId="79C0B847" w14:textId="61B626CF" w:rsidR="000735FE" w:rsidRPr="003716B8" w:rsidRDefault="000735FE" w:rsidP="000735FE">
            <w:pPr>
              <w:rPr>
                <w:sz w:val="20"/>
                <w:szCs w:val="20"/>
              </w:rPr>
            </w:pPr>
            <w:r w:rsidRPr="003716B8">
              <w:rPr>
                <w:sz w:val="20"/>
                <w:szCs w:val="20"/>
              </w:rPr>
              <w:t>SWMU 17</w:t>
            </w:r>
          </w:p>
        </w:tc>
        <w:tc>
          <w:tcPr>
            <w:tcW w:w="3870" w:type="dxa"/>
          </w:tcPr>
          <w:p w14:paraId="716A83C9" w14:textId="0447D5F3" w:rsidR="000735FE" w:rsidRPr="003716B8" w:rsidRDefault="000735FE" w:rsidP="00893F29">
            <w:pPr>
              <w:rPr>
                <w:sz w:val="20"/>
                <w:szCs w:val="20"/>
              </w:rPr>
            </w:pPr>
            <w:r w:rsidRPr="003716B8">
              <w:rPr>
                <w:sz w:val="20"/>
                <w:szCs w:val="20"/>
              </w:rPr>
              <w:t>Upon achievement of Construction Completion, continue RA-O with optimization in accordance with the approved CAP throughout the PoP</w:t>
            </w:r>
          </w:p>
        </w:tc>
        <w:tc>
          <w:tcPr>
            <w:tcW w:w="2160" w:type="dxa"/>
          </w:tcPr>
          <w:p w14:paraId="1E4EA9F0" w14:textId="08F20B07" w:rsidR="000735FE" w:rsidRPr="003716B8" w:rsidRDefault="000735FE" w:rsidP="00893F29">
            <w:pPr>
              <w:rPr>
                <w:sz w:val="20"/>
                <w:szCs w:val="20"/>
              </w:rPr>
            </w:pPr>
            <w:r>
              <w:rPr>
                <w:sz w:val="20"/>
                <w:szCs w:val="20"/>
              </w:rPr>
              <w:t>Through the duration of the PoP</w:t>
            </w:r>
          </w:p>
        </w:tc>
        <w:tc>
          <w:tcPr>
            <w:tcW w:w="2520" w:type="dxa"/>
          </w:tcPr>
          <w:p w14:paraId="4E93DA95" w14:textId="77777777" w:rsidR="000735FE" w:rsidRPr="003716B8" w:rsidRDefault="000735FE" w:rsidP="000735FE">
            <w:pPr>
              <w:rPr>
                <w:sz w:val="20"/>
                <w:szCs w:val="20"/>
              </w:rPr>
            </w:pPr>
            <w:r w:rsidRPr="003716B8">
              <w:rPr>
                <w:sz w:val="20"/>
                <w:szCs w:val="20"/>
              </w:rPr>
              <w:t xml:space="preserve">AF and </w:t>
            </w:r>
            <w:r w:rsidRPr="004C3D68">
              <w:rPr>
                <w:sz w:val="20"/>
                <w:szCs w:val="20"/>
              </w:rPr>
              <w:t>USACE</w:t>
            </w:r>
            <w:r w:rsidRPr="003716B8">
              <w:rPr>
                <w:sz w:val="20"/>
                <w:szCs w:val="20"/>
              </w:rPr>
              <w:t xml:space="preserve"> approval of Performance Model Evaluation Report.</w:t>
            </w:r>
          </w:p>
          <w:p w14:paraId="19355F72" w14:textId="77777777" w:rsidR="000735FE" w:rsidRPr="003716B8" w:rsidRDefault="000735FE" w:rsidP="000735FE">
            <w:pPr>
              <w:rPr>
                <w:sz w:val="20"/>
                <w:szCs w:val="20"/>
              </w:rPr>
            </w:pPr>
          </w:p>
          <w:p w14:paraId="4ADA0FAA" w14:textId="2F9B5FAC" w:rsidR="000735FE" w:rsidRPr="003716B8" w:rsidRDefault="000735FE" w:rsidP="000735FE">
            <w:pPr>
              <w:rPr>
                <w:sz w:val="20"/>
                <w:szCs w:val="20"/>
              </w:rPr>
            </w:pPr>
            <w:r w:rsidRPr="003716B8">
              <w:rPr>
                <w:sz w:val="20"/>
                <w:szCs w:val="20"/>
              </w:rPr>
              <w:t xml:space="preserve">AF, </w:t>
            </w:r>
            <w:r w:rsidRPr="004C3D68">
              <w:rPr>
                <w:sz w:val="20"/>
                <w:szCs w:val="20"/>
              </w:rPr>
              <w:t>USACE</w:t>
            </w:r>
            <w:r w:rsidRPr="003716B8">
              <w:rPr>
                <w:sz w:val="20"/>
                <w:szCs w:val="20"/>
              </w:rPr>
              <w:t>, and regulatory approval of RA-O documentation (e.g., Annual CAP PR).</w:t>
            </w:r>
          </w:p>
        </w:tc>
      </w:tr>
      <w:tr w:rsidR="00893F29" w:rsidRPr="00BA5367" w14:paraId="53D23F93" w14:textId="77777777" w:rsidTr="67A07817">
        <w:trPr>
          <w:cantSplit/>
        </w:trPr>
        <w:tc>
          <w:tcPr>
            <w:tcW w:w="1170" w:type="dxa"/>
          </w:tcPr>
          <w:p w14:paraId="6FA90D7A" w14:textId="77777777" w:rsidR="00893F29" w:rsidRPr="003716B8" w:rsidRDefault="00893F29" w:rsidP="00893F29">
            <w:pPr>
              <w:rPr>
                <w:sz w:val="20"/>
                <w:szCs w:val="20"/>
              </w:rPr>
            </w:pPr>
            <w:r w:rsidRPr="003716B8">
              <w:rPr>
                <w:sz w:val="20"/>
                <w:szCs w:val="20"/>
              </w:rPr>
              <w:t>OT020</w:t>
            </w:r>
          </w:p>
          <w:p w14:paraId="452D1CD3" w14:textId="60B88285" w:rsidR="008A2FDC" w:rsidRPr="004C0750" w:rsidRDefault="008A2FDC" w:rsidP="00893F29">
            <w:pPr>
              <w:rPr>
                <w:sz w:val="20"/>
                <w:szCs w:val="20"/>
                <w:highlight w:val="yellow"/>
              </w:rPr>
            </w:pPr>
            <w:r w:rsidRPr="003716B8">
              <w:rPr>
                <w:sz w:val="20"/>
                <w:szCs w:val="20"/>
              </w:rPr>
              <w:t>SWMU 20</w:t>
            </w:r>
          </w:p>
        </w:tc>
        <w:tc>
          <w:tcPr>
            <w:tcW w:w="3870" w:type="dxa"/>
          </w:tcPr>
          <w:p w14:paraId="094C9F5B" w14:textId="338A6055" w:rsidR="00893F29" w:rsidRPr="003716B8" w:rsidRDefault="00600B3C" w:rsidP="00893F29">
            <w:pPr>
              <w:rPr>
                <w:sz w:val="20"/>
                <w:szCs w:val="20"/>
              </w:rPr>
            </w:pPr>
            <w:proofErr w:type="gramStart"/>
            <w:r w:rsidRPr="003716B8">
              <w:rPr>
                <w:sz w:val="20"/>
                <w:szCs w:val="20"/>
              </w:rPr>
              <w:t>Achieve</w:t>
            </w:r>
            <w:proofErr w:type="gramEnd"/>
            <w:r w:rsidRPr="003716B8">
              <w:rPr>
                <w:sz w:val="20"/>
                <w:szCs w:val="20"/>
              </w:rPr>
              <w:t xml:space="preserve"> Construction Completion </w:t>
            </w:r>
          </w:p>
          <w:p w14:paraId="2D199D93" w14:textId="77777777" w:rsidR="00A75D73" w:rsidRPr="003716B8" w:rsidRDefault="00A75D73" w:rsidP="00893F29">
            <w:pPr>
              <w:rPr>
                <w:sz w:val="20"/>
                <w:szCs w:val="20"/>
              </w:rPr>
            </w:pPr>
          </w:p>
          <w:p w14:paraId="6EB7A577" w14:textId="758D219D" w:rsidR="00A75D73" w:rsidRPr="003716B8" w:rsidRDefault="00A75D73" w:rsidP="00893F29">
            <w:pPr>
              <w:rPr>
                <w:sz w:val="20"/>
                <w:szCs w:val="20"/>
                <w:highlight w:val="yellow"/>
              </w:rPr>
            </w:pPr>
          </w:p>
        </w:tc>
        <w:tc>
          <w:tcPr>
            <w:tcW w:w="2160" w:type="dxa"/>
          </w:tcPr>
          <w:p w14:paraId="1653B427" w14:textId="5E9E766B" w:rsidR="00893F29" w:rsidRPr="003716B8" w:rsidRDefault="00A75D73" w:rsidP="00893F29">
            <w:pPr>
              <w:rPr>
                <w:sz w:val="20"/>
                <w:szCs w:val="20"/>
                <w:highlight w:val="yellow"/>
              </w:rPr>
            </w:pPr>
            <w:r w:rsidRPr="003716B8">
              <w:rPr>
                <w:sz w:val="20"/>
                <w:szCs w:val="20"/>
              </w:rPr>
              <w:t>Three (3) years</w:t>
            </w:r>
          </w:p>
        </w:tc>
        <w:tc>
          <w:tcPr>
            <w:tcW w:w="2520" w:type="dxa"/>
          </w:tcPr>
          <w:p w14:paraId="5AA029F8" w14:textId="3F7DF75E" w:rsidR="003716B8" w:rsidRPr="003716B8" w:rsidRDefault="003716B8" w:rsidP="003716B8">
            <w:pPr>
              <w:rPr>
                <w:sz w:val="20"/>
                <w:szCs w:val="20"/>
              </w:rPr>
            </w:pPr>
            <w:r w:rsidRPr="003716B8">
              <w:rPr>
                <w:sz w:val="20"/>
                <w:szCs w:val="20"/>
              </w:rPr>
              <w:t xml:space="preserve">AF, </w:t>
            </w:r>
            <w:r w:rsidR="007272AB" w:rsidRPr="004C3D68">
              <w:rPr>
                <w:sz w:val="20"/>
                <w:szCs w:val="20"/>
              </w:rPr>
              <w:t>USACE</w:t>
            </w:r>
            <w:r w:rsidRPr="003716B8">
              <w:rPr>
                <w:sz w:val="20"/>
                <w:szCs w:val="20"/>
              </w:rPr>
              <w:t>, and regulatory approval of RIP (e.g., Construction Completion Report and first RA-O Report demonstrating remedy is operating properly and successfully).</w:t>
            </w:r>
          </w:p>
          <w:p w14:paraId="4D76F692" w14:textId="77777777" w:rsidR="003716B8" w:rsidRPr="003716B8" w:rsidRDefault="003716B8" w:rsidP="003716B8">
            <w:pPr>
              <w:rPr>
                <w:sz w:val="20"/>
                <w:szCs w:val="20"/>
              </w:rPr>
            </w:pPr>
          </w:p>
          <w:p w14:paraId="243301A1" w14:textId="07A248A8" w:rsidR="00893F29" w:rsidRPr="003716B8" w:rsidRDefault="00893F29" w:rsidP="003716B8">
            <w:pPr>
              <w:rPr>
                <w:sz w:val="20"/>
                <w:szCs w:val="20"/>
                <w:highlight w:val="yellow"/>
              </w:rPr>
            </w:pPr>
          </w:p>
        </w:tc>
      </w:tr>
      <w:tr w:rsidR="000735FE" w:rsidRPr="00BA5367" w14:paraId="79F24300" w14:textId="77777777" w:rsidTr="67A07817">
        <w:trPr>
          <w:cantSplit/>
        </w:trPr>
        <w:tc>
          <w:tcPr>
            <w:tcW w:w="1170" w:type="dxa"/>
          </w:tcPr>
          <w:p w14:paraId="1045ECD0" w14:textId="77777777" w:rsidR="000735FE" w:rsidRPr="003716B8" w:rsidRDefault="000735FE" w:rsidP="000735FE">
            <w:pPr>
              <w:rPr>
                <w:sz w:val="20"/>
                <w:szCs w:val="20"/>
              </w:rPr>
            </w:pPr>
            <w:r w:rsidRPr="003716B8">
              <w:rPr>
                <w:sz w:val="20"/>
                <w:szCs w:val="20"/>
              </w:rPr>
              <w:t>OT020</w:t>
            </w:r>
          </w:p>
          <w:p w14:paraId="65329FF2" w14:textId="659A9677" w:rsidR="000735FE" w:rsidRPr="003716B8" w:rsidRDefault="000735FE" w:rsidP="000735FE">
            <w:pPr>
              <w:rPr>
                <w:sz w:val="20"/>
                <w:szCs w:val="20"/>
              </w:rPr>
            </w:pPr>
            <w:r w:rsidRPr="003716B8">
              <w:rPr>
                <w:sz w:val="20"/>
                <w:szCs w:val="20"/>
              </w:rPr>
              <w:t>SWMU 20</w:t>
            </w:r>
          </w:p>
        </w:tc>
        <w:tc>
          <w:tcPr>
            <w:tcW w:w="3870" w:type="dxa"/>
          </w:tcPr>
          <w:p w14:paraId="622EFCB3" w14:textId="10C97607" w:rsidR="000735FE" w:rsidRPr="003716B8" w:rsidRDefault="000735FE" w:rsidP="00893F29">
            <w:pPr>
              <w:rPr>
                <w:sz w:val="20"/>
                <w:szCs w:val="20"/>
              </w:rPr>
            </w:pPr>
            <w:r w:rsidRPr="003716B8">
              <w:rPr>
                <w:sz w:val="20"/>
                <w:szCs w:val="20"/>
              </w:rPr>
              <w:t>Upon achievement of Construction Completion, continue RA-O with optimization in accordance with the approved CAP throughout the PoP</w:t>
            </w:r>
          </w:p>
        </w:tc>
        <w:tc>
          <w:tcPr>
            <w:tcW w:w="2160" w:type="dxa"/>
          </w:tcPr>
          <w:p w14:paraId="3FA14D8C" w14:textId="08CBED86" w:rsidR="000735FE" w:rsidRPr="003716B8" w:rsidRDefault="000735FE" w:rsidP="00893F29">
            <w:pPr>
              <w:rPr>
                <w:sz w:val="20"/>
                <w:szCs w:val="20"/>
              </w:rPr>
            </w:pPr>
            <w:r>
              <w:rPr>
                <w:sz w:val="20"/>
                <w:szCs w:val="20"/>
              </w:rPr>
              <w:t>Through the duration of the PoP</w:t>
            </w:r>
          </w:p>
        </w:tc>
        <w:tc>
          <w:tcPr>
            <w:tcW w:w="2520" w:type="dxa"/>
          </w:tcPr>
          <w:p w14:paraId="67ECF41B" w14:textId="77777777" w:rsidR="000735FE" w:rsidRPr="003716B8" w:rsidRDefault="000735FE" w:rsidP="000735FE">
            <w:pPr>
              <w:rPr>
                <w:sz w:val="20"/>
                <w:szCs w:val="20"/>
              </w:rPr>
            </w:pPr>
            <w:r w:rsidRPr="003716B8">
              <w:rPr>
                <w:sz w:val="20"/>
                <w:szCs w:val="20"/>
              </w:rPr>
              <w:t xml:space="preserve">AF and </w:t>
            </w:r>
            <w:r w:rsidRPr="004C3D68">
              <w:rPr>
                <w:sz w:val="20"/>
                <w:szCs w:val="20"/>
              </w:rPr>
              <w:t>USACE</w:t>
            </w:r>
            <w:r w:rsidRPr="003716B8">
              <w:rPr>
                <w:sz w:val="20"/>
                <w:szCs w:val="20"/>
              </w:rPr>
              <w:t xml:space="preserve"> approval of Performance Model Evaluation Report.</w:t>
            </w:r>
          </w:p>
          <w:p w14:paraId="085DA6B9" w14:textId="77777777" w:rsidR="000735FE" w:rsidRPr="003716B8" w:rsidRDefault="000735FE" w:rsidP="000735FE">
            <w:pPr>
              <w:rPr>
                <w:sz w:val="20"/>
                <w:szCs w:val="20"/>
              </w:rPr>
            </w:pPr>
          </w:p>
          <w:p w14:paraId="2A28CAA1" w14:textId="0BD1C4CD" w:rsidR="000735FE" w:rsidRPr="003716B8" w:rsidRDefault="000735FE" w:rsidP="000735FE">
            <w:pPr>
              <w:rPr>
                <w:sz w:val="20"/>
                <w:szCs w:val="20"/>
              </w:rPr>
            </w:pPr>
            <w:r w:rsidRPr="003716B8">
              <w:rPr>
                <w:sz w:val="20"/>
                <w:szCs w:val="20"/>
              </w:rPr>
              <w:t xml:space="preserve">AF, </w:t>
            </w:r>
            <w:r w:rsidRPr="004C3D68">
              <w:rPr>
                <w:sz w:val="20"/>
                <w:szCs w:val="20"/>
              </w:rPr>
              <w:t>USACE</w:t>
            </w:r>
            <w:r w:rsidRPr="003716B8">
              <w:rPr>
                <w:sz w:val="20"/>
                <w:szCs w:val="20"/>
              </w:rPr>
              <w:t>, and regulatory approval of RA-O documentation (e.g., Annual CAP PR).</w:t>
            </w:r>
          </w:p>
        </w:tc>
      </w:tr>
      <w:tr w:rsidR="00893F29" w:rsidRPr="00BA5367" w14:paraId="3EF68A86" w14:textId="77777777" w:rsidTr="67A07817">
        <w:trPr>
          <w:cantSplit/>
        </w:trPr>
        <w:tc>
          <w:tcPr>
            <w:tcW w:w="1170" w:type="dxa"/>
          </w:tcPr>
          <w:p w14:paraId="64031A0A" w14:textId="77777777" w:rsidR="00893F29" w:rsidRDefault="00893F29" w:rsidP="00893F29">
            <w:pPr>
              <w:rPr>
                <w:sz w:val="20"/>
                <w:szCs w:val="20"/>
              </w:rPr>
            </w:pPr>
            <w:r w:rsidRPr="004C0750">
              <w:rPr>
                <w:sz w:val="20"/>
                <w:szCs w:val="20"/>
              </w:rPr>
              <w:lastRenderedPageBreak/>
              <w:t>OT023</w:t>
            </w:r>
          </w:p>
          <w:p w14:paraId="032BE7D8" w14:textId="71739791" w:rsidR="008A2FDC" w:rsidRPr="004C0750" w:rsidRDefault="008A2FDC" w:rsidP="00893F29">
            <w:pPr>
              <w:rPr>
                <w:sz w:val="20"/>
                <w:szCs w:val="20"/>
                <w:highlight w:val="yellow"/>
              </w:rPr>
            </w:pPr>
            <w:r w:rsidRPr="008A2FDC">
              <w:rPr>
                <w:sz w:val="20"/>
                <w:szCs w:val="20"/>
              </w:rPr>
              <w:t>SWMU 23</w:t>
            </w:r>
          </w:p>
        </w:tc>
        <w:tc>
          <w:tcPr>
            <w:tcW w:w="3870" w:type="dxa"/>
          </w:tcPr>
          <w:p w14:paraId="466A0509" w14:textId="223BB57B" w:rsidR="00893F29" w:rsidRDefault="00893F29" w:rsidP="00893F29">
            <w:pPr>
              <w:rPr>
                <w:sz w:val="20"/>
                <w:szCs w:val="20"/>
                <w:highlight w:val="yellow"/>
              </w:rPr>
            </w:pPr>
            <w:r w:rsidRPr="00861213">
              <w:rPr>
                <w:sz w:val="20"/>
                <w:szCs w:val="20"/>
              </w:rPr>
              <w:t xml:space="preserve">LTM in accordance with the approved </w:t>
            </w:r>
            <w:r w:rsidR="002F5EB5">
              <w:rPr>
                <w:sz w:val="20"/>
                <w:szCs w:val="20"/>
              </w:rPr>
              <w:t>CAP</w:t>
            </w:r>
          </w:p>
        </w:tc>
        <w:tc>
          <w:tcPr>
            <w:tcW w:w="2160" w:type="dxa"/>
          </w:tcPr>
          <w:p w14:paraId="6C50139E" w14:textId="104E5A41" w:rsidR="00893F29" w:rsidRDefault="00893F29" w:rsidP="00893F29">
            <w:pPr>
              <w:rPr>
                <w:sz w:val="20"/>
                <w:szCs w:val="20"/>
                <w:highlight w:val="yellow"/>
              </w:rPr>
            </w:pPr>
            <w:r w:rsidRPr="00861213">
              <w:rPr>
                <w:sz w:val="20"/>
                <w:szCs w:val="20"/>
              </w:rPr>
              <w:t>Through the duration of the PoP</w:t>
            </w:r>
          </w:p>
        </w:tc>
        <w:tc>
          <w:tcPr>
            <w:tcW w:w="2520" w:type="dxa"/>
          </w:tcPr>
          <w:p w14:paraId="570D9413" w14:textId="240478D0" w:rsidR="00893F29" w:rsidRPr="00C7627D" w:rsidRDefault="00893F29" w:rsidP="00893F29">
            <w:pPr>
              <w:rPr>
                <w:sz w:val="20"/>
                <w:szCs w:val="20"/>
                <w:highlight w:val="yellow"/>
              </w:rPr>
            </w:pPr>
            <w:r w:rsidRPr="00861213">
              <w:rPr>
                <w:sz w:val="20"/>
                <w:szCs w:val="20"/>
              </w:rPr>
              <w:t xml:space="preserve">AF, </w:t>
            </w:r>
            <w:r w:rsidR="007272AB" w:rsidRPr="004C3D68">
              <w:rPr>
                <w:sz w:val="20"/>
                <w:szCs w:val="20"/>
              </w:rPr>
              <w:t>USACE</w:t>
            </w:r>
            <w:r w:rsidRPr="00861213">
              <w:rPr>
                <w:sz w:val="20"/>
                <w:szCs w:val="20"/>
              </w:rPr>
              <w:t>, and regulatory approval of LTM documentation (e.g., Land Use Control Inspection Reports</w:t>
            </w:r>
            <w:r w:rsidR="00537FD8">
              <w:t xml:space="preserve"> </w:t>
            </w:r>
            <w:r w:rsidR="00537FD8" w:rsidRPr="00537FD8">
              <w:rPr>
                <w:sz w:val="20"/>
                <w:szCs w:val="20"/>
              </w:rPr>
              <w:t>and Annual CAP PR</w:t>
            </w:r>
            <w:r w:rsidRPr="00861213">
              <w:rPr>
                <w:sz w:val="20"/>
                <w:szCs w:val="20"/>
              </w:rPr>
              <w:t>).</w:t>
            </w:r>
          </w:p>
        </w:tc>
      </w:tr>
      <w:tr w:rsidR="00893F29" w:rsidRPr="00BA5367" w14:paraId="3B7B0EAD" w14:textId="77777777" w:rsidTr="67A07817">
        <w:trPr>
          <w:cantSplit/>
        </w:trPr>
        <w:tc>
          <w:tcPr>
            <w:tcW w:w="1170" w:type="dxa"/>
          </w:tcPr>
          <w:p w14:paraId="12E668F0" w14:textId="77777777" w:rsidR="00893F29" w:rsidRDefault="00893F29" w:rsidP="00893F29">
            <w:pPr>
              <w:rPr>
                <w:sz w:val="20"/>
                <w:szCs w:val="20"/>
              </w:rPr>
            </w:pPr>
            <w:r w:rsidRPr="004C0750">
              <w:rPr>
                <w:sz w:val="20"/>
                <w:szCs w:val="20"/>
              </w:rPr>
              <w:t>OT037</w:t>
            </w:r>
          </w:p>
          <w:p w14:paraId="6E51CAB3" w14:textId="52549179" w:rsidR="008A2FDC" w:rsidRPr="004C0750" w:rsidRDefault="008A2FDC" w:rsidP="00893F29">
            <w:pPr>
              <w:rPr>
                <w:sz w:val="20"/>
                <w:szCs w:val="20"/>
                <w:highlight w:val="yellow"/>
              </w:rPr>
            </w:pPr>
            <w:r w:rsidRPr="008A2FDC">
              <w:rPr>
                <w:sz w:val="20"/>
                <w:szCs w:val="20"/>
              </w:rPr>
              <w:t>SWMU 62</w:t>
            </w:r>
          </w:p>
        </w:tc>
        <w:tc>
          <w:tcPr>
            <w:tcW w:w="3870" w:type="dxa"/>
          </w:tcPr>
          <w:p w14:paraId="52DA2E43" w14:textId="2801ABA0" w:rsidR="00893F29" w:rsidRDefault="00893F29" w:rsidP="00893F29">
            <w:pPr>
              <w:rPr>
                <w:sz w:val="20"/>
                <w:szCs w:val="20"/>
                <w:highlight w:val="yellow"/>
              </w:rPr>
            </w:pPr>
            <w:r w:rsidRPr="00D71D0F">
              <w:rPr>
                <w:sz w:val="20"/>
                <w:szCs w:val="20"/>
              </w:rPr>
              <w:t xml:space="preserve">RA-O with optimization in accordance with the approved </w:t>
            </w:r>
            <w:r w:rsidR="002F5EB5">
              <w:rPr>
                <w:sz w:val="20"/>
                <w:szCs w:val="20"/>
              </w:rPr>
              <w:t>CAP</w:t>
            </w:r>
          </w:p>
        </w:tc>
        <w:tc>
          <w:tcPr>
            <w:tcW w:w="2160" w:type="dxa"/>
          </w:tcPr>
          <w:p w14:paraId="172D9649" w14:textId="0D137470" w:rsidR="00893F29" w:rsidRDefault="00893F29" w:rsidP="00893F29">
            <w:pPr>
              <w:rPr>
                <w:sz w:val="20"/>
                <w:szCs w:val="20"/>
                <w:highlight w:val="yellow"/>
              </w:rPr>
            </w:pPr>
            <w:r w:rsidRPr="00D71D0F">
              <w:rPr>
                <w:sz w:val="20"/>
                <w:szCs w:val="20"/>
              </w:rPr>
              <w:t>Through the duration of the PoP</w:t>
            </w:r>
          </w:p>
        </w:tc>
        <w:tc>
          <w:tcPr>
            <w:tcW w:w="2520" w:type="dxa"/>
          </w:tcPr>
          <w:p w14:paraId="4BFBE42B" w14:textId="73D07316" w:rsidR="00456602" w:rsidRDefault="00893F29" w:rsidP="00456602">
            <w:pPr>
              <w:rPr>
                <w:sz w:val="20"/>
                <w:szCs w:val="20"/>
              </w:rPr>
            </w:pPr>
            <w:r w:rsidRPr="00D71D0F">
              <w:rPr>
                <w:sz w:val="20"/>
                <w:szCs w:val="20"/>
              </w:rPr>
              <w:t xml:space="preserve">AF, </w:t>
            </w:r>
            <w:r w:rsidR="007272AB" w:rsidRPr="004C3D68">
              <w:rPr>
                <w:sz w:val="20"/>
                <w:szCs w:val="20"/>
              </w:rPr>
              <w:t>USACE</w:t>
            </w:r>
            <w:r w:rsidRPr="00D71D0F">
              <w:rPr>
                <w:sz w:val="20"/>
                <w:szCs w:val="20"/>
              </w:rPr>
              <w:t xml:space="preserve">, and regulatory approval of RA-O documentation </w:t>
            </w:r>
            <w:r w:rsidR="00456602" w:rsidRPr="00995F9C">
              <w:rPr>
                <w:sz w:val="20"/>
                <w:szCs w:val="20"/>
              </w:rPr>
              <w:t xml:space="preserve">(e.g., Annual CAP </w:t>
            </w:r>
            <w:r w:rsidR="00F71196" w:rsidRPr="005A552E">
              <w:rPr>
                <w:sz w:val="20"/>
                <w:szCs w:val="20"/>
              </w:rPr>
              <w:t>PR).</w:t>
            </w:r>
          </w:p>
          <w:p w14:paraId="196D1A84" w14:textId="77777777" w:rsidR="00456602" w:rsidRDefault="00456602" w:rsidP="00456602">
            <w:pPr>
              <w:rPr>
                <w:sz w:val="20"/>
                <w:szCs w:val="20"/>
              </w:rPr>
            </w:pPr>
          </w:p>
          <w:p w14:paraId="4AEB2F1B" w14:textId="39EFC465" w:rsidR="00893F29" w:rsidRPr="00C7627D" w:rsidRDefault="00456602" w:rsidP="00456602">
            <w:pPr>
              <w:rPr>
                <w:sz w:val="20"/>
                <w:szCs w:val="20"/>
                <w:highlight w:val="yellow"/>
              </w:rPr>
            </w:pPr>
            <w:r w:rsidRPr="007A7EC4">
              <w:rPr>
                <w:sz w:val="20"/>
                <w:szCs w:val="20"/>
              </w:rPr>
              <w:t xml:space="preserve">AF and </w:t>
            </w:r>
            <w:r w:rsidR="007272AB" w:rsidRPr="004C3D68">
              <w:rPr>
                <w:sz w:val="20"/>
                <w:szCs w:val="20"/>
              </w:rPr>
              <w:t>USACE</w:t>
            </w:r>
            <w:r w:rsidRPr="007A7EC4">
              <w:rPr>
                <w:sz w:val="20"/>
                <w:szCs w:val="20"/>
              </w:rPr>
              <w:t xml:space="preserve"> approval of Performance Model Evaluation Report</w:t>
            </w:r>
            <w:r>
              <w:rPr>
                <w:sz w:val="20"/>
                <w:szCs w:val="20"/>
              </w:rPr>
              <w:t>.</w:t>
            </w:r>
          </w:p>
        </w:tc>
      </w:tr>
      <w:tr w:rsidR="00893F29" w:rsidRPr="00BA5367" w14:paraId="671F6E55" w14:textId="77777777" w:rsidTr="67A07817">
        <w:trPr>
          <w:cantSplit/>
        </w:trPr>
        <w:tc>
          <w:tcPr>
            <w:tcW w:w="1170" w:type="dxa"/>
          </w:tcPr>
          <w:p w14:paraId="49C50604" w14:textId="77777777" w:rsidR="00893F29" w:rsidRPr="003716B8" w:rsidRDefault="00893F29" w:rsidP="00893F29">
            <w:pPr>
              <w:rPr>
                <w:sz w:val="20"/>
                <w:szCs w:val="20"/>
              </w:rPr>
            </w:pPr>
            <w:r w:rsidRPr="003716B8">
              <w:rPr>
                <w:sz w:val="20"/>
                <w:szCs w:val="20"/>
              </w:rPr>
              <w:t>OT041</w:t>
            </w:r>
          </w:p>
          <w:p w14:paraId="1529AEC2" w14:textId="5829A866" w:rsidR="002F5EB5" w:rsidRPr="003716B8" w:rsidRDefault="008A2FDC" w:rsidP="00893F29">
            <w:pPr>
              <w:rPr>
                <w:sz w:val="20"/>
                <w:szCs w:val="20"/>
                <w:highlight w:val="yellow"/>
              </w:rPr>
            </w:pPr>
            <w:r w:rsidRPr="003716B8">
              <w:rPr>
                <w:sz w:val="20"/>
                <w:szCs w:val="20"/>
              </w:rPr>
              <w:t>SWMU 57</w:t>
            </w:r>
          </w:p>
        </w:tc>
        <w:tc>
          <w:tcPr>
            <w:tcW w:w="3870" w:type="dxa"/>
          </w:tcPr>
          <w:p w14:paraId="644119C5" w14:textId="1013F3C8" w:rsidR="00893F29" w:rsidRPr="003716B8" w:rsidRDefault="00A75D73" w:rsidP="00893F29">
            <w:pPr>
              <w:rPr>
                <w:sz w:val="20"/>
                <w:szCs w:val="20"/>
              </w:rPr>
            </w:pPr>
            <w:proofErr w:type="gramStart"/>
            <w:r w:rsidRPr="003716B8">
              <w:rPr>
                <w:sz w:val="20"/>
                <w:szCs w:val="20"/>
              </w:rPr>
              <w:t>Achieve</w:t>
            </w:r>
            <w:proofErr w:type="gramEnd"/>
            <w:r w:rsidRPr="003716B8">
              <w:rPr>
                <w:sz w:val="20"/>
                <w:szCs w:val="20"/>
              </w:rPr>
              <w:t xml:space="preserve"> </w:t>
            </w:r>
            <w:r w:rsidR="00705F01" w:rsidRPr="003716B8">
              <w:rPr>
                <w:sz w:val="20"/>
                <w:szCs w:val="20"/>
              </w:rPr>
              <w:t xml:space="preserve">Construction Completion </w:t>
            </w:r>
          </w:p>
          <w:p w14:paraId="7DA16E65" w14:textId="77777777" w:rsidR="00A75D73" w:rsidRPr="003716B8" w:rsidRDefault="00A75D73" w:rsidP="00893F29">
            <w:pPr>
              <w:rPr>
                <w:sz w:val="20"/>
                <w:szCs w:val="20"/>
              </w:rPr>
            </w:pPr>
          </w:p>
          <w:p w14:paraId="7B22162D" w14:textId="03726A08" w:rsidR="00A75D73" w:rsidRPr="003716B8" w:rsidRDefault="00A75D73" w:rsidP="00893F29">
            <w:pPr>
              <w:rPr>
                <w:sz w:val="20"/>
                <w:szCs w:val="20"/>
                <w:highlight w:val="yellow"/>
              </w:rPr>
            </w:pPr>
          </w:p>
        </w:tc>
        <w:tc>
          <w:tcPr>
            <w:tcW w:w="2160" w:type="dxa"/>
          </w:tcPr>
          <w:p w14:paraId="65B9A40C" w14:textId="687C0C62" w:rsidR="00893F29" w:rsidRPr="003716B8" w:rsidRDefault="00A75D73" w:rsidP="00893F29">
            <w:pPr>
              <w:rPr>
                <w:sz w:val="20"/>
                <w:szCs w:val="20"/>
                <w:highlight w:val="yellow"/>
              </w:rPr>
            </w:pPr>
            <w:r w:rsidRPr="003716B8">
              <w:rPr>
                <w:sz w:val="20"/>
                <w:szCs w:val="20"/>
              </w:rPr>
              <w:t>Three (3) years</w:t>
            </w:r>
          </w:p>
        </w:tc>
        <w:tc>
          <w:tcPr>
            <w:tcW w:w="2520" w:type="dxa"/>
          </w:tcPr>
          <w:p w14:paraId="2FD50760" w14:textId="1DA3F0A3" w:rsidR="003716B8" w:rsidRPr="003716B8" w:rsidRDefault="003716B8" w:rsidP="003716B8">
            <w:pPr>
              <w:rPr>
                <w:sz w:val="20"/>
                <w:szCs w:val="20"/>
              </w:rPr>
            </w:pPr>
            <w:r w:rsidRPr="003716B8">
              <w:rPr>
                <w:sz w:val="20"/>
                <w:szCs w:val="20"/>
              </w:rPr>
              <w:t xml:space="preserve">AF, </w:t>
            </w:r>
            <w:r w:rsidR="007272AB" w:rsidRPr="004C3D68">
              <w:rPr>
                <w:sz w:val="20"/>
                <w:szCs w:val="20"/>
              </w:rPr>
              <w:t>USACE</w:t>
            </w:r>
            <w:r w:rsidRPr="003716B8">
              <w:rPr>
                <w:sz w:val="20"/>
                <w:szCs w:val="20"/>
              </w:rPr>
              <w:t>, and regulatory approval of RIP (e.g., Construction Completion Report and first RA-O Report demonstrating remedy is operating properly and successfully).</w:t>
            </w:r>
          </w:p>
          <w:p w14:paraId="1A88B416" w14:textId="77777777" w:rsidR="003716B8" w:rsidRPr="003716B8" w:rsidRDefault="003716B8" w:rsidP="003716B8">
            <w:pPr>
              <w:rPr>
                <w:sz w:val="20"/>
                <w:szCs w:val="20"/>
              </w:rPr>
            </w:pPr>
          </w:p>
          <w:p w14:paraId="1DD74930" w14:textId="7AEC4B43" w:rsidR="00893F29" w:rsidRPr="003716B8" w:rsidRDefault="00893F29" w:rsidP="003716B8">
            <w:pPr>
              <w:rPr>
                <w:sz w:val="20"/>
                <w:szCs w:val="20"/>
                <w:highlight w:val="yellow"/>
              </w:rPr>
            </w:pPr>
          </w:p>
        </w:tc>
      </w:tr>
      <w:tr w:rsidR="002C3D49" w:rsidRPr="00BA5367" w14:paraId="5EB4B059" w14:textId="77777777" w:rsidTr="67A07817">
        <w:trPr>
          <w:cantSplit/>
        </w:trPr>
        <w:tc>
          <w:tcPr>
            <w:tcW w:w="1170" w:type="dxa"/>
          </w:tcPr>
          <w:p w14:paraId="4BD51F25" w14:textId="77777777" w:rsidR="002C3D49" w:rsidRPr="003716B8" w:rsidRDefault="002C3D49" w:rsidP="002C3D49">
            <w:pPr>
              <w:rPr>
                <w:sz w:val="20"/>
                <w:szCs w:val="20"/>
              </w:rPr>
            </w:pPr>
            <w:r w:rsidRPr="003716B8">
              <w:rPr>
                <w:sz w:val="20"/>
                <w:szCs w:val="20"/>
              </w:rPr>
              <w:t>OT041</w:t>
            </w:r>
          </w:p>
          <w:p w14:paraId="09B28C71" w14:textId="4A18B219" w:rsidR="002C3D49" w:rsidRPr="003716B8" w:rsidRDefault="002C3D49" w:rsidP="002C3D49">
            <w:pPr>
              <w:rPr>
                <w:sz w:val="20"/>
                <w:szCs w:val="20"/>
              </w:rPr>
            </w:pPr>
            <w:r w:rsidRPr="003716B8">
              <w:rPr>
                <w:sz w:val="20"/>
                <w:szCs w:val="20"/>
              </w:rPr>
              <w:t>SWMU 57</w:t>
            </w:r>
          </w:p>
        </w:tc>
        <w:tc>
          <w:tcPr>
            <w:tcW w:w="3870" w:type="dxa"/>
          </w:tcPr>
          <w:p w14:paraId="21C291C9" w14:textId="271DCC10" w:rsidR="002C3D49" w:rsidRPr="003716B8" w:rsidRDefault="002C3D49" w:rsidP="00893F29">
            <w:pPr>
              <w:rPr>
                <w:sz w:val="20"/>
                <w:szCs w:val="20"/>
              </w:rPr>
            </w:pPr>
            <w:r w:rsidRPr="003716B8">
              <w:rPr>
                <w:sz w:val="20"/>
                <w:szCs w:val="20"/>
              </w:rPr>
              <w:t>Upon achievement of Construction Completion, continue RA-O with optimization in accordance with the approved CAP throughout the PoP</w:t>
            </w:r>
          </w:p>
        </w:tc>
        <w:tc>
          <w:tcPr>
            <w:tcW w:w="2160" w:type="dxa"/>
          </w:tcPr>
          <w:p w14:paraId="405F917A" w14:textId="4FEF3E5F" w:rsidR="002C3D49" w:rsidRPr="003716B8" w:rsidRDefault="002C3D49" w:rsidP="00893F29">
            <w:pPr>
              <w:rPr>
                <w:sz w:val="20"/>
                <w:szCs w:val="20"/>
              </w:rPr>
            </w:pPr>
            <w:r>
              <w:rPr>
                <w:sz w:val="20"/>
                <w:szCs w:val="20"/>
              </w:rPr>
              <w:t>Through the duration of the PoP</w:t>
            </w:r>
          </w:p>
        </w:tc>
        <w:tc>
          <w:tcPr>
            <w:tcW w:w="2520" w:type="dxa"/>
          </w:tcPr>
          <w:p w14:paraId="16B8A526" w14:textId="77777777" w:rsidR="002C3D49" w:rsidRPr="003716B8" w:rsidRDefault="002C3D49" w:rsidP="002C3D49">
            <w:pPr>
              <w:rPr>
                <w:sz w:val="20"/>
                <w:szCs w:val="20"/>
              </w:rPr>
            </w:pPr>
            <w:r w:rsidRPr="003716B8">
              <w:rPr>
                <w:sz w:val="20"/>
                <w:szCs w:val="20"/>
              </w:rPr>
              <w:t xml:space="preserve">AF and </w:t>
            </w:r>
            <w:r w:rsidRPr="004C3D68">
              <w:rPr>
                <w:sz w:val="20"/>
                <w:szCs w:val="20"/>
              </w:rPr>
              <w:t>USACE</w:t>
            </w:r>
            <w:r w:rsidRPr="003716B8">
              <w:rPr>
                <w:sz w:val="20"/>
                <w:szCs w:val="20"/>
              </w:rPr>
              <w:t xml:space="preserve"> approval of Performance Model Evaluation Report.</w:t>
            </w:r>
          </w:p>
          <w:p w14:paraId="44A46E42" w14:textId="77777777" w:rsidR="002C3D49" w:rsidRPr="003716B8" w:rsidRDefault="002C3D49" w:rsidP="002C3D49">
            <w:pPr>
              <w:rPr>
                <w:sz w:val="20"/>
                <w:szCs w:val="20"/>
              </w:rPr>
            </w:pPr>
          </w:p>
          <w:p w14:paraId="2D5CDDC6" w14:textId="7326B071" w:rsidR="002C3D49" w:rsidRPr="003716B8" w:rsidRDefault="002C3D49" w:rsidP="002C3D49">
            <w:pPr>
              <w:rPr>
                <w:sz w:val="20"/>
                <w:szCs w:val="20"/>
              </w:rPr>
            </w:pPr>
            <w:r w:rsidRPr="003716B8">
              <w:rPr>
                <w:sz w:val="20"/>
                <w:szCs w:val="20"/>
              </w:rPr>
              <w:t xml:space="preserve">AF, </w:t>
            </w:r>
            <w:r w:rsidRPr="004C3D68">
              <w:rPr>
                <w:sz w:val="20"/>
                <w:szCs w:val="20"/>
              </w:rPr>
              <w:t>USACE,</w:t>
            </w:r>
            <w:r w:rsidRPr="003716B8">
              <w:rPr>
                <w:sz w:val="20"/>
                <w:szCs w:val="20"/>
              </w:rPr>
              <w:t xml:space="preserve"> and regulatory approval of RA-O documentation (e.g., Annual CAP PR).</w:t>
            </w:r>
          </w:p>
        </w:tc>
      </w:tr>
      <w:tr w:rsidR="00893F29" w:rsidRPr="00BA5367" w14:paraId="34F8593A" w14:textId="77777777" w:rsidTr="67A07817">
        <w:trPr>
          <w:cantSplit/>
        </w:trPr>
        <w:tc>
          <w:tcPr>
            <w:tcW w:w="1170" w:type="dxa"/>
          </w:tcPr>
          <w:p w14:paraId="67509EF2" w14:textId="77777777" w:rsidR="00893F29" w:rsidRPr="003716B8" w:rsidRDefault="00893F29" w:rsidP="00893F29">
            <w:pPr>
              <w:rPr>
                <w:sz w:val="20"/>
                <w:szCs w:val="20"/>
              </w:rPr>
            </w:pPr>
            <w:r w:rsidRPr="003716B8">
              <w:rPr>
                <w:sz w:val="20"/>
                <w:szCs w:val="20"/>
              </w:rPr>
              <w:t>SS040</w:t>
            </w:r>
          </w:p>
          <w:p w14:paraId="483B9C1E" w14:textId="1513E94C" w:rsidR="002F5EB5" w:rsidRPr="003716B8" w:rsidRDefault="002F5EB5" w:rsidP="00893F29">
            <w:pPr>
              <w:rPr>
                <w:sz w:val="20"/>
                <w:szCs w:val="20"/>
                <w:highlight w:val="yellow"/>
              </w:rPr>
            </w:pPr>
            <w:r w:rsidRPr="003716B8">
              <w:rPr>
                <w:sz w:val="20"/>
                <w:szCs w:val="20"/>
              </w:rPr>
              <w:t>SWMU</w:t>
            </w:r>
            <w:r w:rsidR="008A2FDC" w:rsidRPr="003716B8">
              <w:rPr>
                <w:sz w:val="20"/>
                <w:szCs w:val="20"/>
              </w:rPr>
              <w:t xml:space="preserve"> </w:t>
            </w:r>
            <w:r w:rsidRPr="003716B8">
              <w:rPr>
                <w:sz w:val="20"/>
                <w:szCs w:val="20"/>
              </w:rPr>
              <w:t>10B</w:t>
            </w:r>
          </w:p>
        </w:tc>
        <w:tc>
          <w:tcPr>
            <w:tcW w:w="3870" w:type="dxa"/>
          </w:tcPr>
          <w:p w14:paraId="7DFCB149" w14:textId="1EDD20F2" w:rsidR="00893F29" w:rsidRPr="003716B8" w:rsidRDefault="00A75D73" w:rsidP="00893F29">
            <w:pPr>
              <w:rPr>
                <w:sz w:val="20"/>
                <w:szCs w:val="20"/>
              </w:rPr>
            </w:pPr>
            <w:proofErr w:type="gramStart"/>
            <w:r w:rsidRPr="003716B8">
              <w:rPr>
                <w:sz w:val="20"/>
                <w:szCs w:val="20"/>
              </w:rPr>
              <w:t>Achieve</w:t>
            </w:r>
            <w:proofErr w:type="gramEnd"/>
            <w:r w:rsidRPr="003716B8">
              <w:rPr>
                <w:sz w:val="20"/>
                <w:szCs w:val="20"/>
              </w:rPr>
              <w:t xml:space="preserve"> </w:t>
            </w:r>
            <w:r w:rsidR="00705F01" w:rsidRPr="003716B8">
              <w:rPr>
                <w:sz w:val="20"/>
                <w:szCs w:val="20"/>
              </w:rPr>
              <w:t xml:space="preserve">Construction Completion </w:t>
            </w:r>
          </w:p>
          <w:p w14:paraId="0672D70B" w14:textId="77777777" w:rsidR="00A75D73" w:rsidRPr="003716B8" w:rsidRDefault="00A75D73" w:rsidP="00893F29">
            <w:pPr>
              <w:rPr>
                <w:sz w:val="20"/>
                <w:szCs w:val="20"/>
              </w:rPr>
            </w:pPr>
          </w:p>
          <w:p w14:paraId="31E0F827" w14:textId="172DD56A" w:rsidR="00A75D73" w:rsidRPr="003716B8" w:rsidRDefault="00A75D73" w:rsidP="00893F29">
            <w:pPr>
              <w:rPr>
                <w:sz w:val="20"/>
                <w:szCs w:val="20"/>
                <w:highlight w:val="yellow"/>
              </w:rPr>
            </w:pPr>
          </w:p>
        </w:tc>
        <w:tc>
          <w:tcPr>
            <w:tcW w:w="2160" w:type="dxa"/>
          </w:tcPr>
          <w:p w14:paraId="1E9CAE10" w14:textId="2445A82D" w:rsidR="00893F29" w:rsidRPr="003716B8" w:rsidRDefault="00A75D73" w:rsidP="00893F29">
            <w:pPr>
              <w:rPr>
                <w:sz w:val="20"/>
                <w:szCs w:val="20"/>
                <w:highlight w:val="yellow"/>
              </w:rPr>
            </w:pPr>
            <w:r w:rsidRPr="003716B8">
              <w:rPr>
                <w:sz w:val="20"/>
                <w:szCs w:val="20"/>
              </w:rPr>
              <w:t>Three (3) years</w:t>
            </w:r>
          </w:p>
        </w:tc>
        <w:tc>
          <w:tcPr>
            <w:tcW w:w="2520" w:type="dxa"/>
          </w:tcPr>
          <w:p w14:paraId="7836E0B4" w14:textId="7FA192E3" w:rsidR="003716B8" w:rsidRPr="003716B8" w:rsidRDefault="003716B8" w:rsidP="003716B8">
            <w:pPr>
              <w:rPr>
                <w:sz w:val="20"/>
                <w:szCs w:val="20"/>
              </w:rPr>
            </w:pPr>
            <w:r w:rsidRPr="003716B8">
              <w:rPr>
                <w:sz w:val="20"/>
                <w:szCs w:val="20"/>
              </w:rPr>
              <w:t xml:space="preserve">AF, </w:t>
            </w:r>
            <w:r w:rsidR="007272AB" w:rsidRPr="004C3D68">
              <w:rPr>
                <w:sz w:val="20"/>
                <w:szCs w:val="20"/>
              </w:rPr>
              <w:t>USACE</w:t>
            </w:r>
            <w:r w:rsidRPr="003716B8">
              <w:rPr>
                <w:sz w:val="20"/>
                <w:szCs w:val="20"/>
              </w:rPr>
              <w:t>, and regulatory approval of RIP (e.g., Construction Completion Report and first RA-O Report demonstrating remedy is operating properly and successfully).</w:t>
            </w:r>
          </w:p>
          <w:p w14:paraId="6C57462F" w14:textId="77777777" w:rsidR="003716B8" w:rsidRPr="003716B8" w:rsidRDefault="003716B8" w:rsidP="003716B8">
            <w:pPr>
              <w:rPr>
                <w:sz w:val="20"/>
                <w:szCs w:val="20"/>
              </w:rPr>
            </w:pPr>
          </w:p>
          <w:p w14:paraId="7BCE50A2" w14:textId="3A198CB8" w:rsidR="00893F29" w:rsidRPr="003716B8" w:rsidRDefault="00893F29" w:rsidP="003716B8">
            <w:pPr>
              <w:rPr>
                <w:sz w:val="20"/>
                <w:szCs w:val="20"/>
                <w:highlight w:val="yellow"/>
              </w:rPr>
            </w:pPr>
          </w:p>
        </w:tc>
      </w:tr>
      <w:tr w:rsidR="002C3D49" w:rsidRPr="00BA5367" w14:paraId="1D37307C" w14:textId="77777777" w:rsidTr="67A07817">
        <w:trPr>
          <w:cantSplit/>
        </w:trPr>
        <w:tc>
          <w:tcPr>
            <w:tcW w:w="1170" w:type="dxa"/>
          </w:tcPr>
          <w:p w14:paraId="11073E99" w14:textId="77777777" w:rsidR="002C3D49" w:rsidRPr="003716B8" w:rsidRDefault="002C3D49" w:rsidP="002C3D49">
            <w:pPr>
              <w:rPr>
                <w:sz w:val="20"/>
                <w:szCs w:val="20"/>
              </w:rPr>
            </w:pPr>
            <w:r w:rsidRPr="003716B8">
              <w:rPr>
                <w:sz w:val="20"/>
                <w:szCs w:val="20"/>
              </w:rPr>
              <w:t>SS040</w:t>
            </w:r>
          </w:p>
          <w:p w14:paraId="68299EB6" w14:textId="5DF93A63" w:rsidR="002C3D49" w:rsidRPr="003716B8" w:rsidRDefault="002C3D49" w:rsidP="002C3D49">
            <w:pPr>
              <w:rPr>
                <w:sz w:val="20"/>
                <w:szCs w:val="20"/>
              </w:rPr>
            </w:pPr>
            <w:r w:rsidRPr="003716B8">
              <w:rPr>
                <w:sz w:val="20"/>
                <w:szCs w:val="20"/>
              </w:rPr>
              <w:t>SWMU 10B</w:t>
            </w:r>
          </w:p>
        </w:tc>
        <w:tc>
          <w:tcPr>
            <w:tcW w:w="3870" w:type="dxa"/>
          </w:tcPr>
          <w:p w14:paraId="1FBAA91A" w14:textId="2112F2B1" w:rsidR="002C3D49" w:rsidRPr="003716B8" w:rsidRDefault="002C3D49" w:rsidP="00893F29">
            <w:pPr>
              <w:rPr>
                <w:sz w:val="20"/>
                <w:szCs w:val="20"/>
              </w:rPr>
            </w:pPr>
            <w:r w:rsidRPr="003716B8">
              <w:rPr>
                <w:sz w:val="20"/>
                <w:szCs w:val="20"/>
              </w:rPr>
              <w:t>Upon achievement of Construction Completion, continue RA-O with optimization in accordance with the approved CAP throughout the PoP</w:t>
            </w:r>
          </w:p>
        </w:tc>
        <w:tc>
          <w:tcPr>
            <w:tcW w:w="2160" w:type="dxa"/>
          </w:tcPr>
          <w:p w14:paraId="56F5FD05" w14:textId="191865A1" w:rsidR="002C3D49" w:rsidRPr="003716B8" w:rsidRDefault="002C3D49" w:rsidP="00893F29">
            <w:pPr>
              <w:rPr>
                <w:sz w:val="20"/>
                <w:szCs w:val="20"/>
              </w:rPr>
            </w:pPr>
            <w:r>
              <w:rPr>
                <w:sz w:val="20"/>
                <w:szCs w:val="20"/>
              </w:rPr>
              <w:t>Through the duration of the PoP</w:t>
            </w:r>
          </w:p>
        </w:tc>
        <w:tc>
          <w:tcPr>
            <w:tcW w:w="2520" w:type="dxa"/>
          </w:tcPr>
          <w:p w14:paraId="532385FD" w14:textId="77777777" w:rsidR="002C3D49" w:rsidRPr="003716B8" w:rsidRDefault="002C3D49" w:rsidP="002C3D49">
            <w:pPr>
              <w:rPr>
                <w:sz w:val="20"/>
                <w:szCs w:val="20"/>
              </w:rPr>
            </w:pPr>
            <w:r w:rsidRPr="003716B8">
              <w:rPr>
                <w:sz w:val="20"/>
                <w:szCs w:val="20"/>
              </w:rPr>
              <w:t xml:space="preserve">AF and </w:t>
            </w:r>
            <w:r w:rsidRPr="004C3D68">
              <w:rPr>
                <w:sz w:val="20"/>
                <w:szCs w:val="20"/>
              </w:rPr>
              <w:t>USACE</w:t>
            </w:r>
            <w:r w:rsidRPr="003716B8">
              <w:rPr>
                <w:sz w:val="20"/>
                <w:szCs w:val="20"/>
              </w:rPr>
              <w:t xml:space="preserve"> approval of Performance Model Evaluation Report.</w:t>
            </w:r>
          </w:p>
          <w:p w14:paraId="14D81580" w14:textId="77777777" w:rsidR="002C3D49" w:rsidRPr="003716B8" w:rsidRDefault="002C3D49" w:rsidP="002C3D49">
            <w:pPr>
              <w:rPr>
                <w:sz w:val="20"/>
                <w:szCs w:val="20"/>
              </w:rPr>
            </w:pPr>
          </w:p>
          <w:p w14:paraId="35F899F6" w14:textId="40BD9A21" w:rsidR="002C3D49" w:rsidRPr="003716B8" w:rsidRDefault="002C3D49" w:rsidP="002C3D49">
            <w:pPr>
              <w:rPr>
                <w:sz w:val="20"/>
                <w:szCs w:val="20"/>
              </w:rPr>
            </w:pPr>
            <w:r w:rsidRPr="003716B8">
              <w:rPr>
                <w:sz w:val="20"/>
                <w:szCs w:val="20"/>
              </w:rPr>
              <w:t xml:space="preserve">AF, </w:t>
            </w:r>
            <w:r w:rsidRPr="004C3D68">
              <w:rPr>
                <w:sz w:val="20"/>
                <w:szCs w:val="20"/>
              </w:rPr>
              <w:t>USACE</w:t>
            </w:r>
            <w:r w:rsidRPr="003716B8">
              <w:rPr>
                <w:sz w:val="20"/>
                <w:szCs w:val="20"/>
              </w:rPr>
              <w:t>, and regulatory approval of RA-O documentation (e.g., Annual CAP PR).</w:t>
            </w:r>
          </w:p>
        </w:tc>
      </w:tr>
      <w:tr w:rsidR="00893F29" w:rsidRPr="00BA5367" w14:paraId="7DC702DE" w14:textId="77777777" w:rsidTr="67A07817">
        <w:trPr>
          <w:cantSplit/>
        </w:trPr>
        <w:tc>
          <w:tcPr>
            <w:tcW w:w="1170" w:type="dxa"/>
          </w:tcPr>
          <w:p w14:paraId="7E6466DB" w14:textId="77777777" w:rsidR="00893F29" w:rsidRDefault="00893F29" w:rsidP="00893F29">
            <w:pPr>
              <w:rPr>
                <w:sz w:val="20"/>
                <w:szCs w:val="20"/>
              </w:rPr>
            </w:pPr>
            <w:r w:rsidRPr="004C0750">
              <w:rPr>
                <w:sz w:val="20"/>
                <w:szCs w:val="20"/>
              </w:rPr>
              <w:lastRenderedPageBreak/>
              <w:t>SS043</w:t>
            </w:r>
          </w:p>
          <w:p w14:paraId="6F4C6A37" w14:textId="09743BD5" w:rsidR="002F5EB5" w:rsidRPr="004C0750" w:rsidRDefault="002F5EB5" w:rsidP="00893F29">
            <w:pPr>
              <w:rPr>
                <w:sz w:val="20"/>
                <w:szCs w:val="20"/>
                <w:highlight w:val="yellow"/>
              </w:rPr>
            </w:pPr>
            <w:r w:rsidRPr="002F5EB5">
              <w:rPr>
                <w:sz w:val="20"/>
                <w:szCs w:val="20"/>
              </w:rPr>
              <w:t>SWMU 79</w:t>
            </w:r>
          </w:p>
        </w:tc>
        <w:tc>
          <w:tcPr>
            <w:tcW w:w="3870" w:type="dxa"/>
          </w:tcPr>
          <w:p w14:paraId="6193C1D4" w14:textId="1A177413" w:rsidR="00893F29" w:rsidRDefault="00893F29" w:rsidP="00893F29">
            <w:pPr>
              <w:rPr>
                <w:sz w:val="20"/>
                <w:szCs w:val="20"/>
                <w:highlight w:val="yellow"/>
              </w:rPr>
            </w:pPr>
            <w:r w:rsidRPr="00861213">
              <w:rPr>
                <w:sz w:val="20"/>
                <w:szCs w:val="20"/>
              </w:rPr>
              <w:t xml:space="preserve">LTM in accordance with the approved </w:t>
            </w:r>
            <w:r w:rsidR="002F5EB5">
              <w:rPr>
                <w:sz w:val="20"/>
                <w:szCs w:val="20"/>
              </w:rPr>
              <w:t>CAP</w:t>
            </w:r>
          </w:p>
        </w:tc>
        <w:tc>
          <w:tcPr>
            <w:tcW w:w="2160" w:type="dxa"/>
          </w:tcPr>
          <w:p w14:paraId="7C7FD9F9" w14:textId="67B8AFBC" w:rsidR="00893F29" w:rsidRDefault="00893F29" w:rsidP="00893F29">
            <w:pPr>
              <w:rPr>
                <w:sz w:val="20"/>
                <w:szCs w:val="20"/>
                <w:highlight w:val="yellow"/>
              </w:rPr>
            </w:pPr>
            <w:r w:rsidRPr="00861213">
              <w:rPr>
                <w:sz w:val="20"/>
                <w:szCs w:val="20"/>
              </w:rPr>
              <w:t>Through the duration of the PoP</w:t>
            </w:r>
          </w:p>
        </w:tc>
        <w:tc>
          <w:tcPr>
            <w:tcW w:w="2520" w:type="dxa"/>
          </w:tcPr>
          <w:p w14:paraId="4FDA1E3E" w14:textId="1404E6F0" w:rsidR="00893F29" w:rsidRPr="00C7627D" w:rsidRDefault="00893F29" w:rsidP="00893F29">
            <w:pPr>
              <w:rPr>
                <w:sz w:val="20"/>
                <w:szCs w:val="20"/>
                <w:highlight w:val="yellow"/>
              </w:rPr>
            </w:pPr>
            <w:r w:rsidRPr="00861213">
              <w:rPr>
                <w:sz w:val="20"/>
                <w:szCs w:val="20"/>
              </w:rPr>
              <w:t xml:space="preserve">AF, </w:t>
            </w:r>
            <w:r w:rsidR="007272AB" w:rsidRPr="004C3D68">
              <w:rPr>
                <w:sz w:val="20"/>
                <w:szCs w:val="20"/>
              </w:rPr>
              <w:t>USACE</w:t>
            </w:r>
            <w:r w:rsidRPr="00861213">
              <w:rPr>
                <w:sz w:val="20"/>
                <w:szCs w:val="20"/>
              </w:rPr>
              <w:t>, and regulatory approval of LTM documentation (e.g., Land Use Control Inspection Reports</w:t>
            </w:r>
            <w:r w:rsidR="00537FD8">
              <w:t xml:space="preserve"> </w:t>
            </w:r>
            <w:r w:rsidR="00537FD8" w:rsidRPr="00537FD8">
              <w:rPr>
                <w:sz w:val="20"/>
                <w:szCs w:val="20"/>
              </w:rPr>
              <w:t>and Annual CAP PR).</w:t>
            </w:r>
          </w:p>
        </w:tc>
      </w:tr>
      <w:tr w:rsidR="00893F29" w:rsidRPr="00BA5367" w14:paraId="73F882D9" w14:textId="77777777" w:rsidTr="67A07817">
        <w:trPr>
          <w:cantSplit/>
        </w:trPr>
        <w:tc>
          <w:tcPr>
            <w:tcW w:w="1170" w:type="dxa"/>
          </w:tcPr>
          <w:p w14:paraId="7BFC7C93" w14:textId="77777777" w:rsidR="00893F29" w:rsidRDefault="00893F29" w:rsidP="00893F29">
            <w:pPr>
              <w:rPr>
                <w:sz w:val="20"/>
                <w:szCs w:val="20"/>
              </w:rPr>
            </w:pPr>
            <w:r w:rsidRPr="004C0750">
              <w:rPr>
                <w:sz w:val="20"/>
                <w:szCs w:val="20"/>
              </w:rPr>
              <w:t>TS882</w:t>
            </w:r>
          </w:p>
          <w:p w14:paraId="7123188D" w14:textId="19B6157F" w:rsidR="00B21823" w:rsidRPr="004C0750" w:rsidRDefault="00B21823" w:rsidP="00893F29">
            <w:pPr>
              <w:rPr>
                <w:sz w:val="20"/>
                <w:szCs w:val="20"/>
                <w:highlight w:val="yellow"/>
              </w:rPr>
            </w:pPr>
            <w:r w:rsidRPr="00A73134">
              <w:rPr>
                <w:sz w:val="20"/>
                <w:szCs w:val="20"/>
              </w:rPr>
              <w:t>(Former Skeet Range)</w:t>
            </w:r>
          </w:p>
        </w:tc>
        <w:tc>
          <w:tcPr>
            <w:tcW w:w="3870" w:type="dxa"/>
          </w:tcPr>
          <w:p w14:paraId="6A71C9FD" w14:textId="4530E4B8" w:rsidR="00893F29" w:rsidRDefault="00893F29" w:rsidP="00893F29">
            <w:pPr>
              <w:rPr>
                <w:sz w:val="20"/>
                <w:szCs w:val="20"/>
                <w:highlight w:val="yellow"/>
              </w:rPr>
            </w:pPr>
            <w:r w:rsidRPr="00861213">
              <w:rPr>
                <w:sz w:val="20"/>
                <w:szCs w:val="20"/>
              </w:rPr>
              <w:t xml:space="preserve">LTM in accordance with the approved </w:t>
            </w:r>
            <w:r w:rsidR="002F5EB5">
              <w:rPr>
                <w:sz w:val="20"/>
                <w:szCs w:val="20"/>
              </w:rPr>
              <w:t>CAP</w:t>
            </w:r>
          </w:p>
        </w:tc>
        <w:tc>
          <w:tcPr>
            <w:tcW w:w="2160" w:type="dxa"/>
          </w:tcPr>
          <w:p w14:paraId="2A5ED6FD" w14:textId="36A3215E" w:rsidR="00893F29" w:rsidRDefault="00893F29" w:rsidP="00893F29">
            <w:pPr>
              <w:rPr>
                <w:sz w:val="20"/>
                <w:szCs w:val="20"/>
                <w:highlight w:val="yellow"/>
              </w:rPr>
            </w:pPr>
            <w:r w:rsidRPr="00861213">
              <w:rPr>
                <w:sz w:val="20"/>
                <w:szCs w:val="20"/>
              </w:rPr>
              <w:t>Through the duration of the PoP</w:t>
            </w:r>
          </w:p>
        </w:tc>
        <w:tc>
          <w:tcPr>
            <w:tcW w:w="2520" w:type="dxa"/>
          </w:tcPr>
          <w:p w14:paraId="136A66DA" w14:textId="29BBCF7A" w:rsidR="00893F29" w:rsidRPr="00C7627D" w:rsidRDefault="00893F29" w:rsidP="00893F29">
            <w:pPr>
              <w:rPr>
                <w:sz w:val="20"/>
                <w:szCs w:val="20"/>
                <w:highlight w:val="yellow"/>
              </w:rPr>
            </w:pPr>
            <w:r w:rsidRPr="00861213">
              <w:rPr>
                <w:sz w:val="20"/>
                <w:szCs w:val="20"/>
              </w:rPr>
              <w:t xml:space="preserve">AF, </w:t>
            </w:r>
            <w:r w:rsidR="007272AB" w:rsidRPr="004C3D68">
              <w:rPr>
                <w:sz w:val="20"/>
                <w:szCs w:val="20"/>
              </w:rPr>
              <w:t>USACE</w:t>
            </w:r>
            <w:r w:rsidRPr="00861213">
              <w:rPr>
                <w:sz w:val="20"/>
                <w:szCs w:val="20"/>
              </w:rPr>
              <w:t>, and regulatory approval of LTM documentation (e.g., Land Use Control Inspection Reports</w:t>
            </w:r>
            <w:r w:rsidR="00537FD8">
              <w:t xml:space="preserve"> </w:t>
            </w:r>
            <w:r w:rsidR="00537FD8" w:rsidRPr="00537FD8">
              <w:rPr>
                <w:sz w:val="20"/>
                <w:szCs w:val="20"/>
              </w:rPr>
              <w:t>and Annual CAP PR).</w:t>
            </w:r>
          </w:p>
        </w:tc>
      </w:tr>
    </w:tbl>
    <w:p w14:paraId="78DDFE7B" w14:textId="7BAE4895" w:rsidR="00A4324F" w:rsidRPr="00933E1D" w:rsidRDefault="005B5DA0" w:rsidP="009F3A2B">
      <w:pPr>
        <w:pStyle w:val="Heading3"/>
        <w:rPr>
          <w:rFonts w:eastAsia="헤드라인A"/>
        </w:rPr>
      </w:pPr>
      <w:bookmarkStart w:id="39" w:name="_Toc231910815"/>
      <w:bookmarkStart w:id="40" w:name="_Hlk232490568"/>
      <w:bookmarkStart w:id="41" w:name="_Toc277151421"/>
      <w:bookmarkStart w:id="42" w:name="_Toc307216699"/>
      <w:bookmarkStart w:id="43" w:name="_Toc318272109"/>
      <w:bookmarkStart w:id="44" w:name="_Toc319048123"/>
      <w:bookmarkEnd w:id="38"/>
      <w:r w:rsidRPr="00F21F09">
        <w:rPr>
          <w:rFonts w:eastAsia="헤드라인A"/>
        </w:rPr>
        <w:t>*</w:t>
      </w:r>
      <w:r w:rsidRPr="00933E1D">
        <w:rPr>
          <w:rFonts w:eastAsia="헤드라인A"/>
        </w:rPr>
        <w:t xml:space="preserve"> </w:t>
      </w:r>
      <w:r w:rsidRPr="00933E1D">
        <w:rPr>
          <w:rStyle w:val="cf01"/>
          <w:rFonts w:ascii="Times New Roman" w:hAnsi="Times New Roman" w:cs="Times New Roman"/>
          <w:color w:val="000000" w:themeColor="text1"/>
        </w:rPr>
        <w:t>The Performance Period is from the date of award of the first performance Sub-CLIN.</w:t>
      </w:r>
      <w:bookmarkEnd w:id="39"/>
    </w:p>
    <w:p w14:paraId="6D6CB273" w14:textId="686F6C49" w:rsidR="00A4324F" w:rsidRDefault="00682490" w:rsidP="009F3A2B">
      <w:pPr>
        <w:pStyle w:val="Heading3"/>
      </w:pPr>
      <w:bookmarkStart w:id="45" w:name="_Toc231910816"/>
      <w:bookmarkEnd w:id="40"/>
      <w:r>
        <w:t>1.3.2</w:t>
      </w:r>
      <w:r>
        <w:tab/>
      </w:r>
      <w:r w:rsidR="00A4324F" w:rsidRPr="00A4324F">
        <w:t>Additional Scope Discussion and Limits</w:t>
      </w:r>
      <w:bookmarkEnd w:id="45"/>
    </w:p>
    <w:p w14:paraId="4D136A71" w14:textId="77777777" w:rsidR="0046640A" w:rsidRDefault="0046640A" w:rsidP="009F3A2B">
      <w:pPr>
        <w:spacing w:after="120"/>
        <w:rPr>
          <w:szCs w:val="20"/>
        </w:rPr>
      </w:pPr>
      <w:r>
        <w:rPr>
          <w:szCs w:val="20"/>
        </w:rPr>
        <w:t>In addition to the requirements identified in Table 1, the Contractor shall be responsible for:</w:t>
      </w:r>
    </w:p>
    <w:p w14:paraId="7CE73CBA" w14:textId="7BFC620B" w:rsidR="0046640A" w:rsidRPr="009F3A2B" w:rsidRDefault="0046640A" w:rsidP="00C053E6">
      <w:pPr>
        <w:numPr>
          <w:ilvl w:val="0"/>
          <w:numId w:val="36"/>
        </w:numPr>
        <w:autoSpaceDE w:val="0"/>
        <w:autoSpaceDN w:val="0"/>
        <w:adjustRightInd w:val="0"/>
        <w:spacing w:after="120"/>
        <w:rPr>
          <w:rFonts w:eastAsia="헤드라인A"/>
        </w:rPr>
      </w:pPr>
      <w:r w:rsidRPr="009F3A2B">
        <w:rPr>
          <w:rFonts w:eastAsia="헤드라인A"/>
        </w:rPr>
        <w:t xml:space="preserve">Operations and Maintenance (O&amp;M) of all remediation equipment to include all wells associated with requirements in this PWS and well abandonment with AF, </w:t>
      </w:r>
      <w:r w:rsidR="007272AB" w:rsidRPr="004C3D68">
        <w:rPr>
          <w:rFonts w:eastAsia="헤드라인A"/>
        </w:rPr>
        <w:t>USACE</w:t>
      </w:r>
      <w:r w:rsidRPr="009F3A2B">
        <w:rPr>
          <w:rFonts w:eastAsia="헤드라인A"/>
        </w:rPr>
        <w:t xml:space="preserve">, and regulatory </w:t>
      </w:r>
      <w:r w:rsidR="00E77527" w:rsidRPr="009F3A2B">
        <w:rPr>
          <w:rFonts w:eastAsia="헤드라인A"/>
        </w:rPr>
        <w:t>approval</w:t>
      </w:r>
      <w:r w:rsidRPr="009F3A2B">
        <w:rPr>
          <w:rFonts w:eastAsia="헤드라인A"/>
        </w:rPr>
        <w:t xml:space="preserve"> (if required) when the well is no longer necessary.</w:t>
      </w:r>
    </w:p>
    <w:p w14:paraId="32E6B266" w14:textId="4B995DA4" w:rsidR="00637AF2" w:rsidRDefault="00EF36DA" w:rsidP="00C053E6">
      <w:pPr>
        <w:pStyle w:val="List3"/>
        <w:numPr>
          <w:ilvl w:val="1"/>
          <w:numId w:val="36"/>
        </w:numPr>
      </w:pPr>
      <w:r>
        <w:t>Keeping systems operati</w:t>
      </w:r>
      <w:r w:rsidR="0026457F">
        <w:t xml:space="preserve">ng as intended throughout </w:t>
      </w:r>
      <w:proofErr w:type="gramStart"/>
      <w:r w:rsidR="0026457F">
        <w:t>the contract</w:t>
      </w:r>
      <w:proofErr w:type="gramEnd"/>
      <w:r w:rsidR="0026457F">
        <w:t xml:space="preserve"> PoP. If a system </w:t>
      </w:r>
      <w:r w:rsidR="00B21184">
        <w:t>becomes non-</w:t>
      </w:r>
      <w:r w:rsidR="00FE60D5">
        <w:t>operational</w:t>
      </w:r>
      <w:r w:rsidR="00B21184">
        <w:t>, the Contractor shall submit</w:t>
      </w:r>
      <w:r w:rsidR="002C39FE">
        <w:t>, in writing, the plan</w:t>
      </w:r>
      <w:r w:rsidR="00F913F3">
        <w:t xml:space="preserve"> to get the system operating again to the </w:t>
      </w:r>
      <w:r w:rsidR="00D51B35">
        <w:t xml:space="preserve">COR </w:t>
      </w:r>
      <w:r w:rsidR="00733E28">
        <w:t xml:space="preserve">and </w:t>
      </w:r>
      <w:r w:rsidR="00002D19">
        <w:t>i</w:t>
      </w:r>
      <w:r w:rsidR="00F913F3">
        <w:t xml:space="preserve">nstallation </w:t>
      </w:r>
      <w:r w:rsidR="0059648F">
        <w:t>RPM</w:t>
      </w:r>
      <w:r w:rsidR="00F913F3">
        <w:t xml:space="preserve"> within 10 days</w:t>
      </w:r>
      <w:r w:rsidR="00E703A2">
        <w:t xml:space="preserve">. The plan shall include the timeline for </w:t>
      </w:r>
      <w:r w:rsidR="00AC7E65">
        <w:t>repairs.</w:t>
      </w:r>
    </w:p>
    <w:p w14:paraId="4E1196F1" w14:textId="0C79854C" w:rsidR="0046640A" w:rsidRPr="009F3A2B" w:rsidRDefault="0046640A" w:rsidP="00C053E6">
      <w:pPr>
        <w:numPr>
          <w:ilvl w:val="0"/>
          <w:numId w:val="36"/>
        </w:numPr>
        <w:autoSpaceDE w:val="0"/>
        <w:autoSpaceDN w:val="0"/>
        <w:adjustRightInd w:val="0"/>
        <w:spacing w:after="120"/>
        <w:rPr>
          <w:rFonts w:eastAsia="헤드라인A"/>
        </w:rPr>
      </w:pPr>
      <w:r w:rsidRPr="009F3A2B">
        <w:rPr>
          <w:rFonts w:eastAsia="헤드라인A"/>
        </w:rPr>
        <w:t xml:space="preserve">Establishing a quality </w:t>
      </w:r>
      <w:r w:rsidR="001E6302" w:rsidRPr="009F3A2B">
        <w:rPr>
          <w:rFonts w:eastAsia="헤드라인A"/>
        </w:rPr>
        <w:t>assurance</w:t>
      </w:r>
      <w:r w:rsidR="00263BE2" w:rsidRPr="009F3A2B">
        <w:rPr>
          <w:rFonts w:eastAsia="헤드라인A"/>
        </w:rPr>
        <w:t>/quality control (QA/QC)</w:t>
      </w:r>
      <w:r w:rsidR="001E6302" w:rsidRPr="009F3A2B">
        <w:rPr>
          <w:rFonts w:eastAsia="헤드라인A"/>
        </w:rPr>
        <w:t xml:space="preserve"> </w:t>
      </w:r>
      <w:r w:rsidRPr="009F3A2B">
        <w:rPr>
          <w:rFonts w:eastAsia="헤드라인A"/>
        </w:rPr>
        <w:t>process to ensure documents are of an acceptable quality and do not contain typos, formatting issues, contradictory information in tables and text, etc.</w:t>
      </w:r>
    </w:p>
    <w:p w14:paraId="13D880A2" w14:textId="77777777" w:rsidR="0046640A" w:rsidRPr="009F3A2B" w:rsidRDefault="0046640A" w:rsidP="00C053E6">
      <w:pPr>
        <w:numPr>
          <w:ilvl w:val="0"/>
          <w:numId w:val="36"/>
        </w:numPr>
        <w:autoSpaceDE w:val="0"/>
        <w:autoSpaceDN w:val="0"/>
        <w:adjustRightInd w:val="0"/>
        <w:spacing w:after="120"/>
        <w:rPr>
          <w:rFonts w:eastAsia="헤드라인A"/>
        </w:rPr>
      </w:pPr>
      <w:r w:rsidRPr="009F3A2B">
        <w:rPr>
          <w:rFonts w:eastAsia="헤드라인A"/>
        </w:rPr>
        <w:t>Contaminants for which there are promulgated federal, state, or local standards.</w:t>
      </w:r>
    </w:p>
    <w:p w14:paraId="605197FD" w14:textId="6BABFA73" w:rsidR="0046640A" w:rsidRDefault="00164714" w:rsidP="00C053E6">
      <w:pPr>
        <w:numPr>
          <w:ilvl w:val="0"/>
          <w:numId w:val="36"/>
        </w:numPr>
        <w:autoSpaceDE w:val="0"/>
        <w:autoSpaceDN w:val="0"/>
        <w:adjustRightInd w:val="0"/>
        <w:spacing w:after="120"/>
      </w:pPr>
      <w:r w:rsidRPr="009F3A2B">
        <w:rPr>
          <w:rFonts w:eastAsia="헤드라인A"/>
        </w:rPr>
        <w:t xml:space="preserve">Additional sites or work </w:t>
      </w:r>
      <w:r w:rsidR="00654BE0" w:rsidRPr="009F3A2B">
        <w:rPr>
          <w:rFonts w:eastAsia="헤드라인A"/>
        </w:rPr>
        <w:t>may be</w:t>
      </w:r>
      <w:r w:rsidR="00260D99" w:rsidRPr="009F3A2B">
        <w:rPr>
          <w:rFonts w:eastAsia="헤드라인A"/>
        </w:rPr>
        <w:t xml:space="preserve"> added to the contract via modification </w:t>
      </w:r>
      <w:r w:rsidR="00133B58">
        <w:rPr>
          <w:rFonts w:eastAsia="헤드라인A"/>
        </w:rPr>
        <w:t>if</w:t>
      </w:r>
      <w:r w:rsidR="003027B7">
        <w:rPr>
          <w:rFonts w:eastAsia="헤드라인A"/>
        </w:rPr>
        <w:t xml:space="preserve"> </w:t>
      </w:r>
      <w:r w:rsidR="002503CD" w:rsidRPr="009F3A2B">
        <w:rPr>
          <w:rFonts w:eastAsia="헤드라인A"/>
        </w:rPr>
        <w:t>AFCEC determine</w:t>
      </w:r>
      <w:r w:rsidR="00133B58">
        <w:rPr>
          <w:rFonts w:eastAsia="헤드라인A"/>
        </w:rPr>
        <w:t>s</w:t>
      </w:r>
      <w:r w:rsidR="0072617C" w:rsidRPr="009F3A2B">
        <w:rPr>
          <w:rFonts w:eastAsia="헤드라인A"/>
        </w:rPr>
        <w:t xml:space="preserve"> during the </w:t>
      </w:r>
      <w:r w:rsidR="001B46B0" w:rsidRPr="009F3A2B">
        <w:rPr>
          <w:rFonts w:eastAsia="헤드라인A"/>
        </w:rPr>
        <w:t>P</w:t>
      </w:r>
      <w:r w:rsidR="006C19D7" w:rsidRPr="009F3A2B">
        <w:rPr>
          <w:rFonts w:eastAsia="헤드라인A"/>
        </w:rPr>
        <w:t>o</w:t>
      </w:r>
      <w:r w:rsidR="001B46B0" w:rsidRPr="009F3A2B">
        <w:rPr>
          <w:rFonts w:eastAsia="헤드라인A"/>
        </w:rPr>
        <w:t>P</w:t>
      </w:r>
      <w:r w:rsidR="000F2C32">
        <w:rPr>
          <w:rFonts w:eastAsia="헤드라인A"/>
        </w:rPr>
        <w:t>,</w:t>
      </w:r>
      <w:r w:rsidR="002503CD" w:rsidRPr="009F3A2B">
        <w:rPr>
          <w:rFonts w:eastAsia="헤드라인A"/>
        </w:rPr>
        <w:t xml:space="preserve"> that clean-up needs to be</w:t>
      </w:r>
      <w:r w:rsidR="002503CD" w:rsidRPr="002503CD">
        <w:t xml:space="preserve"> accomplished at a site </w:t>
      </w:r>
      <w:r w:rsidR="0062279C">
        <w:t>where</w:t>
      </w:r>
      <w:r w:rsidR="002503CD" w:rsidRPr="002503CD">
        <w:t xml:space="preserve"> </w:t>
      </w:r>
      <w:r w:rsidR="006F43F9" w:rsidRPr="006F43F9">
        <w:t xml:space="preserve">Per- and polyfluoroalkyl substances </w:t>
      </w:r>
      <w:r w:rsidR="006F43F9">
        <w:t>(</w:t>
      </w:r>
      <w:r w:rsidR="002503CD" w:rsidRPr="002503CD">
        <w:t>PFAS</w:t>
      </w:r>
      <w:r w:rsidR="006F43F9">
        <w:t>)</w:t>
      </w:r>
      <w:r w:rsidR="002503CD" w:rsidRPr="002503CD">
        <w:t xml:space="preserve"> </w:t>
      </w:r>
      <w:r w:rsidR="005A4040">
        <w:t>are</w:t>
      </w:r>
      <w:r w:rsidR="005A4040" w:rsidRPr="002503CD">
        <w:t xml:space="preserve"> </w:t>
      </w:r>
      <w:r w:rsidR="002503CD" w:rsidRPr="002503CD">
        <w:t>present</w:t>
      </w:r>
      <w:r w:rsidR="005F70CD">
        <w:t>,</w:t>
      </w:r>
      <w:r w:rsidR="00593764">
        <w:t xml:space="preserve"> </w:t>
      </w:r>
      <w:r w:rsidR="00133B58">
        <w:t>and</w:t>
      </w:r>
      <w:r w:rsidR="00593764">
        <w:t xml:space="preserve"> there is a promulgated State Maximum Contaminant Level (MCL) that </w:t>
      </w:r>
      <w:r w:rsidR="00431EFA">
        <w:t xml:space="preserve">is approved for use by the DoD as an </w:t>
      </w:r>
      <w:bookmarkStart w:id="46" w:name="_Hlk201605764"/>
      <w:r w:rsidR="00431EFA">
        <w:t xml:space="preserve">Applicable or Relevant and Appropriate </w:t>
      </w:r>
      <w:r w:rsidR="00AC72F0">
        <w:t>Requiremen</w:t>
      </w:r>
      <w:bookmarkEnd w:id="46"/>
      <w:r w:rsidR="00AC72F0">
        <w:t>t standard.</w:t>
      </w:r>
    </w:p>
    <w:p w14:paraId="706BF717" w14:textId="4104DBA2" w:rsidR="00B102F4" w:rsidRPr="00C35671" w:rsidRDefault="001A1F7F" w:rsidP="00C053E6">
      <w:pPr>
        <w:numPr>
          <w:ilvl w:val="0"/>
          <w:numId w:val="36"/>
        </w:numPr>
        <w:autoSpaceDE w:val="0"/>
        <w:autoSpaceDN w:val="0"/>
        <w:adjustRightInd w:val="0"/>
        <w:spacing w:after="120"/>
        <w:rPr>
          <w:rFonts w:eastAsia="헤드라인A"/>
        </w:rPr>
      </w:pPr>
      <w:r w:rsidRPr="00C35671">
        <w:rPr>
          <w:rFonts w:eastAsia="헤드라인A"/>
        </w:rPr>
        <w:t xml:space="preserve">Conducting </w:t>
      </w:r>
      <w:r w:rsidR="00D53287" w:rsidRPr="00C35671">
        <w:rPr>
          <w:rFonts w:eastAsia="헤드라인A"/>
        </w:rPr>
        <w:t>1,4-Dioxane investigations</w:t>
      </w:r>
      <w:r w:rsidR="007615DC" w:rsidRPr="00C35671">
        <w:rPr>
          <w:rFonts w:eastAsia="헤드라인A"/>
        </w:rPr>
        <w:t xml:space="preserve"> is not required for Moody AFB and Robins AFB.</w:t>
      </w:r>
      <w:r w:rsidR="00D53287" w:rsidRPr="00C35671">
        <w:rPr>
          <w:rFonts w:eastAsia="헤드라인A"/>
        </w:rPr>
        <w:t xml:space="preserve"> </w:t>
      </w:r>
    </w:p>
    <w:p w14:paraId="7B122DAE" w14:textId="27A4BEDA" w:rsidR="00B102F4" w:rsidRPr="009F3A2B" w:rsidRDefault="00B102F4" w:rsidP="00C053E6">
      <w:pPr>
        <w:numPr>
          <w:ilvl w:val="0"/>
          <w:numId w:val="36"/>
        </w:numPr>
        <w:autoSpaceDE w:val="0"/>
        <w:autoSpaceDN w:val="0"/>
        <w:adjustRightInd w:val="0"/>
        <w:spacing w:after="120"/>
        <w:rPr>
          <w:rFonts w:eastAsia="헤드라인A"/>
        </w:rPr>
      </w:pPr>
      <w:r w:rsidRPr="009F3A2B">
        <w:rPr>
          <w:rFonts w:eastAsia="헤드라인A"/>
        </w:rPr>
        <w:t>Manage</w:t>
      </w:r>
      <w:r w:rsidR="002738F2" w:rsidRPr="009F3A2B">
        <w:rPr>
          <w:rFonts w:eastAsia="헤드라인A"/>
        </w:rPr>
        <w:t>ment</w:t>
      </w:r>
      <w:r w:rsidRPr="009F3A2B">
        <w:rPr>
          <w:rFonts w:eastAsia="헤드라인A"/>
        </w:rPr>
        <w:t xml:space="preserve"> and </w:t>
      </w:r>
      <w:r w:rsidRPr="00C35671">
        <w:rPr>
          <w:rFonts w:eastAsia="헤드라인A"/>
        </w:rPr>
        <w:t>dispos</w:t>
      </w:r>
      <w:r w:rsidR="002738F2" w:rsidRPr="00C35671">
        <w:rPr>
          <w:rFonts w:eastAsia="헤드라인A"/>
        </w:rPr>
        <w:t>al</w:t>
      </w:r>
      <w:r w:rsidRPr="00C35671">
        <w:rPr>
          <w:rFonts w:eastAsia="헤드라인A"/>
        </w:rPr>
        <w:t xml:space="preserve"> of investigation-derived waste (IDW)</w:t>
      </w:r>
      <w:r w:rsidRPr="009F3A2B">
        <w:rPr>
          <w:rFonts w:eastAsia="헤드라인A"/>
        </w:rPr>
        <w:t xml:space="preserve"> media associated with PFAS in accordance with AF Guidance Memorandum “</w:t>
      </w:r>
      <w:r w:rsidR="00406B2F">
        <w:rPr>
          <w:rFonts w:eastAsia="헤드라인A"/>
        </w:rPr>
        <w:t xml:space="preserve">Updated </w:t>
      </w:r>
      <w:r w:rsidRPr="009F3A2B">
        <w:rPr>
          <w:rFonts w:eastAsia="헤드라인A"/>
        </w:rPr>
        <w:t xml:space="preserve">Interim Guidance on Destruction or Disposal of Materials Containing Per- and Polyfluoroalkyl Substances in the United States” dated </w:t>
      </w:r>
      <w:r w:rsidR="00406B2F">
        <w:rPr>
          <w:rFonts w:eastAsia="헤드라인A"/>
        </w:rPr>
        <w:t>20 February 2026</w:t>
      </w:r>
      <w:r w:rsidRPr="009F3A2B">
        <w:rPr>
          <w:rFonts w:eastAsia="헤드라인A"/>
        </w:rPr>
        <w:t>, and Section 4.14.2 of this document. The following sites are validated PFAS sites; therefore, the Contractor shall test waste media for PFAS and dispose of it in accordance with the guidance.</w:t>
      </w:r>
    </w:p>
    <w:p w14:paraId="036F67D9" w14:textId="6BD37A45" w:rsidR="00B102F4" w:rsidRDefault="00B102F4" w:rsidP="00C053E6">
      <w:pPr>
        <w:pStyle w:val="List3"/>
        <w:numPr>
          <w:ilvl w:val="1"/>
          <w:numId w:val="36"/>
        </w:numPr>
      </w:pPr>
      <w:r>
        <w:t>No applicable sites under this ORC.</w:t>
      </w:r>
    </w:p>
    <w:p w14:paraId="35E33A86" w14:textId="40C5510C" w:rsidR="00E927CE" w:rsidRPr="00BD3680" w:rsidRDefault="00075960" w:rsidP="00C053E6">
      <w:pPr>
        <w:numPr>
          <w:ilvl w:val="0"/>
          <w:numId w:val="36"/>
        </w:numPr>
        <w:spacing w:after="120"/>
      </w:pPr>
      <w:r w:rsidRPr="00C35671">
        <w:t>Analyzing</w:t>
      </w:r>
      <w:r w:rsidR="002122D1" w:rsidRPr="00C35671">
        <w:t xml:space="preserve"> IDW for PFAS using EPA </w:t>
      </w:r>
      <w:r w:rsidRPr="00C35671">
        <w:t>Standard M</w:t>
      </w:r>
      <w:r w:rsidR="002122D1" w:rsidRPr="00C35671">
        <w:t>ethod 1633 as required for waste acceptance.</w:t>
      </w:r>
      <w:r w:rsidR="002122D1" w:rsidRPr="00BD3680">
        <w:t xml:space="preserve"> </w:t>
      </w:r>
      <w:r w:rsidR="00E927CE" w:rsidRPr="00BD3680">
        <w:t>This includes</w:t>
      </w:r>
      <w:r w:rsidR="00CA2FDC" w:rsidRPr="00BD3680">
        <w:t>,</w:t>
      </w:r>
      <w:r w:rsidR="00E927CE" w:rsidRPr="00BD3680">
        <w:t xml:space="preserve"> but is not limited to</w:t>
      </w:r>
      <w:r w:rsidR="00CA2FDC" w:rsidRPr="00BD3680">
        <w:t>,</w:t>
      </w:r>
      <w:r w:rsidR="00E927CE" w:rsidRPr="00BD3680">
        <w:t xml:space="preserve"> sites:</w:t>
      </w:r>
    </w:p>
    <w:p w14:paraId="165B92FE" w14:textId="5C770263" w:rsidR="00E40C02" w:rsidRPr="00BD3680" w:rsidRDefault="00BD3680" w:rsidP="00C053E6">
      <w:pPr>
        <w:pStyle w:val="List3"/>
        <w:numPr>
          <w:ilvl w:val="1"/>
          <w:numId w:val="36"/>
        </w:numPr>
      </w:pPr>
      <w:r w:rsidRPr="00BD3680">
        <w:lastRenderedPageBreak/>
        <w:t>Moody AFB</w:t>
      </w:r>
      <w:r w:rsidR="00E927CE" w:rsidRPr="00BD3680">
        <w:t xml:space="preserve">: </w:t>
      </w:r>
      <w:r>
        <w:t>FT007</w:t>
      </w:r>
      <w:r w:rsidR="00E927CE" w:rsidRPr="00BD3680">
        <w:t xml:space="preserve">, </w:t>
      </w:r>
      <w:r>
        <w:t xml:space="preserve">SS024 </w:t>
      </w:r>
      <w:r w:rsidR="00E927CE" w:rsidRPr="00BD3680">
        <w:t xml:space="preserve">and </w:t>
      </w:r>
      <w:r>
        <w:t>SS038</w:t>
      </w:r>
    </w:p>
    <w:p w14:paraId="7FDF909B" w14:textId="6412F2D7" w:rsidR="00F13820" w:rsidRPr="00C35671" w:rsidRDefault="00BD3680" w:rsidP="00C053E6">
      <w:pPr>
        <w:pStyle w:val="List3"/>
        <w:numPr>
          <w:ilvl w:val="1"/>
          <w:numId w:val="36"/>
        </w:numPr>
      </w:pPr>
      <w:r w:rsidRPr="00C35671">
        <w:t>Robins AFB</w:t>
      </w:r>
      <w:r w:rsidR="00E927CE" w:rsidRPr="00C35671">
        <w:t xml:space="preserve">: </w:t>
      </w:r>
      <w:r w:rsidRPr="00C35671">
        <w:t>CG028, LF004, OT020, and OT023</w:t>
      </w:r>
    </w:p>
    <w:p w14:paraId="229E3B02" w14:textId="168425B5" w:rsidR="00964409" w:rsidRDefault="00AF3F7D" w:rsidP="00C053E6">
      <w:pPr>
        <w:pStyle w:val="List3"/>
        <w:numPr>
          <w:ilvl w:val="0"/>
          <w:numId w:val="36"/>
        </w:numPr>
        <w:rPr>
          <w:sz w:val="22"/>
          <w:szCs w:val="22"/>
        </w:rPr>
      </w:pPr>
      <w:r w:rsidRPr="00C35671">
        <w:t>W</w:t>
      </w:r>
      <w:r w:rsidR="00964409" w:rsidRPr="00C35671">
        <w:t>astewater treatment sites that may be retrofitted for PFAS</w:t>
      </w:r>
      <w:r w:rsidR="00964409">
        <w:t xml:space="preserve"> during the ORC P</w:t>
      </w:r>
      <w:r>
        <w:t>o</w:t>
      </w:r>
      <w:r w:rsidR="00964409">
        <w:t xml:space="preserve">P by a non-ORC contractor, </w:t>
      </w:r>
      <w:r w:rsidR="00064A31">
        <w:t>a</w:t>
      </w:r>
      <w:r w:rsidR="00262C20">
        <w:t>long with</w:t>
      </w:r>
      <w:r w:rsidR="00064A31">
        <w:t xml:space="preserve"> </w:t>
      </w:r>
      <w:r w:rsidR="00964409">
        <w:t>ongoing O&amp;M activities</w:t>
      </w:r>
      <w:r w:rsidR="00D21907">
        <w:t xml:space="preserve"> </w:t>
      </w:r>
      <w:r w:rsidR="00964409">
        <w:t xml:space="preserve">such as filter changeouts and the collection of </w:t>
      </w:r>
      <w:proofErr w:type="gramStart"/>
      <w:r w:rsidR="00964409">
        <w:t>influent</w:t>
      </w:r>
      <w:proofErr w:type="gramEnd"/>
      <w:r w:rsidR="00964409">
        <w:t>, mid, and effluent samples for evaluation</w:t>
      </w:r>
      <w:r w:rsidR="00D21907">
        <w:t>, may</w:t>
      </w:r>
      <w:r w:rsidR="00964409">
        <w:t xml:space="preserve"> be added to the ORC contract via modification. </w:t>
      </w:r>
    </w:p>
    <w:p w14:paraId="384083C4" w14:textId="5CA52A10" w:rsidR="0046640A" w:rsidRDefault="0046640A" w:rsidP="00C053E6">
      <w:pPr>
        <w:numPr>
          <w:ilvl w:val="0"/>
          <w:numId w:val="36"/>
        </w:numPr>
        <w:spacing w:after="120"/>
      </w:pPr>
      <w:r>
        <w:t>Ensuring that remedial actions do not negatively impact the distribution of any other contaminants and/or emerging contaminants (e.g</w:t>
      </w:r>
      <w:r w:rsidRPr="00C35671">
        <w:t xml:space="preserve">., </w:t>
      </w:r>
      <w:r w:rsidR="00E0638B" w:rsidRPr="00C35671">
        <w:t>PFAS</w:t>
      </w:r>
      <w:r w:rsidRPr="00C35671">
        <w:t>, 1,4-dioxane</w:t>
      </w:r>
      <w:r>
        <w:t>).</w:t>
      </w:r>
    </w:p>
    <w:p w14:paraId="4E7AC1DF" w14:textId="1850F10B" w:rsidR="00BD335B" w:rsidRPr="009D2DB0" w:rsidRDefault="000B3690" w:rsidP="00C053E6">
      <w:pPr>
        <w:numPr>
          <w:ilvl w:val="0"/>
          <w:numId w:val="36"/>
        </w:numPr>
        <w:spacing w:after="120"/>
      </w:pPr>
      <w:bookmarkStart w:id="47" w:name="_Hlk147221061"/>
      <w:r w:rsidRPr="009D2DB0">
        <w:t xml:space="preserve">Conducting </w:t>
      </w:r>
      <w:r w:rsidR="00F30383" w:rsidRPr="009D2DB0">
        <w:t>Restoration Advisory Board (</w:t>
      </w:r>
      <w:r w:rsidRPr="009D2DB0">
        <w:t>RAB</w:t>
      </w:r>
      <w:r w:rsidR="00F30383" w:rsidRPr="009D2DB0">
        <w:t>)</w:t>
      </w:r>
      <w:r w:rsidRPr="009D2DB0">
        <w:t xml:space="preserve">-interest assessments and meetings; performing community outreach activities; and preparing CIPs or </w:t>
      </w:r>
      <w:r w:rsidR="00F30383" w:rsidRPr="009D2DB0">
        <w:t xml:space="preserve">updates </w:t>
      </w:r>
      <w:r w:rsidRPr="009D2DB0">
        <w:t>as described in sections 4.6.1, 4.6.2, and Enclosure 4</w:t>
      </w:r>
      <w:r w:rsidR="001A1F7F" w:rsidRPr="009D2DB0">
        <w:t>.</w:t>
      </w:r>
    </w:p>
    <w:p w14:paraId="495D03F5" w14:textId="66A7614D" w:rsidR="00AF3CC1" w:rsidRDefault="00AF3CC1" w:rsidP="00C053E6">
      <w:pPr>
        <w:numPr>
          <w:ilvl w:val="0"/>
          <w:numId w:val="36"/>
        </w:numPr>
        <w:spacing w:after="120"/>
      </w:pPr>
      <w:r>
        <w:t xml:space="preserve">Completing and updating a comprehensive monitoring well inventory, and a comprehensive well condition assessment at </w:t>
      </w:r>
      <w:r w:rsidR="004C0FCE">
        <w:t>Moody AFB and Robins AFB.</w:t>
      </w:r>
    </w:p>
    <w:p w14:paraId="675E9BC0" w14:textId="6B29A911" w:rsidR="004C0FCE" w:rsidRDefault="001D044D" w:rsidP="00C053E6">
      <w:pPr>
        <w:numPr>
          <w:ilvl w:val="1"/>
          <w:numId w:val="36"/>
        </w:numPr>
        <w:spacing w:after="120"/>
      </w:pPr>
      <w:r>
        <w:t>Moody AFB: E</w:t>
      </w:r>
      <w:r w:rsidRPr="001D044D">
        <w:t>very 2 years prior to state inspection</w:t>
      </w:r>
      <w:r>
        <w:t>.</w:t>
      </w:r>
    </w:p>
    <w:p w14:paraId="039C725F" w14:textId="2F969E81" w:rsidR="001D044D" w:rsidRPr="00C35671" w:rsidRDefault="001D044D" w:rsidP="00C053E6">
      <w:pPr>
        <w:pStyle w:val="ListParagraph"/>
        <w:numPr>
          <w:ilvl w:val="1"/>
          <w:numId w:val="36"/>
        </w:numPr>
        <w:spacing w:after="120"/>
      </w:pPr>
      <w:r w:rsidRPr="00C35671">
        <w:t xml:space="preserve">Robins AFB: Maintained as Table 1-1 in the annual Corrective Action Plan Progress Report (CAPPR).  The ORC contractor updates this list annually when CAPPR is prepared for regulatory submittal. </w:t>
      </w:r>
    </w:p>
    <w:bookmarkEnd w:id="47"/>
    <w:p w14:paraId="7B1E0D65" w14:textId="4AEFA44E" w:rsidR="00A6781A" w:rsidRDefault="002C7692" w:rsidP="00C053E6">
      <w:pPr>
        <w:numPr>
          <w:ilvl w:val="0"/>
          <w:numId w:val="36"/>
        </w:numPr>
        <w:spacing w:after="120"/>
        <w:rPr>
          <w:rFonts w:eastAsiaTheme="minorHAnsi"/>
        </w:rPr>
      </w:pPr>
      <w:r w:rsidRPr="002C7692">
        <w:rPr>
          <w:rFonts w:eastAsiaTheme="minorHAnsi"/>
        </w:rPr>
        <w:t>Evaluating Monitored Natural Attenuation (MNA)</w:t>
      </w:r>
      <w:r w:rsidR="0061605D">
        <w:rPr>
          <w:rFonts w:eastAsiaTheme="minorHAnsi"/>
        </w:rPr>
        <w:t xml:space="preserve"> at Moody AFB</w:t>
      </w:r>
      <w:r w:rsidRPr="002C7692">
        <w:rPr>
          <w:rFonts w:eastAsiaTheme="minorHAnsi"/>
        </w:rPr>
        <w:t>,</w:t>
      </w:r>
      <w:r>
        <w:rPr>
          <w:rFonts w:eastAsiaTheme="minorHAnsi"/>
        </w:rPr>
        <w:t xml:space="preserve"> </w:t>
      </w:r>
      <w:r w:rsidRPr="002C7692">
        <w:rPr>
          <w:rFonts w:eastAsiaTheme="minorHAnsi"/>
        </w:rPr>
        <w:t xml:space="preserve">including collecting necessary parameters (e.g. iron, nitrate, sulfate, and manganese), </w:t>
      </w:r>
      <w:r w:rsidR="0061605D" w:rsidRPr="0061605D">
        <w:rPr>
          <w:rFonts w:eastAsiaTheme="minorHAnsi"/>
        </w:rPr>
        <w:t>and completing an MNA evaluation,</w:t>
      </w:r>
      <w:r w:rsidR="0061605D">
        <w:rPr>
          <w:rFonts w:eastAsiaTheme="minorHAnsi"/>
        </w:rPr>
        <w:t xml:space="preserve"> </w:t>
      </w:r>
      <w:r w:rsidR="0061605D" w:rsidRPr="0061605D">
        <w:rPr>
          <w:rFonts w:eastAsiaTheme="minorHAnsi"/>
        </w:rPr>
        <w:t>is required to achieve regulatory concurrence to transition any of the sites from the current</w:t>
      </w:r>
      <w:r w:rsidR="0061605D">
        <w:rPr>
          <w:rFonts w:eastAsiaTheme="minorHAnsi"/>
        </w:rPr>
        <w:t xml:space="preserve"> </w:t>
      </w:r>
      <w:r w:rsidR="0061605D" w:rsidRPr="0061605D">
        <w:rPr>
          <w:rFonts w:eastAsiaTheme="minorHAnsi"/>
        </w:rPr>
        <w:t>remedy to an MNA remedy, if appropriate. A CAP Addendum is required to officially transition the site even if it has achieved Remediation Performance Standards (RPSs) /Active Remediation Standards (ARSs) identified in the CAP.</w:t>
      </w:r>
    </w:p>
    <w:p w14:paraId="7A35CE1F" w14:textId="3969D214" w:rsidR="0061605D" w:rsidRDefault="00787947" w:rsidP="00C053E6">
      <w:pPr>
        <w:numPr>
          <w:ilvl w:val="0"/>
          <w:numId w:val="36"/>
        </w:numPr>
        <w:spacing w:after="120"/>
        <w:rPr>
          <w:rFonts w:eastAsiaTheme="minorHAnsi"/>
        </w:rPr>
      </w:pPr>
      <w:r w:rsidRPr="00787947">
        <w:rPr>
          <w:rFonts w:eastAsiaTheme="minorHAnsi"/>
        </w:rPr>
        <w:t>Maintaining infrastructure in place (fences and wells)</w:t>
      </w:r>
      <w:r>
        <w:rPr>
          <w:rFonts w:eastAsiaTheme="minorHAnsi"/>
        </w:rPr>
        <w:t xml:space="preserve"> at Moody AFB.</w:t>
      </w:r>
    </w:p>
    <w:p w14:paraId="5EA94915" w14:textId="0F190D4E" w:rsidR="00434F34" w:rsidRDefault="00434F34" w:rsidP="00C053E6">
      <w:pPr>
        <w:numPr>
          <w:ilvl w:val="0"/>
          <w:numId w:val="36"/>
        </w:numPr>
        <w:spacing w:after="120"/>
        <w:rPr>
          <w:rFonts w:eastAsiaTheme="minorHAnsi"/>
        </w:rPr>
      </w:pPr>
      <w:r w:rsidRPr="00434F34">
        <w:rPr>
          <w:rFonts w:eastAsiaTheme="minorHAnsi"/>
        </w:rPr>
        <w:t xml:space="preserve">Brush and tree clearing </w:t>
      </w:r>
      <w:r w:rsidR="00357169">
        <w:rPr>
          <w:rFonts w:eastAsiaTheme="minorHAnsi"/>
        </w:rPr>
        <w:t xml:space="preserve">once per year for all sites </w:t>
      </w:r>
      <w:r>
        <w:rPr>
          <w:rFonts w:eastAsiaTheme="minorHAnsi"/>
        </w:rPr>
        <w:t>at Moody AFB.</w:t>
      </w:r>
    </w:p>
    <w:p w14:paraId="0EA22DBA" w14:textId="5A96F10F" w:rsidR="000F3AB9" w:rsidRPr="0061605D" w:rsidRDefault="000F3AB9" w:rsidP="00C053E6">
      <w:pPr>
        <w:numPr>
          <w:ilvl w:val="0"/>
          <w:numId w:val="36"/>
        </w:numPr>
        <w:spacing w:after="120"/>
        <w:rPr>
          <w:rFonts w:eastAsiaTheme="minorHAnsi"/>
        </w:rPr>
      </w:pPr>
      <w:r>
        <w:rPr>
          <w:rFonts w:eastAsiaTheme="minorHAnsi"/>
        </w:rPr>
        <w:t>Providing</w:t>
      </w:r>
      <w:r w:rsidRPr="000F3AB9">
        <w:rPr>
          <w:rFonts w:eastAsiaTheme="minorHAnsi"/>
        </w:rPr>
        <w:t xml:space="preserve"> site trailer/office</w:t>
      </w:r>
      <w:r>
        <w:rPr>
          <w:rFonts w:eastAsiaTheme="minorHAnsi"/>
        </w:rPr>
        <w:t xml:space="preserve"> at Moody AFB</w:t>
      </w:r>
      <w:r w:rsidRPr="000F3AB9">
        <w:rPr>
          <w:rFonts w:eastAsiaTheme="minorHAnsi"/>
        </w:rPr>
        <w:t>.</w:t>
      </w:r>
    </w:p>
    <w:p w14:paraId="59ED4BCE" w14:textId="470E6377" w:rsidR="009C72B5" w:rsidRPr="00C35671" w:rsidRDefault="009C0959" w:rsidP="0015040D">
      <w:pPr>
        <w:pStyle w:val="ListParagraph"/>
        <w:numPr>
          <w:ilvl w:val="0"/>
          <w:numId w:val="36"/>
        </w:numPr>
        <w:spacing w:after="120"/>
        <w:rPr>
          <w:rFonts w:eastAsiaTheme="minorHAnsi"/>
        </w:rPr>
      </w:pPr>
      <w:r w:rsidRPr="00C35671">
        <w:t>Replacement of aging equipment at Robins AFB</w:t>
      </w:r>
      <w:r w:rsidR="00BD3096" w:rsidRPr="00C35671">
        <w:t xml:space="preserve"> for the following sites:</w:t>
      </w:r>
    </w:p>
    <w:p w14:paraId="1830A427" w14:textId="57C6D8B9" w:rsidR="0015040D" w:rsidRPr="0015040D" w:rsidRDefault="0015040D" w:rsidP="0015040D">
      <w:pPr>
        <w:numPr>
          <w:ilvl w:val="1"/>
          <w:numId w:val="36"/>
        </w:numPr>
        <w:spacing w:after="120"/>
        <w:rPr>
          <w:rFonts w:eastAsiaTheme="minorHAnsi"/>
        </w:rPr>
      </w:pPr>
      <w:r>
        <w:t>CG501, CG502, CG503, DC034, LF003,</w:t>
      </w:r>
      <w:r w:rsidR="002D0A7C">
        <w:t xml:space="preserve"> LF003-Ground Water Treatment Plant (GWTP),</w:t>
      </w:r>
      <w:r>
        <w:t xml:space="preserve"> OT020, OT041, SS040.</w:t>
      </w:r>
    </w:p>
    <w:p w14:paraId="16D7F05C" w14:textId="13BE2941" w:rsidR="0028187A" w:rsidRPr="00C35671" w:rsidRDefault="00DF6AB9" w:rsidP="00C053E6">
      <w:pPr>
        <w:numPr>
          <w:ilvl w:val="0"/>
          <w:numId w:val="36"/>
        </w:numPr>
        <w:spacing w:after="120"/>
        <w:rPr>
          <w:rFonts w:eastAsiaTheme="minorHAnsi"/>
        </w:rPr>
      </w:pPr>
      <w:r w:rsidRPr="00C35671">
        <w:rPr>
          <w:rFonts w:eastAsiaTheme="minorHAnsi"/>
        </w:rPr>
        <w:t>Land Use Controls (LUC)s for Building 647 are included in OT017 at Robins AFB.</w:t>
      </w:r>
    </w:p>
    <w:p w14:paraId="47137DD7" w14:textId="77777777" w:rsidR="0046640A" w:rsidRPr="008A1D25" w:rsidRDefault="0046640A" w:rsidP="008A1D25">
      <w:pPr>
        <w:spacing w:after="120"/>
        <w:rPr>
          <w:szCs w:val="20"/>
        </w:rPr>
      </w:pPr>
      <w:r w:rsidRPr="008A1D25">
        <w:rPr>
          <w:szCs w:val="20"/>
        </w:rPr>
        <w:t>The Contractor shall NOT be responsible for:</w:t>
      </w:r>
    </w:p>
    <w:p w14:paraId="51CF7433" w14:textId="77777777" w:rsidR="0046640A" w:rsidRDefault="0046640A" w:rsidP="00C053E6">
      <w:pPr>
        <w:numPr>
          <w:ilvl w:val="0"/>
          <w:numId w:val="36"/>
        </w:numPr>
        <w:spacing w:after="120"/>
      </w:pPr>
      <w:r>
        <w:t>Reasonably unanticipated contaminants at sites identified in Table 1 (e.g., previously undetected mercury within a TCE plume); however, Contractors would be responsible for reasonably anticipated contaminants (e.g., vinyl chloride in a TCE plume).</w:t>
      </w:r>
    </w:p>
    <w:p w14:paraId="1EA9B33A" w14:textId="192C6E88" w:rsidR="0046640A" w:rsidRDefault="0046640A" w:rsidP="00C053E6">
      <w:pPr>
        <w:numPr>
          <w:ilvl w:val="0"/>
          <w:numId w:val="36"/>
        </w:numPr>
        <w:spacing w:after="120"/>
      </w:pPr>
      <w:r>
        <w:t xml:space="preserve">Remediation or treatment of contaminants for which there are no promulgated federal, state, or local standards or AF agreements at </w:t>
      </w:r>
      <w:r w:rsidR="00F31E4A">
        <w:t xml:space="preserve">the </w:t>
      </w:r>
      <w:r>
        <w:t>time of contract award</w:t>
      </w:r>
      <w:r w:rsidR="004D13B0">
        <w:t>,</w:t>
      </w:r>
      <w:r>
        <w:t xml:space="preserve"> unless included via modification.</w:t>
      </w:r>
    </w:p>
    <w:p w14:paraId="6F4D84B8" w14:textId="7ACC9EB6" w:rsidR="0046640A" w:rsidRDefault="0046640A" w:rsidP="00C053E6">
      <w:pPr>
        <w:numPr>
          <w:ilvl w:val="0"/>
          <w:numId w:val="36"/>
        </w:numPr>
        <w:spacing w:after="120"/>
      </w:pPr>
      <w:r w:rsidRPr="00C35671">
        <w:lastRenderedPageBreak/>
        <w:t>Official regulatory changes</w:t>
      </w:r>
      <w:r w:rsidR="00D93946" w:rsidRPr="00C35671">
        <w:t xml:space="preserve"> occurring after contract award</w:t>
      </w:r>
      <w:r w:rsidR="00DC7F33">
        <w:t>,</w:t>
      </w:r>
      <w:r>
        <w:t xml:space="preserve"> as documented in Administrative Code, laws, and regulations, e.g., decrease in residential Soil Cleanup Target Levels, Groundwater Cleanup Target Levels, etc.</w:t>
      </w:r>
    </w:p>
    <w:p w14:paraId="0BE98015" w14:textId="77777777" w:rsidR="0046640A" w:rsidRDefault="0046640A" w:rsidP="00C053E6">
      <w:pPr>
        <w:numPr>
          <w:ilvl w:val="0"/>
          <w:numId w:val="36"/>
        </w:numPr>
        <w:spacing w:after="120"/>
      </w:pPr>
      <w:r>
        <w:t>Sites not identified in Table 1.</w:t>
      </w:r>
    </w:p>
    <w:p w14:paraId="0748B936" w14:textId="0785AE3A" w:rsidR="0046640A" w:rsidRDefault="0046640A" w:rsidP="00C053E6">
      <w:pPr>
        <w:numPr>
          <w:ilvl w:val="0"/>
          <w:numId w:val="36"/>
        </w:numPr>
        <w:spacing w:after="120"/>
      </w:pPr>
      <w:r>
        <w:t>Sites containing radiological waste.</w:t>
      </w:r>
    </w:p>
    <w:p w14:paraId="0BF5EFC3" w14:textId="77777777" w:rsidR="0046640A" w:rsidRDefault="0046640A" w:rsidP="00C053E6">
      <w:pPr>
        <w:numPr>
          <w:ilvl w:val="0"/>
          <w:numId w:val="36"/>
        </w:numPr>
        <w:spacing w:after="120"/>
      </w:pPr>
      <w:r>
        <w:t>Remediation of sites with unexploded ordnance (UXO), Discarded Military Munitions (DMMs), munitions constituents (MCs) present in high enough concentrations to pose an explosive hazard, and chemical warfare material (CWM).</w:t>
      </w:r>
    </w:p>
    <w:p w14:paraId="35FBF194" w14:textId="2B175604" w:rsidR="006A0B18" w:rsidRPr="006C1411" w:rsidRDefault="00FE1B1A" w:rsidP="009F3A2B">
      <w:pPr>
        <w:pStyle w:val="Heading1"/>
        <w:rPr>
          <w:rFonts w:hint="eastAsia"/>
        </w:rPr>
      </w:pPr>
      <w:bookmarkStart w:id="48" w:name="_Toc231910817"/>
      <w:r w:rsidRPr="00605DF2">
        <w:t xml:space="preserve">2.0 </w:t>
      </w:r>
      <w:r w:rsidR="009F3A2B">
        <w:tab/>
      </w:r>
      <w:r w:rsidR="00ED39CC" w:rsidRPr="00605DF2">
        <w:t>APPLICABLE DOCUMENTS</w:t>
      </w:r>
      <w:bookmarkEnd w:id="41"/>
      <w:bookmarkEnd w:id="42"/>
      <w:bookmarkEnd w:id="43"/>
      <w:bookmarkEnd w:id="44"/>
      <w:bookmarkEnd w:id="48"/>
    </w:p>
    <w:p w14:paraId="5B406004" w14:textId="013548DA" w:rsidR="005B17D8" w:rsidRPr="000F37BC" w:rsidRDefault="00ED39CC" w:rsidP="009F3A2B">
      <w:pPr>
        <w:pStyle w:val="BodyText"/>
      </w:pPr>
      <w:r>
        <w:t xml:space="preserve">The Contractor shall identify and comply with all applicable federal, state, and local statutes; </w:t>
      </w:r>
      <w:r w:rsidR="006868C1">
        <w:t xml:space="preserve">DoD </w:t>
      </w:r>
      <w:r w:rsidR="00ED1239">
        <w:t>and AF</w:t>
      </w:r>
      <w:r>
        <w:t xml:space="preserve"> instructions, manuals, handbooks, regulations, guidance, and policy letters (including </w:t>
      </w:r>
      <w:r w:rsidR="002614EB">
        <w:t>AF</w:t>
      </w:r>
      <w:r>
        <w:t xml:space="preserve"> policy and guidance for IRP and MMRP); Executive Orders (EOs)</w:t>
      </w:r>
      <w:r w:rsidR="006868C1">
        <w:t>,</w:t>
      </w:r>
      <w:r>
        <w:t xml:space="preserve"> American Society for Testing and Materials (ASTM)</w:t>
      </w:r>
      <w:r w:rsidR="00F312EF">
        <w:t xml:space="preserve"> </w:t>
      </w:r>
      <w:r w:rsidR="00D30D3D">
        <w:t>Standards</w:t>
      </w:r>
      <w:r w:rsidR="006868C1">
        <w:t>,</w:t>
      </w:r>
      <w:r>
        <w:t xml:space="preserve"> American Petroleum Institute Codes</w:t>
      </w:r>
      <w:r w:rsidR="006868C1">
        <w:t>,</w:t>
      </w:r>
      <w:r>
        <w:t xml:space="preserve"> National Fire Protection </w:t>
      </w:r>
      <w:r w:rsidR="00BD4D80">
        <w:t xml:space="preserve">Association </w:t>
      </w:r>
      <w:r>
        <w:t>(NFPA)</w:t>
      </w:r>
      <w:r w:rsidR="00ED7B13">
        <w:t xml:space="preserve"> Standards</w:t>
      </w:r>
      <w:r w:rsidR="006868C1">
        <w:t>,</w:t>
      </w:r>
      <w:r>
        <w:t xml:space="preserve"> </w:t>
      </w:r>
      <w:r w:rsidR="6DDEB0CC" w:rsidRPr="2147FBD0">
        <w:rPr>
          <w:szCs w:val="24"/>
        </w:rPr>
        <w:t>Association for Materials Protection and Performance</w:t>
      </w:r>
      <w:r w:rsidR="006868C1">
        <w:t>,</w:t>
      </w:r>
      <w:r>
        <w:t xml:space="preserve"> National Electric Code</w:t>
      </w:r>
      <w:r w:rsidR="00ED7B13">
        <w:t>s</w:t>
      </w:r>
      <w:r>
        <w:t xml:space="preserve"> (NEC)</w:t>
      </w:r>
      <w:r w:rsidR="006868C1">
        <w:t>,</w:t>
      </w:r>
      <w:r>
        <w:t xml:space="preserve"> Uniform Fire Code</w:t>
      </w:r>
      <w:r w:rsidR="009B5CD0">
        <w:t>s</w:t>
      </w:r>
      <w:r w:rsidR="00133B58">
        <w:t>,</w:t>
      </w:r>
      <w:r>
        <w:t xml:space="preserve"> and International Building Code</w:t>
      </w:r>
      <w:r w:rsidR="00772D4A">
        <w:t>s</w:t>
      </w:r>
      <w:r w:rsidR="009B5CD0">
        <w:t>,</w:t>
      </w:r>
      <w:r>
        <w:t xml:space="preserve"> including all changes and amendments in effect on the date of issuance of this </w:t>
      </w:r>
      <w:r w:rsidR="00BB288B">
        <w:t>contract</w:t>
      </w:r>
      <w:r>
        <w:t xml:space="preserve">. </w:t>
      </w:r>
      <w:r w:rsidR="006868C1">
        <w:t xml:space="preserve"> </w:t>
      </w:r>
      <w:r>
        <w:t xml:space="preserve">It is the Contractor’s responsibility to identify and comply with all applicable requirements.  In addition, the Contractor shall refer to the current versions of the DoD Policy and Guidelines for Acquisitions Involving Environmental Sampling or Testing and </w:t>
      </w:r>
      <w:r w:rsidR="00A40B96">
        <w:t>t</w:t>
      </w:r>
      <w:r>
        <w:t xml:space="preserve">he United States </w:t>
      </w:r>
      <w:r w:rsidR="002614EB">
        <w:t>AF</w:t>
      </w:r>
      <w:r>
        <w:t xml:space="preserve"> Construction Management Implementation Guide.</w:t>
      </w:r>
    </w:p>
    <w:p w14:paraId="1269D938" w14:textId="629E851F" w:rsidR="0027527F" w:rsidRPr="0027527F" w:rsidRDefault="00ED39CC" w:rsidP="009F3A2B">
      <w:pPr>
        <w:spacing w:after="120"/>
      </w:pPr>
      <w:r w:rsidRPr="000F37BC">
        <w:t xml:space="preserve">The Contractor shall identify and comply with all applicable documents for the </w:t>
      </w:r>
      <w:r w:rsidR="00286401">
        <w:t>Installation</w:t>
      </w:r>
      <w:r w:rsidR="00F25DD2" w:rsidRPr="000F37BC">
        <w:t xml:space="preserve">s </w:t>
      </w:r>
      <w:r w:rsidRPr="000F37BC">
        <w:t xml:space="preserve">including RODs, ROD Amendments, ESDs, RCRA Permits and subsequent modifications, </w:t>
      </w:r>
      <w:r w:rsidR="00107085" w:rsidRPr="0091434B">
        <w:t>Risk Evaluation Corrective Action Program (</w:t>
      </w:r>
      <w:r w:rsidRPr="0091434B">
        <w:t>RECAP</w:t>
      </w:r>
      <w:r w:rsidR="00107085" w:rsidRPr="0091434B">
        <w:t>)</w:t>
      </w:r>
      <w:r w:rsidRPr="000F37BC">
        <w:t xml:space="preserve"> documents, the Endangered Species Act,</w:t>
      </w:r>
      <w:r w:rsidR="00107085" w:rsidRPr="000F37BC">
        <w:t xml:space="preserve"> </w:t>
      </w:r>
      <w:r w:rsidRPr="000F37BC">
        <w:t>other D</w:t>
      </w:r>
      <w:r w:rsidR="00605DF2">
        <w:t>D</w:t>
      </w:r>
      <w:r w:rsidRPr="000F37BC">
        <w:t>s, Deeds,</w:t>
      </w:r>
      <w:r w:rsidR="002814D9">
        <w:t xml:space="preserve"> waste management guidance,</w:t>
      </w:r>
      <w:r w:rsidRPr="000F37BC">
        <w:t xml:space="preserve"> and conveyance notices.</w:t>
      </w:r>
    </w:p>
    <w:p w14:paraId="77DB70A7" w14:textId="45AF4DFB" w:rsidR="006A0B18" w:rsidRPr="001735E5" w:rsidRDefault="00FE1B1A" w:rsidP="009F3A2B">
      <w:pPr>
        <w:pStyle w:val="Heading1"/>
        <w:rPr>
          <w:rFonts w:hint="eastAsia"/>
        </w:rPr>
      </w:pPr>
      <w:bookmarkStart w:id="49" w:name="_Toc277151422"/>
      <w:bookmarkStart w:id="50" w:name="_Toc307216700"/>
      <w:bookmarkStart w:id="51" w:name="_Toc318272110"/>
      <w:bookmarkStart w:id="52" w:name="_Toc319048124"/>
      <w:bookmarkStart w:id="53" w:name="_Toc231910818"/>
      <w:r w:rsidRPr="00CB0F39">
        <w:rPr>
          <w:highlight w:val="yellow"/>
        </w:rPr>
        <w:t xml:space="preserve">3.0 </w:t>
      </w:r>
      <w:r w:rsidR="009F3A2B" w:rsidRPr="00CB0F39">
        <w:rPr>
          <w:highlight w:val="yellow"/>
        </w:rPr>
        <w:tab/>
      </w:r>
      <w:r w:rsidR="00ED39CC" w:rsidRPr="00CB0F39">
        <w:rPr>
          <w:highlight w:val="yellow"/>
        </w:rPr>
        <w:t xml:space="preserve">GOVERNMENT FURNISHED INFORMATION </w:t>
      </w:r>
      <w:bookmarkEnd w:id="49"/>
      <w:bookmarkEnd w:id="50"/>
      <w:bookmarkEnd w:id="51"/>
      <w:bookmarkEnd w:id="52"/>
      <w:bookmarkEnd w:id="53"/>
    </w:p>
    <w:p w14:paraId="2CCB1669" w14:textId="4CA15916" w:rsidR="00FE4D44" w:rsidRPr="001735E5" w:rsidRDefault="00FE4D44" w:rsidP="00CB01AD">
      <w:pPr>
        <w:pStyle w:val="BodyText"/>
      </w:pPr>
      <w:r w:rsidRPr="001735E5">
        <w:t>G</w:t>
      </w:r>
      <w:r w:rsidR="00CF7C29">
        <w:t>FI</w:t>
      </w:r>
      <w:r w:rsidRPr="001735E5">
        <w:t xml:space="preserve"> is </w:t>
      </w:r>
      <w:r>
        <w:t>contained in the Administrative Record (</w:t>
      </w:r>
      <w:hyperlink r:id="rId15" w:history="1">
        <w:r w:rsidR="007918CA" w:rsidRPr="007918CA">
          <w:rPr>
            <w:rStyle w:val="Hyperlink"/>
          </w:rPr>
          <w:t>https://ar.cce.af.mil/</w:t>
        </w:r>
      </w:hyperlink>
      <w:r>
        <w:t xml:space="preserve">) or </w:t>
      </w:r>
      <w:r w:rsidRPr="001735E5">
        <w:t xml:space="preserve">listed in Enclosure </w:t>
      </w:r>
      <w:r w:rsidR="000C6457">
        <w:t>2</w:t>
      </w:r>
      <w:r w:rsidRPr="001735E5">
        <w:t>.  The</w:t>
      </w:r>
      <w:r w:rsidR="001149CD">
        <w:t xml:space="preserve"> </w:t>
      </w:r>
      <w:r w:rsidRPr="001735E5">
        <w:t xml:space="preserve">documentation provided represents the most recent and appropriate documentation available for the </w:t>
      </w:r>
      <w:r w:rsidR="00286401">
        <w:t>Installation</w:t>
      </w:r>
      <w:r>
        <w:t>(s)</w:t>
      </w:r>
      <w:r w:rsidRPr="001735E5">
        <w:t xml:space="preserve"> and sites identified in this </w:t>
      </w:r>
      <w:r>
        <w:t>PWS</w:t>
      </w:r>
      <w:r w:rsidRPr="001735E5">
        <w:t>. Electronic format is not guaranteed.</w:t>
      </w:r>
    </w:p>
    <w:p w14:paraId="33BEC640" w14:textId="4986B822" w:rsidR="00FE4D44" w:rsidRPr="001735E5" w:rsidRDefault="00FE4D44" w:rsidP="00CB01AD">
      <w:pPr>
        <w:pStyle w:val="BodyText"/>
      </w:pPr>
      <w:r w:rsidRPr="001735E5">
        <w:t xml:space="preserve">The Contractor shall properly account for and manage all new and existing </w:t>
      </w:r>
      <w:r w:rsidR="003752E8">
        <w:t>components and parts</w:t>
      </w:r>
      <w:r w:rsidR="00460158">
        <w:t xml:space="preserve"> of </w:t>
      </w:r>
      <w:proofErr w:type="gramStart"/>
      <w:r w:rsidR="00460158">
        <w:t>any and all</w:t>
      </w:r>
      <w:proofErr w:type="gramEnd"/>
      <w:r w:rsidR="00460158">
        <w:t xml:space="preserve"> systems and site components,</w:t>
      </w:r>
      <w:r w:rsidRPr="001735E5">
        <w:t xml:space="preserve"> procured and utilized at the </w:t>
      </w:r>
      <w:r w:rsidR="00286401">
        <w:t>Installation</w:t>
      </w:r>
      <w:r>
        <w:t>s as-is where-is</w:t>
      </w:r>
      <w:r w:rsidR="003C6098">
        <w:t>,</w:t>
      </w:r>
      <w:r>
        <w:t xml:space="preserve"> </w:t>
      </w:r>
      <w:r w:rsidR="006A09AA">
        <w:t>in accordance with the</w:t>
      </w:r>
      <w:r w:rsidRPr="001735E5">
        <w:t xml:space="preserve"> Federal Acquisition Regulation (FAR).  Lists of</w:t>
      </w:r>
      <w:r>
        <w:t xml:space="preserve"> current</w:t>
      </w:r>
      <w:r w:rsidRPr="001735E5">
        <w:t xml:space="preserve"> </w:t>
      </w:r>
      <w:r w:rsidR="00E83604">
        <w:t>components and parts</w:t>
      </w:r>
      <w:r w:rsidRPr="001735E5">
        <w:t xml:space="preserve"> are provided in </w:t>
      </w:r>
      <w:r w:rsidR="00B6377B">
        <w:t>Enclosure 3</w:t>
      </w:r>
      <w:r w:rsidR="00492543">
        <w:t xml:space="preserve">.  </w:t>
      </w:r>
      <w:r>
        <w:t xml:space="preserve">All </w:t>
      </w:r>
      <w:r w:rsidRPr="0035049D">
        <w:t xml:space="preserve">Real Property </w:t>
      </w:r>
      <w:r>
        <w:t xml:space="preserve">installed during the contract shall be turned over to the Government consistent with procedures identified in </w:t>
      </w:r>
      <w:r w:rsidR="00E77527">
        <w:t>Section</w:t>
      </w:r>
      <w:r>
        <w:t xml:space="preserve"> 8.</w:t>
      </w:r>
      <w:r w:rsidR="00F22271">
        <w:t>3</w:t>
      </w:r>
      <w:r>
        <w:t>.</w:t>
      </w:r>
      <w:r w:rsidR="00570477">
        <w:t>2</w:t>
      </w:r>
      <w:r w:rsidRPr="00755FBA">
        <w:t>.</w:t>
      </w:r>
    </w:p>
    <w:p w14:paraId="4EEF49C7" w14:textId="14164BB8" w:rsidR="00251DC4" w:rsidRDefault="00ED39CC" w:rsidP="00CB01AD">
      <w:pPr>
        <w:pStyle w:val="BodyText"/>
      </w:pPr>
      <w:r w:rsidRPr="001735E5">
        <w:t xml:space="preserve">The Contractor is responsible for providing all other supplies and equipment, not already </w:t>
      </w:r>
      <w:r w:rsidR="00534A18" w:rsidRPr="001735E5">
        <w:t>installed</w:t>
      </w:r>
      <w:r w:rsidRPr="001735E5">
        <w:t xml:space="preserve"> and not listed in </w:t>
      </w:r>
      <w:r w:rsidR="000C6457">
        <w:t>Enclosure 3</w:t>
      </w:r>
      <w:r w:rsidRPr="001735E5">
        <w:t xml:space="preserve">, </w:t>
      </w:r>
      <w:r w:rsidR="00623853">
        <w:t xml:space="preserve">that are </w:t>
      </w:r>
      <w:r w:rsidRPr="001735E5">
        <w:t xml:space="preserve">required to </w:t>
      </w:r>
      <w:r w:rsidR="00BC25FA" w:rsidRPr="001735E5">
        <w:t xml:space="preserve">achieve the </w:t>
      </w:r>
      <w:r w:rsidR="002435B2">
        <w:t>POs</w:t>
      </w:r>
      <w:r w:rsidRPr="001735E5">
        <w:t xml:space="preserve"> of this </w:t>
      </w:r>
      <w:r w:rsidR="00BB288B" w:rsidRPr="001735E5">
        <w:t>contract</w:t>
      </w:r>
      <w:r w:rsidRPr="001735E5">
        <w:t xml:space="preserve">.  All </w:t>
      </w:r>
      <w:r w:rsidR="002614EB" w:rsidRPr="001735E5">
        <w:t>AF</w:t>
      </w:r>
      <w:r w:rsidR="00623853">
        <w:t>-</w:t>
      </w:r>
      <w:r w:rsidRPr="001735E5">
        <w:t>owned property</w:t>
      </w:r>
      <w:r w:rsidR="0069094B">
        <w:t xml:space="preserve">, </w:t>
      </w:r>
      <w:r w:rsidR="00AC208F" w:rsidRPr="001735E5">
        <w:t xml:space="preserve">including </w:t>
      </w:r>
      <w:r w:rsidR="0069094B">
        <w:t>real property</w:t>
      </w:r>
      <w:r w:rsidR="00AC208F" w:rsidRPr="001735E5">
        <w:t xml:space="preserve"> </w:t>
      </w:r>
      <w:r w:rsidRPr="001735E5">
        <w:t>used for remediation purposes</w:t>
      </w:r>
      <w:r w:rsidR="003C6098">
        <w:t>,</w:t>
      </w:r>
      <w:r w:rsidRPr="001735E5">
        <w:t xml:space="preserve"> must be maintained by the Contractor in accordance with applicable maintenance requirements</w:t>
      </w:r>
      <w:r w:rsidR="00AC208F" w:rsidRPr="001735E5">
        <w:t xml:space="preserve"> and usability for the intended purpose</w:t>
      </w:r>
      <w:r w:rsidRPr="001735E5">
        <w:t xml:space="preserve">.  </w:t>
      </w:r>
      <w:r w:rsidR="00251DC4" w:rsidRPr="00BA2DAB">
        <w:t xml:space="preserve">The Contractor is responsible for disposal </w:t>
      </w:r>
      <w:r w:rsidR="00251DC4">
        <w:t xml:space="preserve">of unneeded, unusable, or obsolete </w:t>
      </w:r>
      <w:r w:rsidR="00E83604">
        <w:t xml:space="preserve">components and </w:t>
      </w:r>
      <w:proofErr w:type="gramStart"/>
      <w:r w:rsidR="00E83604">
        <w:t xml:space="preserve">parts </w:t>
      </w:r>
      <w:r w:rsidR="00251DC4">
        <w:t xml:space="preserve"> as</w:t>
      </w:r>
      <w:proofErr w:type="gramEnd"/>
      <w:r w:rsidR="00251DC4">
        <w:t xml:space="preserve"> required</w:t>
      </w:r>
      <w:r w:rsidR="001D4E53">
        <w:t>,</w:t>
      </w:r>
      <w:r w:rsidR="00251DC4">
        <w:t xml:space="preserve"> and</w:t>
      </w:r>
      <w:r w:rsidR="00251DC4" w:rsidRPr="00BA2DAB">
        <w:t xml:space="preserve"> </w:t>
      </w:r>
      <w:r w:rsidR="0011426E">
        <w:t>transfer</w:t>
      </w:r>
      <w:r w:rsidR="00AB1B96">
        <w:t xml:space="preserve"> </w:t>
      </w:r>
      <w:r w:rsidR="00251DC4">
        <w:t xml:space="preserve">of remaining </w:t>
      </w:r>
      <w:r w:rsidR="00E83604">
        <w:t>components and parts</w:t>
      </w:r>
      <w:r w:rsidR="00251DC4">
        <w:t xml:space="preserve"> </w:t>
      </w:r>
      <w:r w:rsidR="00251DC4" w:rsidRPr="00BA2DAB">
        <w:t xml:space="preserve">to </w:t>
      </w:r>
      <w:r w:rsidR="009E0E1E">
        <w:t>the Government</w:t>
      </w:r>
      <w:r w:rsidR="00251DC4" w:rsidRPr="00BA2DAB">
        <w:t xml:space="preserve"> at the end of the </w:t>
      </w:r>
      <w:r w:rsidR="00251DC4" w:rsidRPr="00CC76E0">
        <w:t>contract P</w:t>
      </w:r>
      <w:r w:rsidR="0069543A">
        <w:t>o</w:t>
      </w:r>
      <w:r w:rsidR="00251DC4" w:rsidRPr="00CC76E0">
        <w:t>P</w:t>
      </w:r>
      <w:r w:rsidR="00251DC4" w:rsidRPr="00BA2DAB">
        <w:t>.</w:t>
      </w:r>
      <w:r w:rsidR="00251DC4">
        <w:t xml:space="preserve">  </w:t>
      </w:r>
      <w:r w:rsidR="00251DC4" w:rsidRPr="001735E5">
        <w:t xml:space="preserve">Prior to </w:t>
      </w:r>
      <w:r w:rsidR="003C6098">
        <w:t xml:space="preserve">the </w:t>
      </w:r>
      <w:r w:rsidR="00251DC4" w:rsidRPr="001735E5">
        <w:t xml:space="preserve">disposal of excess or unserviceable </w:t>
      </w:r>
      <w:r w:rsidR="00251DC4" w:rsidRPr="001735E5">
        <w:lastRenderedPageBreak/>
        <w:t xml:space="preserve">equipment listed in </w:t>
      </w:r>
      <w:r w:rsidR="000C6457">
        <w:t>Enclosure 3</w:t>
      </w:r>
      <w:r w:rsidR="00251DC4" w:rsidRPr="001735E5">
        <w:t xml:space="preserve">, the Contractor shall coordinate activities with the </w:t>
      </w:r>
      <w:r w:rsidR="00FA61DC">
        <w:t>Contracting Officer (</w:t>
      </w:r>
      <w:r w:rsidR="008040FD">
        <w:t>CO/</w:t>
      </w:r>
      <w:r w:rsidR="00066EB1">
        <w:t>K</w:t>
      </w:r>
      <w:r w:rsidR="00251DC4" w:rsidRPr="001735E5">
        <w:t>O</w:t>
      </w:r>
      <w:r w:rsidR="00FA61DC">
        <w:t>)</w:t>
      </w:r>
      <w:r w:rsidR="00251DC4" w:rsidRPr="001735E5">
        <w:t xml:space="preserve"> for disposition instructions.</w:t>
      </w:r>
    </w:p>
    <w:p w14:paraId="2A149EDB" w14:textId="28507539" w:rsidR="006A0B18" w:rsidRPr="00614529" w:rsidRDefault="00FE1B1A" w:rsidP="009F3A2B">
      <w:pPr>
        <w:pStyle w:val="Heading1"/>
        <w:rPr>
          <w:rFonts w:hint="eastAsia"/>
        </w:rPr>
      </w:pPr>
      <w:bookmarkStart w:id="54" w:name="_Toc277151423"/>
      <w:bookmarkStart w:id="55" w:name="_Toc307216701"/>
      <w:bookmarkStart w:id="56" w:name="_Toc318272111"/>
      <w:bookmarkStart w:id="57" w:name="_Toc319048125"/>
      <w:bookmarkStart w:id="58" w:name="_Toc231910819"/>
      <w:r w:rsidRPr="005114B0">
        <w:t xml:space="preserve">4.0 </w:t>
      </w:r>
      <w:r w:rsidR="009F3A2B">
        <w:tab/>
      </w:r>
      <w:r w:rsidR="00ED39CC" w:rsidRPr="005114B0">
        <w:t>MANAGEMENT, PLANNING, AND REPORTING REQUIREMENTS</w:t>
      </w:r>
      <w:bookmarkEnd w:id="54"/>
      <w:bookmarkEnd w:id="55"/>
      <w:bookmarkEnd w:id="56"/>
      <w:bookmarkEnd w:id="57"/>
      <w:bookmarkEnd w:id="58"/>
    </w:p>
    <w:p w14:paraId="630BD6EB" w14:textId="3768BC7C" w:rsidR="00534A18" w:rsidRDefault="00ED39CC" w:rsidP="005B4210">
      <w:pPr>
        <w:pStyle w:val="BodyText"/>
      </w:pPr>
      <w:r w:rsidRPr="00614529">
        <w:t xml:space="preserve">The Contractor shall implement a full range of </w:t>
      </w:r>
      <w:r w:rsidR="00BB4045" w:rsidRPr="00614529">
        <w:t xml:space="preserve">environmental </w:t>
      </w:r>
      <w:r w:rsidR="00A16F30" w:rsidRPr="00614529">
        <w:t>remediation activities</w:t>
      </w:r>
      <w:r w:rsidR="00BB4045" w:rsidRPr="00614529">
        <w:t xml:space="preserve"> </w:t>
      </w:r>
      <w:r w:rsidRPr="00614529">
        <w:t>as required to meet</w:t>
      </w:r>
      <w:r w:rsidR="002B4B0E">
        <w:t xml:space="preserve"> POs</w:t>
      </w:r>
      <w:r w:rsidRPr="00614529">
        <w:t xml:space="preserve"> of this </w:t>
      </w:r>
      <w:r w:rsidR="00BB288B" w:rsidRPr="00614529">
        <w:t>contract</w:t>
      </w:r>
      <w:r w:rsidRPr="00614529">
        <w:t xml:space="preserve"> and in accordance with all applicable </w:t>
      </w:r>
      <w:r w:rsidR="00E30804">
        <w:t>or relevant and appropriate federal, state, and local laws and regulations; DoD policies</w:t>
      </w:r>
      <w:r w:rsidR="00E46F8B">
        <w:t>;</w:t>
      </w:r>
      <w:r w:rsidR="00E30804">
        <w:t xml:space="preserve"> and </w:t>
      </w:r>
      <w:r w:rsidR="00286401">
        <w:t>Installation</w:t>
      </w:r>
      <w:r w:rsidR="00E30804">
        <w:t xml:space="preserve">-specific orders, </w:t>
      </w:r>
      <w:r w:rsidR="0079441D">
        <w:t>agreements,</w:t>
      </w:r>
      <w:r w:rsidR="00E30804">
        <w:t xml:space="preserve"> or rules</w:t>
      </w:r>
      <w:r w:rsidR="00E30804" w:rsidRPr="00614529">
        <w:t xml:space="preserve">.  </w:t>
      </w:r>
      <w:r w:rsidRPr="00614529">
        <w:t>The Contractor shall supply all labor, equipment, and materials necessary to accomplish the work</w:t>
      </w:r>
      <w:r w:rsidR="00492543">
        <w:t xml:space="preserve"> </w:t>
      </w:r>
      <w:r w:rsidR="00B02DB3">
        <w:t xml:space="preserve">through the entire </w:t>
      </w:r>
      <w:r w:rsidR="00112A02">
        <w:t>P</w:t>
      </w:r>
      <w:r w:rsidR="0069543A">
        <w:t>o</w:t>
      </w:r>
      <w:r w:rsidR="00112A02">
        <w:t xml:space="preserve">P </w:t>
      </w:r>
      <w:r w:rsidR="00492543">
        <w:t>of the contract</w:t>
      </w:r>
      <w:r w:rsidRPr="00614529">
        <w:t>.  The Contractor shall perform management and planning functions, including performance measurement and fund status reporting.</w:t>
      </w:r>
      <w:r w:rsidR="000B6C73">
        <w:t xml:space="preserve">  </w:t>
      </w:r>
    </w:p>
    <w:p w14:paraId="61A164A3" w14:textId="3F56D219" w:rsidR="006A0B18" w:rsidRPr="00614529" w:rsidRDefault="007A68B7" w:rsidP="005B4210">
      <w:pPr>
        <w:pStyle w:val="BodyText"/>
      </w:pPr>
      <w:r>
        <w:t xml:space="preserve">The PMP, IMS, and MPS </w:t>
      </w:r>
      <w:r w:rsidR="00534A18">
        <w:t xml:space="preserve">documents </w:t>
      </w:r>
      <w:r>
        <w:t xml:space="preserve">shall be fully integrated </w:t>
      </w:r>
      <w:r w:rsidR="00534A18">
        <w:t xml:space="preserve">and consistent.  </w:t>
      </w:r>
      <w:r>
        <w:t>Consistency shall be maintained throughout the P</w:t>
      </w:r>
      <w:r w:rsidR="0069543A">
        <w:t>o</w:t>
      </w:r>
      <w:r>
        <w:t xml:space="preserve">P by fully implementing programmatic change control processes compliant with EC 5.2.1 (Execution of Change Control Boards) and </w:t>
      </w:r>
      <w:r w:rsidR="00857B5E">
        <w:t xml:space="preserve">PMP </w:t>
      </w:r>
      <w:r>
        <w:t>guidance.</w:t>
      </w:r>
      <w:r w:rsidR="005B4210" w:rsidRPr="005B4210">
        <w:t xml:space="preserve"> </w:t>
      </w:r>
      <w:r w:rsidR="005B4210">
        <w:t>It is the Contractor</w:t>
      </w:r>
      <w:r w:rsidR="00534A18">
        <w:t>’</w:t>
      </w:r>
      <w:r w:rsidR="005B4210">
        <w:t>s responsibility to clearly demonstrate an applied understanding and compliance with ORC requirements, application of guidance/requirements, and consistency between the PMP, IMS, and MPS.</w:t>
      </w:r>
      <w:r w:rsidR="00534A18">
        <w:t xml:space="preserve">  </w:t>
      </w:r>
      <w:r w:rsidR="006C71E6">
        <w:t>T</w:t>
      </w:r>
      <w:r w:rsidR="00534A18">
        <w:t xml:space="preserve">he Contractor </w:t>
      </w:r>
      <w:r w:rsidR="006C71E6">
        <w:t>shall create the</w:t>
      </w:r>
      <w:r w:rsidR="00534A18">
        <w:t xml:space="preserve"> IMS and MPS </w:t>
      </w:r>
      <w:r w:rsidR="00256B49">
        <w:t>files</w:t>
      </w:r>
      <w:r w:rsidR="006C71E6">
        <w:t xml:space="preserve"> and deliver them as separate files as required.  </w:t>
      </w:r>
    </w:p>
    <w:p w14:paraId="6E0D92F5" w14:textId="17D1B2AE" w:rsidR="00860DDD" w:rsidRPr="00614529" w:rsidRDefault="00261D7C" w:rsidP="00D92181">
      <w:pPr>
        <w:pStyle w:val="Heading2"/>
        <w:rPr>
          <w:rFonts w:hint="eastAsia"/>
        </w:rPr>
      </w:pPr>
      <w:bookmarkStart w:id="59" w:name="_Toc231910820"/>
      <w:bookmarkStart w:id="60" w:name="_Hlk99633659"/>
      <w:bookmarkStart w:id="61" w:name="_Toc216938181"/>
      <w:bookmarkStart w:id="62" w:name="_Toc245789755"/>
      <w:r>
        <w:t xml:space="preserve">4.1 </w:t>
      </w:r>
      <w:r w:rsidR="009F3A2B">
        <w:tab/>
      </w:r>
      <w:r w:rsidR="00860DDD" w:rsidRPr="00614529">
        <w:t>Project Management Plan</w:t>
      </w:r>
      <w:bookmarkEnd w:id="59"/>
      <w:r w:rsidR="00A87123">
        <w:t xml:space="preserve"> </w:t>
      </w:r>
    </w:p>
    <w:bookmarkEnd w:id="60"/>
    <w:p w14:paraId="37D6E41C" w14:textId="2E152463" w:rsidR="00E7531D" w:rsidRDefault="00023153" w:rsidP="009F3A2B">
      <w:pPr>
        <w:pStyle w:val="BodyText"/>
      </w:pPr>
      <w:r w:rsidRPr="00C35671">
        <w:t>The Contractor shall develop and maintain a detailed PMP</w:t>
      </w:r>
      <w:r w:rsidR="00694DAA" w:rsidRPr="00C35671">
        <w:t>.</w:t>
      </w:r>
      <w:r w:rsidR="00694DAA">
        <w:t xml:space="preserve"> </w:t>
      </w:r>
      <w:r w:rsidR="00694DAA" w:rsidRPr="00023153">
        <w:t xml:space="preserve"> </w:t>
      </w:r>
      <w:r w:rsidRPr="00023153">
        <w:t>The PMP shall specify the project’s resources and tasks corresponding to the Sub-CLIN</w:t>
      </w:r>
      <w:r w:rsidR="00265AE2">
        <w:t>s</w:t>
      </w:r>
      <w:r w:rsidRPr="00023153">
        <w:t xml:space="preserve"> for this contract as required for the planning, execution, control, and completion of the stated </w:t>
      </w:r>
      <w:proofErr w:type="spellStart"/>
      <w:r w:rsidR="002435B2">
        <w:t>POs</w:t>
      </w:r>
      <w:r w:rsidRPr="00023153">
        <w:t>.</w:t>
      </w:r>
      <w:proofErr w:type="spellEnd"/>
      <w:r w:rsidRPr="00023153">
        <w:t xml:space="preserve"> At a minimum, the PMP shall include the following sections</w:t>
      </w:r>
      <w:r w:rsidR="00694DAA" w:rsidRPr="00023153">
        <w:t>:</w:t>
      </w:r>
      <w:r w:rsidR="00694DAA">
        <w:t xml:space="preserve"> </w:t>
      </w:r>
      <w:r w:rsidRPr="00023153">
        <w:t xml:space="preserve">technical approach for achieving the </w:t>
      </w:r>
      <w:r w:rsidR="002435B2">
        <w:t xml:space="preserve">POs </w:t>
      </w:r>
      <w:r w:rsidRPr="00023153">
        <w:t>in accordance with the PWS</w:t>
      </w:r>
      <w:r w:rsidR="005114B0">
        <w:t>;</w:t>
      </w:r>
      <w:r w:rsidRPr="00023153">
        <w:t xml:space="preserve"> </w:t>
      </w:r>
      <w:r w:rsidR="008B18CE">
        <w:t>management approach</w:t>
      </w:r>
      <w:r w:rsidR="005114B0">
        <w:t>,</w:t>
      </w:r>
      <w:r w:rsidR="008B18CE">
        <w:t xml:space="preserve"> </w:t>
      </w:r>
      <w:r w:rsidR="00256B49">
        <w:t>including</w:t>
      </w:r>
      <w:r w:rsidR="008B18CE">
        <w:t xml:space="preserve"> sub-contractor management, </w:t>
      </w:r>
      <w:r w:rsidRPr="00023153">
        <w:t>organization and integration of the project team</w:t>
      </w:r>
      <w:r w:rsidR="005114B0">
        <w:t>;</w:t>
      </w:r>
      <w:r w:rsidRPr="00023153">
        <w:t xml:space="preserve"> schedule management</w:t>
      </w:r>
      <w:r w:rsidR="005114B0">
        <w:t>;</w:t>
      </w:r>
      <w:r w:rsidR="00256B49">
        <w:t xml:space="preserve"> </w:t>
      </w:r>
      <w:r w:rsidRPr="00023153">
        <w:t>project controls</w:t>
      </w:r>
      <w:r w:rsidR="005114B0">
        <w:t>;</w:t>
      </w:r>
      <w:r w:rsidRPr="00023153">
        <w:t xml:space="preserve"> transitional activities</w:t>
      </w:r>
      <w:r w:rsidR="005114B0">
        <w:t>;</w:t>
      </w:r>
      <w:r w:rsidRPr="00023153">
        <w:t xml:space="preserve"> risk management</w:t>
      </w:r>
      <w:r w:rsidR="005114B0">
        <w:t>;</w:t>
      </w:r>
      <w:r w:rsidRPr="00023153">
        <w:t xml:space="preserve"> quality management</w:t>
      </w:r>
      <w:r w:rsidR="005114B0">
        <w:t>;</w:t>
      </w:r>
      <w:r w:rsidRPr="00023153">
        <w:t xml:space="preserve"> health and safety management</w:t>
      </w:r>
      <w:r w:rsidR="005114B0">
        <w:t>;</w:t>
      </w:r>
      <w:r w:rsidRPr="00023153">
        <w:t xml:space="preserve"> procurement management</w:t>
      </w:r>
      <w:r w:rsidR="005114B0">
        <w:t>;</w:t>
      </w:r>
      <w:r w:rsidRPr="00023153">
        <w:t xml:space="preserve"> security management</w:t>
      </w:r>
      <w:r w:rsidR="005114B0">
        <w:t>;</w:t>
      </w:r>
      <w:r w:rsidR="008B18CE">
        <w:t xml:space="preserve"> and communications plan</w:t>
      </w:r>
      <w:r w:rsidR="002B719B">
        <w:t>s</w:t>
      </w:r>
      <w:r w:rsidRPr="00023153">
        <w:t>.</w:t>
      </w:r>
      <w:r w:rsidR="00694DAA">
        <w:t xml:space="preserve"> </w:t>
      </w:r>
      <w:r w:rsidRPr="00023153">
        <w:t xml:space="preserve"> The Contractor is responsible for complying with the </w:t>
      </w:r>
      <w:r w:rsidR="000963F0" w:rsidRPr="006B0C71">
        <w:rPr>
          <w:rFonts w:eastAsia="헤드라인A"/>
        </w:rPr>
        <w:t>ORC PMP Gui</w:t>
      </w:r>
      <w:r w:rsidR="000963F0">
        <w:rPr>
          <w:rFonts w:eastAsia="헤드라인A"/>
        </w:rPr>
        <w:t>dance</w:t>
      </w:r>
      <w:r w:rsidR="000E3D92">
        <w:rPr>
          <w:rFonts w:eastAsia="헤드라인A"/>
        </w:rPr>
        <w:t xml:space="preserve"> </w:t>
      </w:r>
      <w:r w:rsidR="007E4359">
        <w:rPr>
          <w:rFonts w:eastAsia="헤드라인A"/>
        </w:rPr>
        <w:t>in effect</w:t>
      </w:r>
      <w:r w:rsidR="000E3D92">
        <w:rPr>
          <w:rFonts w:eastAsia="헤드라인A"/>
        </w:rPr>
        <w:t xml:space="preserve"> at the time of </w:t>
      </w:r>
      <w:r w:rsidR="000652C6">
        <w:rPr>
          <w:rFonts w:eastAsia="헤드라인A"/>
        </w:rPr>
        <w:t xml:space="preserve">ORC </w:t>
      </w:r>
      <w:r w:rsidR="003F0BA7">
        <w:rPr>
          <w:rFonts w:eastAsia="헤드라인A"/>
        </w:rPr>
        <w:t>issuance</w:t>
      </w:r>
      <w:r w:rsidR="006076CE">
        <w:rPr>
          <w:rFonts w:eastAsia="헤드라인A"/>
        </w:rPr>
        <w:t>,</w:t>
      </w:r>
      <w:r w:rsidR="006F4C92">
        <w:t xml:space="preserve"> </w:t>
      </w:r>
      <w:r w:rsidR="000963F0">
        <w:t>as well as</w:t>
      </w:r>
      <w:r w:rsidR="000963F0" w:rsidRPr="00851B5B">
        <w:t xml:space="preserve"> </w:t>
      </w:r>
      <w:r w:rsidR="00E7531D" w:rsidRPr="00851B5B">
        <w:t>standard industry practice</w:t>
      </w:r>
      <w:r w:rsidR="005114B0">
        <w:t>s</w:t>
      </w:r>
      <w:r w:rsidR="00E7531D" w:rsidRPr="00851B5B">
        <w:t>.</w:t>
      </w:r>
      <w:r w:rsidR="00700AB3">
        <w:t xml:space="preserve"> </w:t>
      </w:r>
      <w:r w:rsidR="00E7531D" w:rsidRPr="00851B5B">
        <w:t xml:space="preserve"> Clarification on PMP content and the level of detail required to address the ORC program shall be provided by the COR.</w:t>
      </w:r>
    </w:p>
    <w:p w14:paraId="1454F8E4" w14:textId="3130479B" w:rsidR="00A87123" w:rsidRDefault="00E7531D" w:rsidP="009F3A2B">
      <w:pPr>
        <w:pStyle w:val="BodyText"/>
      </w:pPr>
      <w:r w:rsidRPr="00851B5B">
        <w:t xml:space="preserve">The PMP shall demonstrate a comprehensive decomposition of each work package/PO deliverable and exhibit a clear and concise correlation between </w:t>
      </w:r>
      <w:proofErr w:type="gramStart"/>
      <w:r w:rsidRPr="00851B5B">
        <w:t>the PWS</w:t>
      </w:r>
      <w:proofErr w:type="gramEnd"/>
      <w:r w:rsidRPr="00851B5B">
        <w:t>, IMS, and MPS.</w:t>
      </w:r>
      <w:r w:rsidR="00A87123">
        <w:t xml:space="preserve"> </w:t>
      </w:r>
      <w:r w:rsidR="005F4A8D">
        <w:t xml:space="preserve"> </w:t>
      </w:r>
      <w:r w:rsidR="00A87123" w:rsidRPr="00023153">
        <w:t xml:space="preserve">The Contractor is responsible for complying with the </w:t>
      </w:r>
      <w:r w:rsidR="007D362A" w:rsidRPr="00A87123">
        <w:t xml:space="preserve">guidance </w:t>
      </w:r>
      <w:r w:rsidR="00A87123" w:rsidRPr="00A87123">
        <w:t xml:space="preserve">for the </w:t>
      </w:r>
      <w:r w:rsidR="00133B58">
        <w:t>d</w:t>
      </w:r>
      <w:r w:rsidR="00A87123" w:rsidRPr="00A87123">
        <w:t xml:space="preserve">evelopment of </w:t>
      </w:r>
      <w:r w:rsidR="005114B0" w:rsidRPr="001A2C54">
        <w:t>Contract L</w:t>
      </w:r>
      <w:r w:rsidR="005114B0">
        <w:t>ine-Item Number (</w:t>
      </w:r>
      <w:r w:rsidR="00A87123" w:rsidRPr="00A87123">
        <w:t>C</w:t>
      </w:r>
      <w:r w:rsidR="007633EB">
        <w:t>LIN</w:t>
      </w:r>
      <w:r w:rsidR="005114B0">
        <w:t>)</w:t>
      </w:r>
      <w:r w:rsidR="007633EB">
        <w:t xml:space="preserve"> </w:t>
      </w:r>
      <w:r w:rsidR="00A87123" w:rsidRPr="00A87123">
        <w:t xml:space="preserve">Structures, </w:t>
      </w:r>
      <w:r w:rsidR="00304663">
        <w:t>IMS</w:t>
      </w:r>
      <w:r w:rsidR="00A87123" w:rsidRPr="00A87123">
        <w:t xml:space="preserve">, and </w:t>
      </w:r>
      <w:r w:rsidR="001E6D46">
        <w:t>MPS</w:t>
      </w:r>
      <w:r w:rsidR="00A87123">
        <w:t xml:space="preserve"> </w:t>
      </w:r>
      <w:r w:rsidR="00726F56">
        <w:t xml:space="preserve">per the </w:t>
      </w:r>
      <w:r w:rsidR="00F6612C">
        <w:rPr>
          <w:rFonts w:eastAsia="헤드라인A"/>
        </w:rPr>
        <w:t xml:space="preserve">ORC PMP </w:t>
      </w:r>
      <w:r w:rsidR="006650F9" w:rsidRPr="006B0C71">
        <w:rPr>
          <w:rFonts w:eastAsia="헤드라인A"/>
        </w:rPr>
        <w:t>Gui</w:t>
      </w:r>
      <w:r w:rsidR="006650F9">
        <w:rPr>
          <w:rFonts w:eastAsia="헤드라인A"/>
        </w:rPr>
        <w:t>dance</w:t>
      </w:r>
      <w:r w:rsidR="007633EB">
        <w:rPr>
          <w:rFonts w:eastAsia="헤드라인A"/>
        </w:rPr>
        <w:t xml:space="preserve"> </w:t>
      </w:r>
      <w:r w:rsidR="000A0074">
        <w:rPr>
          <w:rFonts w:eastAsia="헤드라인A"/>
        </w:rPr>
        <w:t xml:space="preserve">at </w:t>
      </w:r>
      <w:r w:rsidR="005114B0">
        <w:rPr>
          <w:rFonts w:eastAsia="헤드라인A"/>
        </w:rPr>
        <w:t xml:space="preserve">the </w:t>
      </w:r>
      <w:r w:rsidR="000A0074">
        <w:rPr>
          <w:rFonts w:eastAsia="헤드라인A"/>
        </w:rPr>
        <w:t>time of ORC issuance</w:t>
      </w:r>
      <w:r w:rsidR="00726F56">
        <w:rPr>
          <w:rFonts w:eastAsia="헤드라인A"/>
        </w:rPr>
        <w:t>.</w:t>
      </w:r>
      <w:r w:rsidR="006650F9">
        <w:rPr>
          <w:rFonts w:eastAsia="헤드라인A"/>
        </w:rPr>
        <w:t xml:space="preserve"> </w:t>
      </w:r>
    </w:p>
    <w:p w14:paraId="61E454C5" w14:textId="69CF5C95" w:rsidR="00070CB3" w:rsidRPr="00070CB3" w:rsidRDefault="00251027" w:rsidP="009F3A2B">
      <w:pPr>
        <w:spacing w:after="120"/>
      </w:pPr>
      <w:r w:rsidRPr="00070CB3">
        <w:rPr>
          <w:szCs w:val="20"/>
        </w:rPr>
        <w:t>The first draft of the PMP shall be</w:t>
      </w:r>
      <w:r w:rsidR="00DD5E64">
        <w:rPr>
          <w:szCs w:val="20"/>
        </w:rPr>
        <w:t xml:space="preserve"> submitted in accordance with Table 1</w:t>
      </w:r>
      <w:r w:rsidR="00726F56">
        <w:rPr>
          <w:szCs w:val="20"/>
        </w:rPr>
        <w:t>.</w:t>
      </w:r>
      <w:r w:rsidRPr="00070CB3">
        <w:rPr>
          <w:szCs w:val="20"/>
        </w:rPr>
        <w:t xml:space="preserve"> The Draft PMP and subsequent revisions shall be subject to AF </w:t>
      </w:r>
      <w:r w:rsidRPr="00F81FF6">
        <w:rPr>
          <w:szCs w:val="20"/>
        </w:rPr>
        <w:t xml:space="preserve">and </w:t>
      </w:r>
      <w:r w:rsidR="007272AB" w:rsidRPr="00F81FF6">
        <w:rPr>
          <w:szCs w:val="20"/>
        </w:rPr>
        <w:t>USACE</w:t>
      </w:r>
      <w:r w:rsidRPr="00070CB3">
        <w:rPr>
          <w:szCs w:val="20"/>
        </w:rPr>
        <w:t xml:space="preserve"> review and approval.  The Final PMP shall be due within fourteen (14) calendar days of receipt of AF </w:t>
      </w:r>
      <w:r w:rsidRPr="00F81FF6">
        <w:rPr>
          <w:szCs w:val="20"/>
        </w:rPr>
        <w:t xml:space="preserve">and </w:t>
      </w:r>
      <w:r w:rsidR="007272AB" w:rsidRPr="00F81FF6">
        <w:rPr>
          <w:szCs w:val="20"/>
        </w:rPr>
        <w:t>USACE</w:t>
      </w:r>
      <w:r w:rsidRPr="00070CB3">
        <w:rPr>
          <w:szCs w:val="20"/>
        </w:rPr>
        <w:t xml:space="preserve"> comments on the Draft versions.  The </w:t>
      </w:r>
      <w:r w:rsidR="00CE4653" w:rsidRPr="00070CB3">
        <w:rPr>
          <w:szCs w:val="20"/>
        </w:rPr>
        <w:t>C</w:t>
      </w:r>
      <w:r w:rsidRPr="00070CB3">
        <w:rPr>
          <w:szCs w:val="20"/>
        </w:rPr>
        <w:t>ontractor shall maintain the PMP throughout the duration of the contract</w:t>
      </w:r>
      <w:r w:rsidR="007E4359">
        <w:rPr>
          <w:szCs w:val="20"/>
        </w:rPr>
        <w:t>,</w:t>
      </w:r>
      <w:r w:rsidRPr="00070CB3">
        <w:rPr>
          <w:szCs w:val="20"/>
        </w:rPr>
        <w:t xml:space="preserve"> utilizing dated page changes and track change deletions and insertions (electronic copies) as practicable.  Whole document PMP updates during the life of the ORC may be necessary based on the accumulation of small incremental changes or significant changes (e.g., contract requirements, technical approaches, risk and issue management, or key personnel).  The </w:t>
      </w:r>
      <w:r w:rsidR="00CE4653" w:rsidRPr="00070CB3">
        <w:rPr>
          <w:szCs w:val="20"/>
        </w:rPr>
        <w:lastRenderedPageBreak/>
        <w:t>C</w:t>
      </w:r>
      <w:r w:rsidRPr="00070CB3">
        <w:rPr>
          <w:szCs w:val="20"/>
        </w:rPr>
        <w:t>ontractor shall prepare two whole document updates during the P</w:t>
      </w:r>
      <w:r w:rsidR="00F21FF3">
        <w:rPr>
          <w:szCs w:val="20"/>
        </w:rPr>
        <w:t>o</w:t>
      </w:r>
      <w:r w:rsidRPr="00070CB3">
        <w:rPr>
          <w:szCs w:val="20"/>
        </w:rPr>
        <w:t xml:space="preserve">P of the ORC.  The AF </w:t>
      </w:r>
      <w:r w:rsidRPr="00F81FF6">
        <w:rPr>
          <w:szCs w:val="20"/>
        </w:rPr>
        <w:t xml:space="preserve">and </w:t>
      </w:r>
      <w:r w:rsidR="007272AB" w:rsidRPr="00F81FF6">
        <w:rPr>
          <w:szCs w:val="20"/>
        </w:rPr>
        <w:t>USACE</w:t>
      </w:r>
      <w:r w:rsidRPr="00070CB3">
        <w:rPr>
          <w:szCs w:val="20"/>
        </w:rPr>
        <w:t xml:space="preserve"> will determine when PMP updates are warranted.</w:t>
      </w:r>
    </w:p>
    <w:p w14:paraId="2DCBB3DB" w14:textId="67D99DE4" w:rsidR="00860DDD" w:rsidRPr="00070CB3" w:rsidRDefault="00261D7C" w:rsidP="00D92181">
      <w:pPr>
        <w:pStyle w:val="Heading2"/>
        <w:rPr>
          <w:rFonts w:hint="eastAsia"/>
        </w:rPr>
      </w:pPr>
      <w:bookmarkStart w:id="63" w:name="_Toc231910821"/>
      <w:bookmarkEnd w:id="61"/>
      <w:bookmarkEnd w:id="62"/>
      <w:r w:rsidRPr="00070CB3">
        <w:t xml:space="preserve">4.2 </w:t>
      </w:r>
      <w:r w:rsidR="009F3A2B">
        <w:tab/>
      </w:r>
      <w:r w:rsidR="00860DDD" w:rsidRPr="00070CB3">
        <w:t>Schedule and Planning Requirements – Integrated Master Schedule</w:t>
      </w:r>
      <w:bookmarkEnd w:id="63"/>
    </w:p>
    <w:p w14:paraId="756196FC" w14:textId="72921972" w:rsidR="00222C3A" w:rsidRPr="00AC4CBB" w:rsidRDefault="00EE2BC2" w:rsidP="00222C3A">
      <w:pPr>
        <w:pStyle w:val="BodyText"/>
      </w:pPr>
      <w:r w:rsidRPr="00C35671">
        <w:t>The Contractor shall prepare and submit an IMS</w:t>
      </w:r>
      <w:r w:rsidRPr="00AC4CBB">
        <w:t xml:space="preserve"> in </w:t>
      </w:r>
      <w:r w:rsidR="007E4359">
        <w:t xml:space="preserve">both </w:t>
      </w:r>
      <w:r w:rsidRPr="00AC4CBB">
        <w:t>hardcopy and electronic format (Microsoft Project</w:t>
      </w:r>
      <w:r w:rsidR="00DA62D9" w:rsidRPr="00DA62D9">
        <w:t xml:space="preserve"> and</w:t>
      </w:r>
      <w:r w:rsidRPr="00AC4CBB">
        <w:t xml:space="preserve"> Adobe Acrobat portable document file).</w:t>
      </w:r>
      <w:r w:rsidR="00222C3A">
        <w:t xml:space="preserve"> The IMS will be finalized during </w:t>
      </w:r>
      <w:r w:rsidR="007E4359">
        <w:t xml:space="preserve">the </w:t>
      </w:r>
      <w:r w:rsidR="00222C3A">
        <w:t>development of the PMP</w:t>
      </w:r>
      <w:r w:rsidR="007E4359">
        <w:t>,</w:t>
      </w:r>
      <w:r w:rsidR="00DE3A2C">
        <w:t xml:space="preserve"> and the Contractor shall update </w:t>
      </w:r>
      <w:r w:rsidR="007E4359">
        <w:t xml:space="preserve">it </w:t>
      </w:r>
      <w:r w:rsidR="00DE3A2C">
        <w:t>monthly</w:t>
      </w:r>
      <w:r w:rsidR="00222C3A">
        <w:t>.</w:t>
      </w:r>
    </w:p>
    <w:p w14:paraId="6CEA4DB2" w14:textId="101BC39B" w:rsidR="00EE2BC2" w:rsidRPr="00AC4CBB" w:rsidRDefault="00EE2BC2" w:rsidP="00667911">
      <w:pPr>
        <w:pStyle w:val="BodyText"/>
      </w:pPr>
      <w:r w:rsidRPr="00AC4CBB">
        <w:t>The following are minimum AF requirements for the IMS:</w:t>
      </w:r>
    </w:p>
    <w:p w14:paraId="73B38964" w14:textId="69A04505" w:rsidR="00EE2BC2" w:rsidRDefault="00EE2BC2" w:rsidP="00082F85">
      <w:pPr>
        <w:pStyle w:val="BulletList"/>
        <w:rPr>
          <w:rFonts w:eastAsia="헤드라인A"/>
        </w:rPr>
      </w:pPr>
      <w:r w:rsidRPr="00B5500E">
        <w:rPr>
          <w:rFonts w:eastAsia="헤드라인A"/>
        </w:rPr>
        <w:t xml:space="preserve">Present a realistic sequence and timing of all activities and documents necessary to demonstrate achievement of the </w:t>
      </w:r>
      <w:r w:rsidR="00D1394C">
        <w:rPr>
          <w:rFonts w:eastAsia="헤드라인A"/>
        </w:rPr>
        <w:t xml:space="preserve">PO </w:t>
      </w:r>
      <w:r w:rsidRPr="00B5500E">
        <w:rPr>
          <w:rFonts w:eastAsia="헤드라인A"/>
        </w:rPr>
        <w:t xml:space="preserve">within the </w:t>
      </w:r>
      <w:r w:rsidR="002435B2">
        <w:rPr>
          <w:rFonts w:eastAsia="헤드라인A"/>
        </w:rPr>
        <w:t>PP</w:t>
      </w:r>
      <w:r w:rsidRPr="00B5500E">
        <w:rPr>
          <w:rFonts w:eastAsia="헤드라인A"/>
        </w:rPr>
        <w:t>.</w:t>
      </w:r>
      <w:r w:rsidR="00082F85" w:rsidRPr="00082F85">
        <w:t xml:space="preserve"> </w:t>
      </w:r>
      <w:r w:rsidR="00082F85" w:rsidRPr="00082F85">
        <w:rPr>
          <w:rFonts w:eastAsia="헤드라인A"/>
        </w:rPr>
        <w:t>The IMS shall demonstrate full</w:t>
      </w:r>
      <w:r w:rsidR="00082F85">
        <w:rPr>
          <w:rFonts w:eastAsia="헤드라인A"/>
        </w:rPr>
        <w:t xml:space="preserve"> </w:t>
      </w:r>
      <w:r w:rsidR="00082F85" w:rsidRPr="00082F85">
        <w:rPr>
          <w:rFonts w:eastAsia="헤드라인A"/>
        </w:rPr>
        <w:t>compliance with the PWS, including achieving POs within the required PP</w:t>
      </w:r>
      <w:r w:rsidR="00082F85">
        <w:rPr>
          <w:rFonts w:eastAsia="헤드라인A"/>
        </w:rPr>
        <w:t>.</w:t>
      </w:r>
    </w:p>
    <w:p w14:paraId="4A82C7F6" w14:textId="556A0648" w:rsidR="00082F85" w:rsidRPr="00082F85" w:rsidRDefault="00B85564" w:rsidP="00082F85">
      <w:pPr>
        <w:pStyle w:val="BulletList"/>
        <w:tabs>
          <w:tab w:val="left" w:pos="720"/>
        </w:tabs>
        <w:rPr>
          <w:rFonts w:eastAsia="헤드라인A"/>
        </w:rPr>
      </w:pPr>
      <w:r>
        <w:rPr>
          <w:rFonts w:eastAsia="헤드라인A"/>
        </w:rPr>
        <w:t>Utilize</w:t>
      </w:r>
      <w:r w:rsidR="00082F85" w:rsidRPr="00082F85">
        <w:rPr>
          <w:rFonts w:eastAsia="헤드라인A"/>
        </w:rPr>
        <w:t xml:space="preserve"> a realistic calendar (i.e., work week of five</w:t>
      </w:r>
      <w:r w:rsidR="007649D2">
        <w:rPr>
          <w:rFonts w:eastAsia="헤드라인A"/>
        </w:rPr>
        <w:t>,</w:t>
      </w:r>
      <w:r w:rsidR="00082F85" w:rsidRPr="00082F85">
        <w:rPr>
          <w:rFonts w:eastAsia="헤드라인A"/>
        </w:rPr>
        <w:t xml:space="preserve"> eight-hour days</w:t>
      </w:r>
      <w:r w:rsidR="000C58F4">
        <w:rPr>
          <w:rFonts w:eastAsia="헤드라인A"/>
        </w:rPr>
        <w:t>, no submittals on Federal holidays, etc.</w:t>
      </w:r>
      <w:r w:rsidR="00082F85" w:rsidRPr="00082F85">
        <w:rPr>
          <w:rFonts w:eastAsia="헤드라인A"/>
        </w:rPr>
        <w:t>), appropriate logic ties,</w:t>
      </w:r>
      <w:r w:rsidR="00082F85" w:rsidRPr="00082F85">
        <w:t xml:space="preserve"> </w:t>
      </w:r>
      <w:r>
        <w:rPr>
          <w:rFonts w:eastAsia="헤드라인A"/>
        </w:rPr>
        <w:t>clearly defined constraints</w:t>
      </w:r>
      <w:r w:rsidR="00082F85" w:rsidRPr="00082F85">
        <w:rPr>
          <w:rFonts w:eastAsia="헤드라인A"/>
        </w:rPr>
        <w:t xml:space="preserve">, and </w:t>
      </w:r>
      <w:r w:rsidR="007649D2">
        <w:rPr>
          <w:rFonts w:eastAsia="헤드라인A"/>
        </w:rPr>
        <w:t>identify</w:t>
      </w:r>
      <w:r w:rsidR="00082F85" w:rsidRPr="00082F85">
        <w:rPr>
          <w:rFonts w:eastAsia="헤드라인A"/>
        </w:rPr>
        <w:t xml:space="preserve"> key points where risk mitigation/contingency actions may</w:t>
      </w:r>
      <w:r w:rsidR="00CF22B8">
        <w:rPr>
          <w:rFonts w:eastAsia="헤드라인A"/>
        </w:rPr>
        <w:t xml:space="preserve"> need to</w:t>
      </w:r>
      <w:r w:rsidR="00082F85" w:rsidRPr="00082F85">
        <w:rPr>
          <w:rFonts w:eastAsia="헤드라인A"/>
        </w:rPr>
        <w:t xml:space="preserve"> be taken.</w:t>
      </w:r>
    </w:p>
    <w:p w14:paraId="49AAB88A" w14:textId="46FD5E43" w:rsidR="00EE2BC2" w:rsidRPr="00B5500E" w:rsidRDefault="00CF22B8" w:rsidP="00667911">
      <w:pPr>
        <w:pStyle w:val="BulletList"/>
        <w:rPr>
          <w:rFonts w:eastAsia="헤드라인A"/>
        </w:rPr>
      </w:pPr>
      <w:r>
        <w:rPr>
          <w:rFonts w:eastAsia="헤드라인A"/>
        </w:rPr>
        <w:t>I</w:t>
      </w:r>
      <w:r w:rsidR="00EE2BC2" w:rsidRPr="00B5500E">
        <w:rPr>
          <w:rFonts w:eastAsia="헤드라인A"/>
        </w:rPr>
        <w:t>nclude the following columns</w:t>
      </w:r>
      <w:r w:rsidR="00623AD9">
        <w:rPr>
          <w:rFonts w:eastAsia="헤드라인A"/>
        </w:rPr>
        <w:t xml:space="preserve"> in the </w:t>
      </w:r>
      <w:r>
        <w:rPr>
          <w:rFonts w:eastAsia="헤드라인A"/>
        </w:rPr>
        <w:t xml:space="preserve">exact </w:t>
      </w:r>
      <w:r w:rsidR="00623AD9">
        <w:rPr>
          <w:rFonts w:eastAsia="헤드라인A"/>
        </w:rPr>
        <w:t>order</w:t>
      </w:r>
      <w:r w:rsidR="00FD1801">
        <w:rPr>
          <w:rFonts w:eastAsia="헤드라인A"/>
        </w:rPr>
        <w:t xml:space="preserve"> </w:t>
      </w:r>
      <w:r>
        <w:rPr>
          <w:rFonts w:eastAsia="헤드라인A"/>
        </w:rPr>
        <w:t xml:space="preserve">as </w:t>
      </w:r>
      <w:r w:rsidR="00FD1801">
        <w:rPr>
          <w:rFonts w:eastAsia="헤드라인A"/>
        </w:rPr>
        <w:t>shown below</w:t>
      </w:r>
      <w:r w:rsidR="00EE2BC2" w:rsidRPr="00B5500E">
        <w:rPr>
          <w:rFonts w:eastAsia="헤드라인A"/>
        </w:rPr>
        <w:t>:</w:t>
      </w:r>
    </w:p>
    <w:p w14:paraId="35765FAC" w14:textId="0F9CEDF5" w:rsidR="00EE2BC2" w:rsidRPr="00B5500E" w:rsidRDefault="00EE2BC2" w:rsidP="00154653">
      <w:pPr>
        <w:pStyle w:val="IndentBulletList"/>
      </w:pPr>
      <w:r w:rsidRPr="00B5500E">
        <w:t xml:space="preserve">Installation Name: Identify </w:t>
      </w:r>
      <w:r w:rsidR="00D04FA6">
        <w:t>EESO</w:t>
      </w:r>
      <w:r w:rsidR="001E6628">
        <w:t>H</w:t>
      </w:r>
      <w:r w:rsidRPr="00B5500E">
        <w:t>-MIS Installation Name per Table 1.</w:t>
      </w:r>
      <w:r w:rsidR="00BC05D5">
        <w:t xml:space="preserve"> The Installation name must be included in </w:t>
      </w:r>
      <w:r w:rsidR="00DA4954">
        <w:t>every</w:t>
      </w:r>
      <w:r w:rsidR="00BC05D5">
        <w:t xml:space="preserve"> line of every Sub-CLIN.</w:t>
      </w:r>
    </w:p>
    <w:p w14:paraId="194125A6" w14:textId="372F7942" w:rsidR="00EE2BC2" w:rsidRPr="00AC4CBB" w:rsidRDefault="00EE2BC2" w:rsidP="00154653">
      <w:pPr>
        <w:pStyle w:val="IndentBulletList"/>
      </w:pPr>
      <w:r w:rsidRPr="00AC4CBB">
        <w:t xml:space="preserve">Site Number: Identify EESOH-MIS Site </w:t>
      </w:r>
      <w:r w:rsidR="000C58F4">
        <w:t>ID</w:t>
      </w:r>
      <w:r w:rsidR="000C58F4" w:rsidRPr="00AC4CBB">
        <w:t xml:space="preserve"> </w:t>
      </w:r>
      <w:r w:rsidRPr="00AC4CBB">
        <w:t>per Table 1 and Site Alias, if applicable.</w:t>
      </w:r>
      <w:r w:rsidR="00BC05D5">
        <w:t xml:space="preserve"> The EESOH-MIS Site </w:t>
      </w:r>
      <w:r w:rsidR="003C4246">
        <w:t>ID</w:t>
      </w:r>
      <w:r w:rsidR="00BC05D5">
        <w:t xml:space="preserve"> must be included on every line of the IMS where applicable.</w:t>
      </w:r>
    </w:p>
    <w:p w14:paraId="734E14D0" w14:textId="5FE008ED" w:rsidR="00EE2BC2" w:rsidRPr="00AC4CBB" w:rsidRDefault="00EE2BC2" w:rsidP="00154653">
      <w:pPr>
        <w:pStyle w:val="IndentBulletList"/>
      </w:pPr>
      <w:r w:rsidRPr="00AC4CBB">
        <w:t>CLIN/Sub-CLIN: Identify CLIN and/or Sub-CLIN per Section B of the contract.</w:t>
      </w:r>
      <w:r w:rsidR="00BC05D5">
        <w:t xml:space="preserve"> The </w:t>
      </w:r>
      <w:r w:rsidR="000F34F7">
        <w:t xml:space="preserve">CLIN or </w:t>
      </w:r>
      <w:r w:rsidR="00BC05D5">
        <w:t>Sub-CLIN must be included on every line of the IMS</w:t>
      </w:r>
      <w:r w:rsidR="000F34F7">
        <w:t>, as appropriate</w:t>
      </w:r>
      <w:r w:rsidR="00BC05D5">
        <w:t>.</w:t>
      </w:r>
    </w:p>
    <w:p w14:paraId="158162A8" w14:textId="3E6A0B00" w:rsidR="00EE2BC2" w:rsidRDefault="00EE2BC2" w:rsidP="00154653">
      <w:pPr>
        <w:pStyle w:val="BodyText"/>
        <w:ind w:left="1440"/>
        <w:rPr>
          <w:rFonts w:eastAsia="헤드라인A"/>
        </w:rPr>
      </w:pPr>
      <w:r w:rsidRPr="00B5500E">
        <w:rPr>
          <w:rFonts w:eastAsia="헤드라인A"/>
        </w:rPr>
        <w:t>Note</w:t>
      </w:r>
      <w:r w:rsidR="00645114">
        <w:rPr>
          <w:rFonts w:eastAsia="헤드라인A"/>
        </w:rPr>
        <w:t>:</w:t>
      </w:r>
      <w:r w:rsidRPr="00B5500E">
        <w:rPr>
          <w:rFonts w:eastAsia="헤드라인A"/>
        </w:rPr>
        <w:t xml:space="preserve"> Sub-CLINs for compliance activities (routine regulatory requirements to comply with binding agreements) are denoted as ####CX</w:t>
      </w:r>
      <w:r w:rsidR="005E6F40">
        <w:rPr>
          <w:rFonts w:eastAsia="헤드라인A"/>
        </w:rPr>
        <w:t>,</w:t>
      </w:r>
      <w:r w:rsidRPr="00B5500E">
        <w:rPr>
          <w:rFonts w:eastAsia="헤드라인A"/>
        </w:rPr>
        <w:t xml:space="preserve"> and Sub-CLINs for performance activities (remedial advancement or progress towards the </w:t>
      </w:r>
      <w:r w:rsidR="000E0AF9">
        <w:rPr>
          <w:rFonts w:eastAsia="헤드라인A"/>
        </w:rPr>
        <w:t>PO</w:t>
      </w:r>
      <w:r w:rsidRPr="00B5500E">
        <w:rPr>
          <w:rFonts w:eastAsia="헤드라인A"/>
        </w:rPr>
        <w:t>) are denoted as ####AX.</w:t>
      </w:r>
      <w:r w:rsidR="00313562">
        <w:rPr>
          <w:rFonts w:eastAsia="헤드라인A"/>
        </w:rPr>
        <w:t xml:space="preserve"> </w:t>
      </w:r>
      <w:r w:rsidR="00313562">
        <w:t xml:space="preserve">For example, for POs of RA-O with Optimization, the </w:t>
      </w:r>
      <w:r w:rsidR="00313562" w:rsidRPr="002B45AF">
        <w:rPr>
          <w:rFonts w:eastAsia="헤드라인A"/>
        </w:rPr>
        <w:t xml:space="preserve">Performance </w:t>
      </w:r>
      <w:r w:rsidR="00313562">
        <w:rPr>
          <w:rFonts w:eastAsia="헤드라인A"/>
        </w:rPr>
        <w:t>G</w:t>
      </w:r>
      <w:r w:rsidR="00313562" w:rsidRPr="002B45AF">
        <w:rPr>
          <w:rFonts w:eastAsia="헤드라인A"/>
        </w:rPr>
        <w:t xml:space="preserve">oal </w:t>
      </w:r>
      <w:r w:rsidR="00313562">
        <w:rPr>
          <w:rFonts w:eastAsia="헤드라인A"/>
        </w:rPr>
        <w:t xml:space="preserve">“A” </w:t>
      </w:r>
      <w:r w:rsidR="00313562" w:rsidRPr="002B45AF">
        <w:rPr>
          <w:rFonts w:eastAsia="헤드라인A"/>
        </w:rPr>
        <w:t xml:space="preserve">Sub-CLINs are specifically for reporting progress in achieving the performance goal identified in the performance model (separate reports for each year). This requires a separate report identifying the most recent result for the performance indicator(s), usually a COC concentration, and how that compares with the projected value of the performance indicator in the performance model. </w:t>
      </w:r>
      <w:r w:rsidR="00313562">
        <w:rPr>
          <w:rFonts w:eastAsia="헤드라인A"/>
        </w:rPr>
        <w:t>The “</w:t>
      </w:r>
      <w:r w:rsidR="00313562" w:rsidRPr="002B45AF">
        <w:rPr>
          <w:rFonts w:eastAsia="헤드라인A"/>
        </w:rPr>
        <w:t>C</w:t>
      </w:r>
      <w:r w:rsidR="00313562">
        <w:rPr>
          <w:rFonts w:eastAsia="헤드라인A"/>
        </w:rPr>
        <w:t>”</w:t>
      </w:r>
      <w:r w:rsidR="00313562" w:rsidRPr="002B45AF">
        <w:rPr>
          <w:rFonts w:eastAsia="헤드라인A"/>
        </w:rPr>
        <w:t xml:space="preserve"> Sub-CLINs are specifically for operating the remedy and reporting all required results, such as COC concentrations, geochemical, groundwater elevations, etc.</w:t>
      </w:r>
    </w:p>
    <w:p w14:paraId="56CF3072" w14:textId="7811B039" w:rsidR="00B85F4D" w:rsidRDefault="00EE2BC2" w:rsidP="00154653">
      <w:pPr>
        <w:pStyle w:val="IndentBulletList"/>
      </w:pPr>
      <w:r w:rsidRPr="00AC4CBB">
        <w:t xml:space="preserve">Task Description: Include </w:t>
      </w:r>
      <w:r w:rsidR="005E6F40">
        <w:t xml:space="preserve">a </w:t>
      </w:r>
      <w:r w:rsidRPr="00AC4CBB">
        <w:t xml:space="preserve">detailed description of all activities (e.g., meetings, permitting, site access, work plans, mobilization, field work, documents, reviews, coordination with stakeholders, etc.) associated with achievement of the </w:t>
      </w:r>
      <w:r w:rsidR="003C36F4">
        <w:t>PO</w:t>
      </w:r>
      <w:r w:rsidR="00E9214B">
        <w:t>,</w:t>
      </w:r>
      <w:r w:rsidRPr="00AC4CBB">
        <w:t xml:space="preserve"> and a clear indication of regulatory </w:t>
      </w:r>
      <w:r w:rsidRPr="002E31E5">
        <w:t>CERCLA/RCRA/State Program</w:t>
      </w:r>
      <w:r w:rsidR="002659B8">
        <w:t xml:space="preserve"> </w:t>
      </w:r>
      <w:r w:rsidRPr="00AC4CBB">
        <w:t xml:space="preserve">phase completions (e.g., RIP Achieved, RC Achieved, etc.) and </w:t>
      </w:r>
      <w:r w:rsidR="009F752F">
        <w:t xml:space="preserve">PO </w:t>
      </w:r>
      <w:r w:rsidRPr="00AC4CBB">
        <w:t>achievement.</w:t>
      </w:r>
      <w:r w:rsidR="00BC05D5">
        <w:t xml:space="preserve"> </w:t>
      </w:r>
    </w:p>
    <w:p w14:paraId="1FB27A82" w14:textId="6AD54828" w:rsidR="00EE2BC2" w:rsidRPr="00AC4CBB" w:rsidRDefault="00BC05D5" w:rsidP="00397ABF">
      <w:pPr>
        <w:pStyle w:val="IndentBulletList"/>
        <w:numPr>
          <w:ilvl w:val="1"/>
          <w:numId w:val="9"/>
        </w:numPr>
        <w:ind w:left="1800"/>
      </w:pPr>
      <w:r>
        <w:lastRenderedPageBreak/>
        <w:t xml:space="preserve">Activities should not be grouped together; every activity must have a separate entry. </w:t>
      </w:r>
      <w:r w:rsidR="00222C3A">
        <w:t>For example, t</w:t>
      </w:r>
      <w:r>
        <w:t xml:space="preserve">he IMS must show separate activities for sample collection, sample analysis, data validation, </w:t>
      </w:r>
      <w:r w:rsidR="003D12A7" w:rsidRPr="007657A2">
        <w:t>Environmental Resources Program Information Management System</w:t>
      </w:r>
      <w:r w:rsidR="003D12A7">
        <w:t xml:space="preserve"> (</w:t>
      </w:r>
      <w:r>
        <w:t>ERPIMS</w:t>
      </w:r>
      <w:r w:rsidR="003D12A7">
        <w:t>)</w:t>
      </w:r>
      <w:r>
        <w:t xml:space="preserve"> upload, injections (mobilization, substrate injection, demobilization), and well installation (mobilization, drilling/well completion, demobilization).</w:t>
      </w:r>
    </w:p>
    <w:p w14:paraId="1D129EE7" w14:textId="71D11CA1" w:rsidR="00EE2BC2" w:rsidRPr="00AC4CBB" w:rsidRDefault="00EE2BC2" w:rsidP="00154653">
      <w:pPr>
        <w:pStyle w:val="IndentBulletList"/>
      </w:pPr>
      <w:r w:rsidRPr="00AC4CBB">
        <w:t>Start and Finish Dates: Document Start date and Finish date for each required activity and document</w:t>
      </w:r>
      <w:r w:rsidR="00580E57">
        <w:t>,</w:t>
      </w:r>
      <w:r w:rsidRPr="00AC4CBB">
        <w:t xml:space="preserve"> including appropriate durations and Government and Regulatory review periods</w:t>
      </w:r>
      <w:r w:rsidR="005E6F40">
        <w:t>,</w:t>
      </w:r>
      <w:r w:rsidR="00580E57">
        <w:t xml:space="preserve"> in accordance with Section 6.2 of the PWS</w:t>
      </w:r>
      <w:r w:rsidRPr="00AC4CBB">
        <w:t>.</w:t>
      </w:r>
    </w:p>
    <w:p w14:paraId="6E66B6F1" w14:textId="6D405D20" w:rsidR="00EE2BC2" w:rsidRPr="00154653" w:rsidRDefault="00EE2BC2">
      <w:pPr>
        <w:pStyle w:val="ListParagraph"/>
        <w:numPr>
          <w:ilvl w:val="0"/>
          <w:numId w:val="29"/>
        </w:numPr>
        <w:spacing w:after="120"/>
        <w:contextualSpacing w:val="0"/>
        <w:rPr>
          <w:rFonts w:eastAsia="헤드라인A"/>
        </w:rPr>
      </w:pPr>
      <w:r w:rsidRPr="00154653">
        <w:rPr>
          <w:rFonts w:eastAsia="헤드라인A"/>
        </w:rPr>
        <w:t>Include an obligation date, notice to proceed date, or projected award date as the first activity for each Sub-CLIN.</w:t>
      </w:r>
      <w:r w:rsidR="004C3575">
        <w:rPr>
          <w:rFonts w:eastAsia="헤드라인A"/>
        </w:rPr>
        <w:t xml:space="preserve"> Ensure that the </w:t>
      </w:r>
      <w:r w:rsidR="00C53432">
        <w:rPr>
          <w:rFonts w:eastAsia="헤드라인A"/>
        </w:rPr>
        <w:t>obligation/notice to proceed date</w:t>
      </w:r>
      <w:r w:rsidR="00C53432" w:rsidDel="00C53432">
        <w:rPr>
          <w:rFonts w:eastAsia="헤드라인A"/>
        </w:rPr>
        <w:t xml:space="preserve"> </w:t>
      </w:r>
      <w:r w:rsidR="004C3575">
        <w:rPr>
          <w:rFonts w:eastAsia="헤드라인A"/>
        </w:rPr>
        <w:t>i</w:t>
      </w:r>
      <w:r w:rsidR="00C53432">
        <w:rPr>
          <w:rFonts w:eastAsia="헤드라인A"/>
        </w:rPr>
        <w:t xml:space="preserve">s in the same </w:t>
      </w:r>
      <w:r w:rsidR="005E6F40">
        <w:rPr>
          <w:rFonts w:eastAsia="헤드라인A"/>
        </w:rPr>
        <w:t>fiscal year (</w:t>
      </w:r>
      <w:r w:rsidR="00C53432">
        <w:rPr>
          <w:rFonts w:eastAsia="헤드라인A"/>
        </w:rPr>
        <w:t>FY</w:t>
      </w:r>
      <w:r w:rsidR="005E6F40">
        <w:rPr>
          <w:rFonts w:eastAsia="헤드라인A"/>
        </w:rPr>
        <w:t>)</w:t>
      </w:r>
      <w:r w:rsidR="00C53432">
        <w:rPr>
          <w:rFonts w:eastAsia="헤드라인A"/>
        </w:rPr>
        <w:t xml:space="preserve"> as</w:t>
      </w:r>
      <w:r w:rsidR="004C3575">
        <w:rPr>
          <w:rFonts w:eastAsia="헤드라인A"/>
        </w:rPr>
        <w:t xml:space="preserve"> the first </w:t>
      </w:r>
      <w:r w:rsidR="00C53432">
        <w:rPr>
          <w:rFonts w:eastAsia="헤드라인A"/>
        </w:rPr>
        <w:t>line item of work.</w:t>
      </w:r>
    </w:p>
    <w:p w14:paraId="75853023" w14:textId="28C5E076" w:rsidR="00EE2BC2" w:rsidRDefault="00EE2BC2">
      <w:pPr>
        <w:pStyle w:val="ListParagraph"/>
        <w:numPr>
          <w:ilvl w:val="0"/>
          <w:numId w:val="29"/>
        </w:numPr>
        <w:spacing w:after="120"/>
        <w:contextualSpacing w:val="0"/>
        <w:rPr>
          <w:rFonts w:eastAsia="헤드라인A"/>
        </w:rPr>
      </w:pPr>
      <w:r w:rsidRPr="00154653">
        <w:rPr>
          <w:rFonts w:eastAsia="헤드라인A"/>
        </w:rPr>
        <w:t xml:space="preserve">Include a clearly identified final field work </w:t>
      </w:r>
      <w:r w:rsidR="00370104" w:rsidRPr="00154653">
        <w:rPr>
          <w:rFonts w:eastAsia="헤드라인A"/>
        </w:rPr>
        <w:t>(e.g</w:t>
      </w:r>
      <w:r w:rsidRPr="00154653">
        <w:rPr>
          <w:rFonts w:eastAsia="헤드라인A"/>
        </w:rPr>
        <w:t>., FINAL FIELD ACTIVITY) Start date and Finish Date for each site (i.e., indicate when the final set of field activities</w:t>
      </w:r>
      <w:r w:rsidR="005E6F40">
        <w:rPr>
          <w:rFonts w:eastAsia="헤드라인A"/>
        </w:rPr>
        <w:t>,</w:t>
      </w:r>
      <w:r w:rsidRPr="00154653">
        <w:rPr>
          <w:rFonts w:eastAsia="헤드라인A"/>
        </w:rPr>
        <w:t xml:space="preserve"> such as injections, groundwater sampling, or others</w:t>
      </w:r>
      <w:r w:rsidR="005E6F40">
        <w:rPr>
          <w:rFonts w:eastAsia="헤드라인A"/>
        </w:rPr>
        <w:t>,</w:t>
      </w:r>
      <w:r w:rsidRPr="00154653">
        <w:rPr>
          <w:rFonts w:eastAsia="헤드라인A"/>
        </w:rPr>
        <w:t xml:space="preserve"> will be complete).</w:t>
      </w:r>
    </w:p>
    <w:p w14:paraId="1194A0D5" w14:textId="3A08AC1E" w:rsidR="00EE2BC2" w:rsidRPr="00AC4CBB" w:rsidRDefault="00EE2BC2" w:rsidP="00154653">
      <w:pPr>
        <w:pStyle w:val="IndentBulletList"/>
      </w:pPr>
      <w:r w:rsidRPr="00AC4CBB">
        <w:t>Milestone Payment Amount: Include negotiated amount consistent with the approved MPS</w:t>
      </w:r>
      <w:r w:rsidR="005E6F40">
        <w:t>,</w:t>
      </w:r>
      <w:r w:rsidRPr="00AC4CBB">
        <w:t xml:space="preserve"> ensuring the sum of all milestone payments equals the value of the CLIN/Sub-CLIN per Section B of the contract.</w:t>
      </w:r>
      <w:r w:rsidR="004C3575">
        <w:t xml:space="preserve"> Include both summary and non-summary payments.</w:t>
      </w:r>
    </w:p>
    <w:p w14:paraId="0DEAD76F" w14:textId="3969AB46" w:rsidR="00EE2BC2" w:rsidRPr="00AC4CBB" w:rsidRDefault="00EE2BC2" w:rsidP="00154653">
      <w:pPr>
        <w:pStyle w:val="IndentBulletList"/>
      </w:pPr>
      <w:r w:rsidRPr="00AC4CBB">
        <w:t>Percent Complete: Record completion status of all activities and documents as approved by the COR.</w:t>
      </w:r>
    </w:p>
    <w:p w14:paraId="08A8C1F7" w14:textId="13DCABC8" w:rsidR="00EE2BC2" w:rsidRPr="00AC4CBB" w:rsidRDefault="00EE2BC2" w:rsidP="00154653">
      <w:pPr>
        <w:pStyle w:val="IndentBulletList"/>
      </w:pPr>
      <w:r w:rsidRPr="00AC4CBB">
        <w:t>Predecessor and Successor: Define relationships and constraints associated with activities and documents.</w:t>
      </w:r>
    </w:p>
    <w:p w14:paraId="4D25D062" w14:textId="6798C07B" w:rsidR="00EE2BC2" w:rsidRPr="00AC4CBB" w:rsidRDefault="001E6E45" w:rsidP="00154653">
      <w:pPr>
        <w:pStyle w:val="BodyText"/>
      </w:pPr>
      <w:r w:rsidRPr="00C35671">
        <w:t xml:space="preserve">The Contractor shall prepare and maintain the IMS in accordance with the </w:t>
      </w:r>
      <w:r w:rsidR="0023073B" w:rsidRPr="00C35671">
        <w:t xml:space="preserve">ORC </w:t>
      </w:r>
      <w:r w:rsidR="00E0638B" w:rsidRPr="00C35671">
        <w:t xml:space="preserve">PMP Guidance </w:t>
      </w:r>
      <w:r w:rsidRPr="00C35671">
        <w:t xml:space="preserve">and </w:t>
      </w:r>
      <w:r w:rsidR="007272AB" w:rsidRPr="00C35671">
        <w:t>USACE</w:t>
      </w:r>
      <w:r w:rsidRPr="00C35671">
        <w:t xml:space="preserve"> ER 1-1-11 (Project Schedules).</w:t>
      </w:r>
      <w:r>
        <w:t xml:space="preserve"> </w:t>
      </w:r>
      <w:r w:rsidR="00C75F84">
        <w:t xml:space="preserve"> </w:t>
      </w:r>
      <w:r w:rsidR="00EE2BC2" w:rsidRPr="00AC4CBB">
        <w:t>The Contractor shall main</w:t>
      </w:r>
      <w:r w:rsidR="00704F32">
        <w:t xml:space="preserve">tain and submit an IMS monthly </w:t>
      </w:r>
      <w:r w:rsidR="00EE2BC2" w:rsidRPr="00AC4CBB">
        <w:t xml:space="preserve">in electronic format in accordance with the requirements above and include updates to progress and approved changes (e.g., Government or regulatory review periods, technical approaches, milestone payment updates, or contract requirements).  The IMS shall be submitted electronically to the Contractor’s ORC document repository and in accordance with instructions from the COR. </w:t>
      </w:r>
      <w:r w:rsidR="00154653">
        <w:t xml:space="preserve"> </w:t>
      </w:r>
    </w:p>
    <w:p w14:paraId="3335A097" w14:textId="74704A31" w:rsidR="00860DDD" w:rsidRPr="00154653" w:rsidRDefault="002E07DA" w:rsidP="00D92181">
      <w:pPr>
        <w:pStyle w:val="Heading2"/>
        <w:rPr>
          <w:rFonts w:hint="eastAsia"/>
        </w:rPr>
      </w:pPr>
      <w:bookmarkStart w:id="64" w:name="_Toc231910822"/>
      <w:r>
        <w:t xml:space="preserve">4.3 </w:t>
      </w:r>
      <w:r w:rsidR="009F3A2B">
        <w:tab/>
      </w:r>
      <w:r w:rsidR="00860DDD" w:rsidRPr="00154653">
        <w:t>Milestone Payment Schedule</w:t>
      </w:r>
      <w:bookmarkEnd w:id="64"/>
    </w:p>
    <w:p w14:paraId="2C1FC9C6" w14:textId="3F040EB1" w:rsidR="00834C71" w:rsidRDefault="00834C71" w:rsidP="009F3A2B">
      <w:pPr>
        <w:pStyle w:val="BodyText"/>
        <w:ind w:right="165"/>
      </w:pPr>
      <w:bookmarkStart w:id="65" w:name="_Hlk111727595"/>
      <w:r>
        <w:t xml:space="preserve">The Contractor shall prepare and submit an IMS, from which they will extract the information required to generate an </w:t>
      </w:r>
      <w:r w:rsidRPr="00C35671">
        <w:t xml:space="preserve">MPS and submit </w:t>
      </w:r>
      <w:proofErr w:type="gramStart"/>
      <w:r w:rsidR="002A684A" w:rsidRPr="00C35671">
        <w:t>them</w:t>
      </w:r>
      <w:proofErr w:type="gramEnd"/>
      <w:r w:rsidR="002A684A" w:rsidRPr="00C35671">
        <w:t xml:space="preserve"> </w:t>
      </w:r>
      <w:r w:rsidRPr="00C35671">
        <w:t xml:space="preserve">as two separate files. </w:t>
      </w:r>
      <w:r w:rsidR="00070832" w:rsidRPr="00C35671">
        <w:t>NOTE: The MPS is not part of the proposal.</w:t>
      </w:r>
      <w:r w:rsidR="00070832">
        <w:t xml:space="preserve"> </w:t>
      </w:r>
      <w:bookmarkEnd w:id="65"/>
      <w:proofErr w:type="gramStart"/>
      <w:r>
        <w:t>Award of the contract</w:t>
      </w:r>
      <w:proofErr w:type="gramEnd"/>
      <w:r>
        <w:t xml:space="preserve"> does not equate to final acceptance of the </w:t>
      </w:r>
      <w:r w:rsidR="00070832">
        <w:t>IMS</w:t>
      </w:r>
      <w:r>
        <w:t xml:space="preserve">. The </w:t>
      </w:r>
      <w:r w:rsidR="00070832">
        <w:t>IMS and MPS</w:t>
      </w:r>
      <w:r>
        <w:t xml:space="preserve">, including payment milestones and percentages, will be discussed and agreed </w:t>
      </w:r>
      <w:r w:rsidR="005D2819">
        <w:t xml:space="preserve">upon </w:t>
      </w:r>
      <w:r>
        <w:t>among the Government (AF and Contracting Agent</w:t>
      </w:r>
      <w:r w:rsidRPr="00674330">
        <w:t>)</w:t>
      </w:r>
      <w:r>
        <w:t xml:space="preserve"> and Contractor during the review of the initial PMP</w:t>
      </w:r>
      <w:r w:rsidR="00070832">
        <w:t>/IMS/MPS</w:t>
      </w:r>
      <w:r>
        <w:t xml:space="preserve"> and approved by the COR.</w:t>
      </w:r>
    </w:p>
    <w:p w14:paraId="37086EE4" w14:textId="3047C7C3" w:rsidR="005015B5" w:rsidRPr="00AC4CBB" w:rsidRDefault="005015B5" w:rsidP="009F3A2B">
      <w:pPr>
        <w:pStyle w:val="BodyText"/>
      </w:pPr>
      <w:r w:rsidRPr="00AC4CBB">
        <w:t xml:space="preserve">The following </w:t>
      </w:r>
      <w:r w:rsidRPr="00C35671">
        <w:t>are minimum AF requirements for the MPS:</w:t>
      </w:r>
    </w:p>
    <w:p w14:paraId="5992E264" w14:textId="3B146CFF" w:rsidR="005015B5" w:rsidRDefault="005015B5" w:rsidP="009F3A2B">
      <w:pPr>
        <w:pStyle w:val="BulletList"/>
        <w:rPr>
          <w:rFonts w:eastAsia="헤드라인A"/>
        </w:rPr>
      </w:pPr>
      <w:r w:rsidRPr="00B5500E">
        <w:rPr>
          <w:rFonts w:eastAsia="헤드라인A"/>
        </w:rPr>
        <w:lastRenderedPageBreak/>
        <w:t xml:space="preserve">Present appropriate milestone payments considered integral and necessary to the achievement of the </w:t>
      </w:r>
      <w:proofErr w:type="spellStart"/>
      <w:r w:rsidR="00592253">
        <w:rPr>
          <w:rFonts w:eastAsia="헤드라인A"/>
        </w:rPr>
        <w:t>POs</w:t>
      </w:r>
      <w:r w:rsidRPr="00B5500E">
        <w:rPr>
          <w:rFonts w:eastAsia="헤드라인A"/>
        </w:rPr>
        <w:t>.</w:t>
      </w:r>
      <w:proofErr w:type="spellEnd"/>
    </w:p>
    <w:p w14:paraId="027F3FB0" w14:textId="50FB4F39" w:rsidR="00F262A3" w:rsidRPr="00B5500E" w:rsidRDefault="00F262A3" w:rsidP="009F3A2B">
      <w:pPr>
        <w:pStyle w:val="BulletList"/>
        <w:rPr>
          <w:rFonts w:eastAsia="헤드라인A"/>
        </w:rPr>
      </w:pPr>
      <w:bookmarkStart w:id="66" w:name="_Hlk31805246"/>
      <w:r>
        <w:rPr>
          <w:rFonts w:eastAsia="헤드라인A"/>
        </w:rPr>
        <w:t xml:space="preserve">Tie interim and final milestone payments to performance models </w:t>
      </w:r>
      <w:r w:rsidR="00B30498">
        <w:rPr>
          <w:rFonts w:eastAsia="헤드라인A"/>
        </w:rPr>
        <w:t>as described in Section 8.1.3.1</w:t>
      </w:r>
      <w:r w:rsidR="00F12846">
        <w:rPr>
          <w:rFonts w:eastAsia="헤드라인A"/>
        </w:rPr>
        <w:t xml:space="preserve"> </w:t>
      </w:r>
      <w:r>
        <w:rPr>
          <w:rFonts w:eastAsia="헤드라인A"/>
        </w:rPr>
        <w:t>(</w:t>
      </w:r>
      <w:r w:rsidR="00B30498">
        <w:rPr>
          <w:rFonts w:eastAsia="헤드라인A"/>
        </w:rPr>
        <w:t xml:space="preserve">also </w:t>
      </w:r>
      <w:r>
        <w:rPr>
          <w:rFonts w:eastAsia="헤드라인A"/>
        </w:rPr>
        <w:t xml:space="preserve">see </w:t>
      </w:r>
      <w:r w:rsidRPr="00B21678">
        <w:rPr>
          <w:rFonts w:eastAsia="헤드라인A"/>
        </w:rPr>
        <w:t>Section</w:t>
      </w:r>
      <w:r w:rsidR="00B21678" w:rsidRPr="00B21678">
        <w:rPr>
          <w:rFonts w:eastAsia="헤드라인A"/>
        </w:rPr>
        <w:t>s 1.2.</w:t>
      </w:r>
      <w:r w:rsidR="007418D2">
        <w:rPr>
          <w:rFonts w:eastAsia="헤드라인A"/>
        </w:rPr>
        <w:t>4</w:t>
      </w:r>
      <w:r w:rsidR="00B21678" w:rsidRPr="00B21678">
        <w:rPr>
          <w:rFonts w:eastAsia="헤드라인A"/>
        </w:rPr>
        <w:t xml:space="preserve"> through</w:t>
      </w:r>
      <w:r w:rsidRPr="00B21678">
        <w:rPr>
          <w:rFonts w:eastAsia="헤드라인A"/>
        </w:rPr>
        <w:t xml:space="preserve"> </w:t>
      </w:r>
      <w:bookmarkEnd w:id="66"/>
      <w:r w:rsidR="00566497">
        <w:rPr>
          <w:rFonts w:eastAsia="헤드라인A"/>
        </w:rPr>
        <w:t>1.2.</w:t>
      </w:r>
      <w:r w:rsidR="007418D2">
        <w:rPr>
          <w:rFonts w:eastAsia="헤드라인A"/>
        </w:rPr>
        <w:t>5</w:t>
      </w:r>
      <w:r>
        <w:rPr>
          <w:rFonts w:eastAsia="헤드라인A"/>
        </w:rPr>
        <w:t>)</w:t>
      </w:r>
      <w:r w:rsidR="00B21678">
        <w:rPr>
          <w:rFonts w:eastAsia="헤드라인A"/>
        </w:rPr>
        <w:t>.</w:t>
      </w:r>
    </w:p>
    <w:p w14:paraId="7303EDB1" w14:textId="3ABE848C" w:rsidR="005015B5" w:rsidRPr="00B5500E" w:rsidRDefault="005015B5" w:rsidP="009F3A2B">
      <w:pPr>
        <w:pStyle w:val="BulletList"/>
        <w:rPr>
          <w:rFonts w:eastAsia="헤드라인A"/>
        </w:rPr>
      </w:pPr>
      <w:r w:rsidRPr="00B5500E">
        <w:rPr>
          <w:rFonts w:eastAsia="헤드라인A"/>
        </w:rPr>
        <w:t xml:space="preserve">Include a reasonable number of milestone payments per CLIN/Sub-CLIN based on the scope and anticipated duration to achieve CLIN/Sub-CLIN objective and/or </w:t>
      </w:r>
      <w:r w:rsidR="00CE6E75">
        <w:rPr>
          <w:rFonts w:eastAsia="헤드라인A"/>
        </w:rPr>
        <w:t>PO</w:t>
      </w:r>
      <w:r w:rsidRPr="00B5500E">
        <w:rPr>
          <w:rFonts w:eastAsia="헤드라인A"/>
        </w:rPr>
        <w:t>.</w:t>
      </w:r>
    </w:p>
    <w:p w14:paraId="78C2978F" w14:textId="591F2B44" w:rsidR="005015B5" w:rsidRPr="00B5500E" w:rsidRDefault="00D20849" w:rsidP="009F3A2B">
      <w:pPr>
        <w:pStyle w:val="BulletList"/>
        <w:rPr>
          <w:rFonts w:eastAsia="헤드라인A"/>
        </w:rPr>
      </w:pPr>
      <w:r>
        <w:rPr>
          <w:rFonts w:eastAsia="헤드라인A"/>
        </w:rPr>
        <w:t>A</w:t>
      </w:r>
      <w:r w:rsidR="005015B5" w:rsidRPr="00B5500E">
        <w:rPr>
          <w:rFonts w:eastAsia="헤드라인A"/>
        </w:rPr>
        <w:t xml:space="preserve">lign with the CLINs/Sub-CLINs in Section B </w:t>
      </w:r>
      <w:r w:rsidR="00D1229D">
        <w:rPr>
          <w:rFonts w:eastAsia="헤드라인A"/>
        </w:rPr>
        <w:t xml:space="preserve">of the award </w:t>
      </w:r>
      <w:r w:rsidR="007B6042">
        <w:rPr>
          <w:rFonts w:eastAsia="헤드라인A"/>
        </w:rPr>
        <w:t xml:space="preserve">document </w:t>
      </w:r>
      <w:r w:rsidR="005015B5" w:rsidRPr="00B5500E">
        <w:rPr>
          <w:rFonts w:eastAsia="헤드라인A"/>
        </w:rPr>
        <w:t>and includes the following columns:</w:t>
      </w:r>
    </w:p>
    <w:p w14:paraId="5C3D3751" w14:textId="3106733D" w:rsidR="005015B5" w:rsidRPr="00AC4CBB" w:rsidRDefault="005015B5" w:rsidP="009F3A2B">
      <w:pPr>
        <w:pStyle w:val="IndentBulletList"/>
      </w:pPr>
      <w:r w:rsidRPr="00AC4CBB">
        <w:t>Installation Name: Identify EESOH-MIS Installation Name per Table 1.</w:t>
      </w:r>
    </w:p>
    <w:p w14:paraId="33800DB2" w14:textId="097411F8" w:rsidR="005015B5" w:rsidRPr="00AC4CBB" w:rsidRDefault="001A2885" w:rsidP="009F3A2B">
      <w:pPr>
        <w:pStyle w:val="IndentBulletList"/>
      </w:pPr>
      <w:r w:rsidRPr="00AC4CBB">
        <w:t xml:space="preserve">EESOH-MIS </w:t>
      </w:r>
      <w:r w:rsidR="005015B5" w:rsidRPr="00AC4CBB">
        <w:t xml:space="preserve">Site </w:t>
      </w:r>
      <w:r w:rsidR="003C4246">
        <w:t>ID</w:t>
      </w:r>
      <w:r w:rsidR="005015B5" w:rsidRPr="00AC4CBB">
        <w:t xml:space="preserve">: Identify EESOH-MIS Site </w:t>
      </w:r>
      <w:r w:rsidR="007B6042">
        <w:t>ID</w:t>
      </w:r>
      <w:r w:rsidR="007B6042" w:rsidRPr="00AC4CBB">
        <w:t xml:space="preserve"> </w:t>
      </w:r>
      <w:r w:rsidR="005015B5" w:rsidRPr="00AC4CBB">
        <w:t>per Table 1 and Site Alias, if applicable.</w:t>
      </w:r>
    </w:p>
    <w:p w14:paraId="529A3563" w14:textId="7D7883CF" w:rsidR="005015B5" w:rsidRPr="008969EA" w:rsidRDefault="005015B5" w:rsidP="009F3A2B">
      <w:pPr>
        <w:pStyle w:val="IndentBulletList"/>
      </w:pPr>
      <w:r w:rsidRPr="008969EA">
        <w:t>CLIN/Sub-CLIN: Identify CLIN and/or Sub-CLIN per Section B of the contract.</w:t>
      </w:r>
    </w:p>
    <w:p w14:paraId="00FEFB00" w14:textId="68FE81FF" w:rsidR="005015B5" w:rsidRPr="00B5500E" w:rsidRDefault="005015B5" w:rsidP="009F3A2B">
      <w:pPr>
        <w:pStyle w:val="BodyText"/>
        <w:ind w:left="1440"/>
        <w:rPr>
          <w:rFonts w:eastAsia="헤드라인A"/>
        </w:rPr>
      </w:pPr>
      <w:r w:rsidRPr="00B5500E">
        <w:rPr>
          <w:rFonts w:eastAsia="헤드라인A"/>
        </w:rPr>
        <w:t>Note</w:t>
      </w:r>
      <w:r w:rsidR="006A2A3B">
        <w:rPr>
          <w:rFonts w:eastAsia="헤드라인A"/>
        </w:rPr>
        <w:t>:</w:t>
      </w:r>
      <w:r w:rsidRPr="00B5500E">
        <w:rPr>
          <w:rFonts w:eastAsia="헤드라인A"/>
        </w:rPr>
        <w:t xml:space="preserve"> Sub-CLINs for compliance activities (routine regulatory requirements to comply with binding agreements) are denoted as ####CX</w:t>
      </w:r>
      <w:r w:rsidR="008969EA">
        <w:rPr>
          <w:rFonts w:eastAsia="헤드라인A"/>
        </w:rPr>
        <w:t>,</w:t>
      </w:r>
      <w:r w:rsidRPr="00B5500E">
        <w:rPr>
          <w:rFonts w:eastAsia="헤드라인A"/>
        </w:rPr>
        <w:t xml:space="preserve"> and Sub-CLINs for performance activities (remedial advancement or progress towards the</w:t>
      </w:r>
      <w:r w:rsidR="002435B2">
        <w:rPr>
          <w:rFonts w:eastAsia="헤드라인A"/>
        </w:rPr>
        <w:t xml:space="preserve"> </w:t>
      </w:r>
      <w:r w:rsidR="002435B2" w:rsidRPr="00E72A81">
        <w:rPr>
          <w:rFonts w:eastAsia="헤드라인A"/>
        </w:rPr>
        <w:t>PO</w:t>
      </w:r>
      <w:r w:rsidRPr="00B5500E">
        <w:rPr>
          <w:rFonts w:eastAsia="헤드라인A"/>
        </w:rPr>
        <w:t>) are denoted as ####AX.</w:t>
      </w:r>
      <w:r w:rsidR="002B45AF" w:rsidRPr="002B45AF">
        <w:t xml:space="preserve"> </w:t>
      </w:r>
      <w:r w:rsidR="007742B2">
        <w:t xml:space="preserve">For example, for POs of RA-O with Optimization, the </w:t>
      </w:r>
      <w:r w:rsidR="002B45AF" w:rsidRPr="002B45AF">
        <w:rPr>
          <w:rFonts w:eastAsia="헤드라인A"/>
        </w:rPr>
        <w:t xml:space="preserve">Performance </w:t>
      </w:r>
      <w:r w:rsidR="007742B2">
        <w:rPr>
          <w:rFonts w:eastAsia="헤드라인A"/>
        </w:rPr>
        <w:t>G</w:t>
      </w:r>
      <w:r w:rsidR="002B45AF" w:rsidRPr="002B45AF">
        <w:rPr>
          <w:rFonts w:eastAsia="헤드라인A"/>
        </w:rPr>
        <w:t xml:space="preserve">oal </w:t>
      </w:r>
      <w:r w:rsidR="00C93C27">
        <w:rPr>
          <w:rFonts w:eastAsia="헤드라인A"/>
        </w:rPr>
        <w:t>“</w:t>
      </w:r>
      <w:r w:rsidR="007742B2">
        <w:rPr>
          <w:rFonts w:eastAsia="헤드라인A"/>
        </w:rPr>
        <w:t>A</w:t>
      </w:r>
      <w:r w:rsidR="00C93C27">
        <w:rPr>
          <w:rFonts w:eastAsia="헤드라인A"/>
        </w:rPr>
        <w:t xml:space="preserve">” </w:t>
      </w:r>
      <w:r w:rsidR="002B45AF" w:rsidRPr="002B45AF">
        <w:rPr>
          <w:rFonts w:eastAsia="헤드라인A"/>
        </w:rPr>
        <w:t xml:space="preserve">Sub-CLINs are specifically for reporting progress in achieving the performance goal identified in the performance model (separate reports for each year). This requires a separate report identifying the most recent result for the performance indicator(s), usually a COC concentration, and how that compares with the projected value of the performance indicator in the performance model. </w:t>
      </w:r>
      <w:r w:rsidR="00C93C27">
        <w:rPr>
          <w:rFonts w:eastAsia="헤드라인A"/>
        </w:rPr>
        <w:t>The “</w:t>
      </w:r>
      <w:r w:rsidR="002B45AF" w:rsidRPr="002B45AF">
        <w:rPr>
          <w:rFonts w:eastAsia="헤드라인A"/>
        </w:rPr>
        <w:t>C</w:t>
      </w:r>
      <w:r w:rsidR="00C93C27">
        <w:rPr>
          <w:rFonts w:eastAsia="헤드라인A"/>
        </w:rPr>
        <w:t>”</w:t>
      </w:r>
      <w:r w:rsidR="002B45AF" w:rsidRPr="002B45AF">
        <w:rPr>
          <w:rFonts w:eastAsia="헤드라인A"/>
        </w:rPr>
        <w:t xml:space="preserve"> Sub-CLINs are specifically for operating the remedy and reporting all required results, such as COC concentrations, geochemical, groundwater elevations, etc.</w:t>
      </w:r>
      <w:r w:rsidR="002B45AF" w:rsidRPr="002B45AF">
        <w:rPr>
          <w:rFonts w:eastAsia="헤드라인A"/>
        </w:rPr>
        <w:tab/>
      </w:r>
      <w:r w:rsidR="002B45AF" w:rsidRPr="002B45AF">
        <w:rPr>
          <w:rFonts w:eastAsia="헤드라인A"/>
        </w:rPr>
        <w:tab/>
      </w:r>
      <w:r w:rsidR="002B45AF" w:rsidRPr="002B45AF">
        <w:rPr>
          <w:rFonts w:eastAsia="헤드라인A"/>
        </w:rPr>
        <w:tab/>
      </w:r>
    </w:p>
    <w:p w14:paraId="50EFCEEB" w14:textId="02CD2452" w:rsidR="005015B5" w:rsidRPr="00AC4CBB" w:rsidRDefault="005015B5" w:rsidP="009F3A2B">
      <w:pPr>
        <w:pStyle w:val="IndentBulletList"/>
      </w:pPr>
      <w:r w:rsidRPr="00AC4CBB">
        <w:t xml:space="preserve">Milestone Payment Identification Number: Include </w:t>
      </w:r>
      <w:r w:rsidR="00397ABF">
        <w:t xml:space="preserve">a </w:t>
      </w:r>
      <w:r w:rsidRPr="00AC4CBB">
        <w:t>unique number assigned to each milestone payment for tracking purposes.</w:t>
      </w:r>
    </w:p>
    <w:p w14:paraId="1AE1F5C0" w14:textId="4A9E08B9" w:rsidR="005015B5" w:rsidRPr="00AC4CBB" w:rsidRDefault="005015B5" w:rsidP="009F3A2B">
      <w:pPr>
        <w:pStyle w:val="IndentBulletList"/>
      </w:pPr>
      <w:r w:rsidRPr="00AC4CBB">
        <w:t xml:space="preserve">Milestone Payment Description: Include </w:t>
      </w:r>
      <w:r w:rsidR="00397ABF">
        <w:t xml:space="preserve">a detailed description of a </w:t>
      </w:r>
      <w:r w:rsidRPr="00AC4CBB">
        <w:t xml:space="preserve">definable and measurable step considered integral and necessary to the achievement of the CLIN/Sub-CLIN objective and/or </w:t>
      </w:r>
      <w:r w:rsidR="00303878">
        <w:t>PO</w:t>
      </w:r>
      <w:r w:rsidRPr="00AC4CBB">
        <w:t>.</w:t>
      </w:r>
      <w:r w:rsidR="00D1229D">
        <w:t xml:space="preserve"> </w:t>
      </w:r>
    </w:p>
    <w:p w14:paraId="5B43FF46" w14:textId="75BE6A64" w:rsidR="005015B5" w:rsidRPr="00AC4CBB" w:rsidRDefault="005015B5" w:rsidP="009F3A2B">
      <w:pPr>
        <w:pStyle w:val="IndentBulletList"/>
      </w:pPr>
      <w:r w:rsidRPr="00AC4CBB">
        <w:t>Milestone Payment Amount: Include negotiated amount</w:t>
      </w:r>
      <w:r w:rsidR="00397ABF">
        <w:t>,</w:t>
      </w:r>
      <w:r w:rsidRPr="00AC4CBB">
        <w:t xml:space="preserve"> ensuring the sum of all milestone payments equals the value of the CLIN/Sub-CLIN per Section B of the contract.</w:t>
      </w:r>
    </w:p>
    <w:p w14:paraId="5AA50043" w14:textId="3B6E02E7" w:rsidR="005015B5" w:rsidRDefault="005015B5" w:rsidP="009F3A2B">
      <w:pPr>
        <w:pStyle w:val="IndentBulletList"/>
      </w:pPr>
      <w:r w:rsidRPr="00AC4CBB">
        <w:t xml:space="preserve">Milestone Payment Percentage: Include percentage of the milestone payment in relation to the total CLIN/Sub-CLIN value.  The final payment milestone(s) within a CLIN/Sub-CLIN demonstrating achievement of the CLIN/Sub-CLIN objective must be a minimum of 20% of the total CLIN/Sub-CLIN value.  This may include both the AF </w:t>
      </w:r>
      <w:r w:rsidRPr="00F81FF6">
        <w:t xml:space="preserve">and </w:t>
      </w:r>
      <w:r w:rsidR="007272AB" w:rsidRPr="00F81FF6">
        <w:t>USACE</w:t>
      </w:r>
      <w:r w:rsidR="00397ABF">
        <w:t>-</w:t>
      </w:r>
      <w:r w:rsidR="001A2885">
        <w:t>a</w:t>
      </w:r>
      <w:r w:rsidR="00D514FC" w:rsidRPr="00AC4CBB">
        <w:t xml:space="preserve">pproved </w:t>
      </w:r>
      <w:r w:rsidRPr="00AC4CBB">
        <w:t xml:space="preserve">and </w:t>
      </w:r>
      <w:r w:rsidR="00397ABF" w:rsidRPr="00AC4CBB">
        <w:t>the regulator-approved</w:t>
      </w:r>
      <w:r w:rsidRPr="00AC4CBB">
        <w:t xml:space="preserve"> versions.</w:t>
      </w:r>
      <w:r w:rsidR="00C3677A" w:rsidRPr="00C3677A">
        <w:t xml:space="preserve"> </w:t>
      </w:r>
      <w:r w:rsidR="00C3677A" w:rsidRPr="004D26B1">
        <w:t xml:space="preserve">Milestones </w:t>
      </w:r>
      <w:r w:rsidR="004B166D">
        <w:t>should not be front</w:t>
      </w:r>
      <w:r w:rsidR="00D827CC">
        <w:t>-</w:t>
      </w:r>
      <w:r w:rsidR="004B166D">
        <w:t xml:space="preserve">loaded but instead be </w:t>
      </w:r>
      <w:r w:rsidR="00C3677A" w:rsidRPr="004D26B1">
        <w:t>commensurate with the work completed</w:t>
      </w:r>
      <w:r w:rsidR="00C3677A">
        <w:t>.</w:t>
      </w:r>
    </w:p>
    <w:p w14:paraId="0707F065" w14:textId="35DB13C4" w:rsidR="005015B5" w:rsidRPr="00AC4CBB" w:rsidRDefault="005015B5" w:rsidP="009F3A2B">
      <w:pPr>
        <w:pStyle w:val="IndentBulletList"/>
      </w:pPr>
      <w:r w:rsidRPr="00AC4CBB">
        <w:lastRenderedPageBreak/>
        <w:t>Completion Date: Document completion date for each milestone payment consistent with the Finish date presented in the IMS.</w:t>
      </w:r>
    </w:p>
    <w:p w14:paraId="569E154D" w14:textId="5FF3F974" w:rsidR="005015B5" w:rsidRPr="00AC4CBB" w:rsidRDefault="005015B5" w:rsidP="009F3A2B">
      <w:pPr>
        <w:pStyle w:val="IndentBulletList"/>
      </w:pPr>
      <w:r w:rsidRPr="00AC4CBB">
        <w:t>Percent Complete: Identify completion status (0% or 100%) of all milestone payments as approved by the COR.</w:t>
      </w:r>
    </w:p>
    <w:p w14:paraId="7719B18C" w14:textId="2F094515" w:rsidR="005015B5" w:rsidRPr="00AC4CBB" w:rsidRDefault="005015B5" w:rsidP="009F3A2B">
      <w:pPr>
        <w:pStyle w:val="IndentBulletList"/>
      </w:pPr>
      <w:r w:rsidRPr="00AC4CBB">
        <w:t>Invoice Number: Clearly indicate the invoice number associated with the milestone payment as approved by the</w:t>
      </w:r>
      <w:r w:rsidR="00D039E1">
        <w:t xml:space="preserve"> </w:t>
      </w:r>
      <w:r w:rsidR="00F12846">
        <w:t>COR</w:t>
      </w:r>
      <w:r w:rsidR="00F12846" w:rsidRPr="00AC4CBB">
        <w:t xml:space="preserve"> </w:t>
      </w:r>
      <w:r w:rsidRPr="00AC4CBB">
        <w:t>for the purposes of tracking payment.  This information can be completed as invoices are prepared.</w:t>
      </w:r>
    </w:p>
    <w:p w14:paraId="2FBD3B66" w14:textId="4B68690C" w:rsidR="005015B5" w:rsidRPr="00B5500E" w:rsidRDefault="005015B5" w:rsidP="009F3A2B">
      <w:pPr>
        <w:pStyle w:val="BulletList"/>
        <w:rPr>
          <w:rFonts w:eastAsia="헤드라인A"/>
        </w:rPr>
      </w:pPr>
      <w:r w:rsidRPr="00B5500E">
        <w:rPr>
          <w:rFonts w:eastAsia="헤드라인A"/>
        </w:rPr>
        <w:t>Exclude unacceptable milestone payments representing a “progress” payment or a monthly payment for level of effort expended</w:t>
      </w:r>
      <w:r w:rsidR="00397ABF">
        <w:rPr>
          <w:rFonts w:eastAsia="헤드라인A"/>
        </w:rPr>
        <w:t>,</w:t>
      </w:r>
      <w:r w:rsidRPr="00B5500E">
        <w:rPr>
          <w:rFonts w:eastAsia="헤드라인A"/>
        </w:rPr>
        <w:t xml:space="preserve"> including</w:t>
      </w:r>
      <w:r w:rsidR="00E72A81">
        <w:rPr>
          <w:rFonts w:eastAsia="헤드라인A"/>
        </w:rPr>
        <w:t>:</w:t>
      </w:r>
    </w:p>
    <w:p w14:paraId="099C9558" w14:textId="5E55F934" w:rsidR="005015B5" w:rsidRPr="00AC4CBB" w:rsidRDefault="00137677" w:rsidP="009F3A2B">
      <w:pPr>
        <w:pStyle w:val="IndentBulletList"/>
      </w:pPr>
      <w:r>
        <w:t xml:space="preserve">Preparation and/or </w:t>
      </w:r>
      <w:r w:rsidR="00892F6E">
        <w:t>s</w:t>
      </w:r>
      <w:r w:rsidR="005015B5" w:rsidRPr="00AC4CBB">
        <w:t>ubmittal of documents</w:t>
      </w:r>
    </w:p>
    <w:p w14:paraId="571A09EA" w14:textId="263EFDFE" w:rsidR="005015B5" w:rsidRPr="00AC4CBB" w:rsidRDefault="005015B5" w:rsidP="009F3A2B">
      <w:pPr>
        <w:pStyle w:val="IndentBulletList"/>
      </w:pPr>
      <w:r w:rsidRPr="00AC4CBB">
        <w:t xml:space="preserve">Site mobilization/demobilization (unless exempted by </w:t>
      </w:r>
      <w:r w:rsidR="008040FD">
        <w:t>CO/</w:t>
      </w:r>
      <w:r w:rsidRPr="00AC4CBB">
        <w:t>KO)</w:t>
      </w:r>
    </w:p>
    <w:p w14:paraId="1CFB31A6" w14:textId="3A4449D8" w:rsidR="005015B5" w:rsidRDefault="005015B5" w:rsidP="009F3A2B">
      <w:pPr>
        <w:pStyle w:val="IndentBulletList"/>
      </w:pPr>
      <w:r w:rsidRPr="00AC4CBB">
        <w:t>Accomplishment of field activities</w:t>
      </w:r>
      <w:r w:rsidR="00340AD5">
        <w:t>,</w:t>
      </w:r>
      <w:r w:rsidR="005529C4">
        <w:t xml:space="preserve"> </w:t>
      </w:r>
      <w:r w:rsidR="00784B79">
        <w:t>including the following:</w:t>
      </w:r>
    </w:p>
    <w:p w14:paraId="1B67AADB" w14:textId="7F0451CD" w:rsidR="00784B79" w:rsidRDefault="00784B79" w:rsidP="009F3A2B">
      <w:pPr>
        <w:pStyle w:val="IndentBulletList"/>
        <w:numPr>
          <w:ilvl w:val="1"/>
          <w:numId w:val="9"/>
        </w:numPr>
        <w:ind w:left="1800"/>
      </w:pPr>
      <w:r>
        <w:t>Substrate/chemical injection</w:t>
      </w:r>
    </w:p>
    <w:p w14:paraId="63C31CD5" w14:textId="3E9A5E4B" w:rsidR="007A1128" w:rsidRDefault="007A1128" w:rsidP="009F3A2B">
      <w:pPr>
        <w:pStyle w:val="IndentBulletList"/>
        <w:numPr>
          <w:ilvl w:val="1"/>
          <w:numId w:val="9"/>
        </w:numPr>
        <w:ind w:left="1800"/>
      </w:pPr>
      <w:r>
        <w:t xml:space="preserve">Injection </w:t>
      </w:r>
      <w:r w:rsidR="00D514FC">
        <w:t>letter work plans</w:t>
      </w:r>
    </w:p>
    <w:p w14:paraId="4398774D" w14:textId="3BF9F42D" w:rsidR="007A1128" w:rsidRDefault="007A1128" w:rsidP="009F3A2B">
      <w:pPr>
        <w:pStyle w:val="IndentBulletList"/>
        <w:numPr>
          <w:ilvl w:val="1"/>
          <w:numId w:val="9"/>
        </w:numPr>
        <w:ind w:left="1800"/>
      </w:pPr>
      <w:r>
        <w:t xml:space="preserve">Injection </w:t>
      </w:r>
      <w:r w:rsidR="00D514FC">
        <w:t>summary memoranda</w:t>
      </w:r>
    </w:p>
    <w:p w14:paraId="45B07198" w14:textId="3C8E0AD5" w:rsidR="00784B79" w:rsidRDefault="00784B79" w:rsidP="009F3A2B">
      <w:pPr>
        <w:pStyle w:val="IndentBulletList"/>
        <w:numPr>
          <w:ilvl w:val="1"/>
          <w:numId w:val="9"/>
        </w:numPr>
      </w:pPr>
      <w:r>
        <w:t xml:space="preserve">Field </w:t>
      </w:r>
      <w:r w:rsidR="00D514FC">
        <w:t>documentation tech memos</w:t>
      </w:r>
    </w:p>
    <w:p w14:paraId="1AB46B4F" w14:textId="3E45ED63" w:rsidR="00784B79" w:rsidRDefault="00784B79" w:rsidP="009F3A2B">
      <w:pPr>
        <w:pStyle w:val="IndentBulletList"/>
        <w:numPr>
          <w:ilvl w:val="1"/>
          <w:numId w:val="9"/>
        </w:numPr>
      </w:pPr>
      <w:r>
        <w:t xml:space="preserve">Semi-annual </w:t>
      </w:r>
      <w:r w:rsidR="00D514FC">
        <w:t>cap inspection tech memos</w:t>
      </w:r>
    </w:p>
    <w:p w14:paraId="4B3F7AFA" w14:textId="6114C8D9" w:rsidR="00784B79" w:rsidRDefault="00784B79" w:rsidP="009F3A2B">
      <w:pPr>
        <w:pStyle w:val="IndentBulletList"/>
        <w:numPr>
          <w:ilvl w:val="1"/>
          <w:numId w:val="9"/>
        </w:numPr>
      </w:pPr>
      <w:r>
        <w:t>Quarterly and</w:t>
      </w:r>
      <w:r w:rsidR="007A1128">
        <w:t xml:space="preserve"> </w:t>
      </w:r>
      <w:r w:rsidR="00D514FC">
        <w:t xml:space="preserve">monthly </w:t>
      </w:r>
      <w:r w:rsidR="00340AD5">
        <w:t>Land Use Controls (</w:t>
      </w:r>
      <w:r w:rsidR="007A1128">
        <w:t>LUC</w:t>
      </w:r>
      <w:r w:rsidR="00340AD5">
        <w:t>)</w:t>
      </w:r>
      <w:r w:rsidR="007A1128">
        <w:t xml:space="preserve">/LTM </w:t>
      </w:r>
      <w:r w:rsidR="00D514FC">
        <w:t>inspection reports</w:t>
      </w:r>
    </w:p>
    <w:p w14:paraId="5B5768F0" w14:textId="2B16ED85" w:rsidR="007A1128" w:rsidRDefault="007A1128" w:rsidP="009F3A2B">
      <w:pPr>
        <w:pStyle w:val="IndentBulletList"/>
        <w:numPr>
          <w:ilvl w:val="1"/>
          <w:numId w:val="9"/>
        </w:numPr>
      </w:pPr>
      <w:r>
        <w:t xml:space="preserve">Quarterly </w:t>
      </w:r>
      <w:r w:rsidR="00D514FC">
        <w:t>discharge reports</w:t>
      </w:r>
    </w:p>
    <w:p w14:paraId="7DEBC520" w14:textId="4D22AF7A" w:rsidR="007A1128" w:rsidRDefault="007A1128" w:rsidP="009F3A2B">
      <w:pPr>
        <w:pStyle w:val="IndentBulletList"/>
        <w:numPr>
          <w:ilvl w:val="1"/>
          <w:numId w:val="9"/>
        </w:numPr>
      </w:pPr>
      <w:r>
        <w:t xml:space="preserve">Construction </w:t>
      </w:r>
      <w:r w:rsidR="00D514FC">
        <w:t>bond</w:t>
      </w:r>
    </w:p>
    <w:p w14:paraId="551D5DED" w14:textId="61E28BA7" w:rsidR="007A1128" w:rsidRDefault="007A1128" w:rsidP="009F3A2B">
      <w:pPr>
        <w:pStyle w:val="IndentBulletList"/>
        <w:numPr>
          <w:ilvl w:val="1"/>
          <w:numId w:val="9"/>
        </w:numPr>
      </w:pPr>
      <w:r>
        <w:t xml:space="preserve">Draft </w:t>
      </w:r>
      <w:r w:rsidR="00D514FC">
        <w:t>reports</w:t>
      </w:r>
    </w:p>
    <w:p w14:paraId="62A0541F" w14:textId="3FD6D4F8" w:rsidR="007A1128" w:rsidRDefault="007A1128" w:rsidP="009F3A2B">
      <w:pPr>
        <w:pStyle w:val="IndentBulletList"/>
        <w:numPr>
          <w:ilvl w:val="1"/>
          <w:numId w:val="9"/>
        </w:numPr>
      </w:pPr>
      <w:r>
        <w:t xml:space="preserve">Well </w:t>
      </w:r>
      <w:r w:rsidR="00D514FC">
        <w:t>construction logs</w:t>
      </w:r>
    </w:p>
    <w:p w14:paraId="170391FD" w14:textId="134883A3" w:rsidR="007A1128" w:rsidRPr="00AC4CBB" w:rsidRDefault="007A1128" w:rsidP="009F3A2B">
      <w:pPr>
        <w:pStyle w:val="IndentBulletList"/>
        <w:numPr>
          <w:ilvl w:val="1"/>
          <w:numId w:val="9"/>
        </w:numPr>
      </w:pPr>
      <w:r>
        <w:t xml:space="preserve">Payments of </w:t>
      </w:r>
      <w:r w:rsidR="00340AD5">
        <w:t xml:space="preserve">less than </w:t>
      </w:r>
      <w:r>
        <w:t>2% of Sub-CLIN cost</w:t>
      </w:r>
    </w:p>
    <w:p w14:paraId="6BAC6666" w14:textId="1807E2C9" w:rsidR="005015B5" w:rsidRPr="00AC4CBB" w:rsidRDefault="005015B5" w:rsidP="009F3A2B">
      <w:pPr>
        <w:pStyle w:val="IndentBulletList"/>
      </w:pPr>
      <w:r w:rsidRPr="00AC4CBB">
        <w:t>Submittal of a monthly status</w:t>
      </w:r>
    </w:p>
    <w:p w14:paraId="4FE140A1" w14:textId="7CB2860D" w:rsidR="005015B5" w:rsidRPr="00AC4CBB" w:rsidRDefault="005015B5" w:rsidP="009F3A2B">
      <w:pPr>
        <w:pStyle w:val="IndentBulletList"/>
      </w:pPr>
      <w:r w:rsidRPr="00AC4CBB">
        <w:t>Management and overhead costs (e.g., program/project management, monthly reporting, etc.)</w:t>
      </w:r>
    </w:p>
    <w:p w14:paraId="385DBE96" w14:textId="055AD46A" w:rsidR="005015B5" w:rsidRDefault="005015B5" w:rsidP="009F3A2B">
      <w:pPr>
        <w:pStyle w:val="IndentBulletList"/>
      </w:pPr>
      <w:r w:rsidRPr="00AC4CBB">
        <w:t>Allocation of PMP, Base</w:t>
      </w:r>
      <w:r w:rsidR="00577CC9">
        <w:t>-</w:t>
      </w:r>
      <w:r w:rsidRPr="00AC4CBB">
        <w:t xml:space="preserve">wide </w:t>
      </w:r>
      <w:r w:rsidR="00C21949">
        <w:t>Quality Program Plan (</w:t>
      </w:r>
      <w:r w:rsidRPr="00AC4CBB">
        <w:t>QPP</w:t>
      </w:r>
      <w:r w:rsidR="00C21949">
        <w:t>)</w:t>
      </w:r>
      <w:r w:rsidRPr="00AC4CBB">
        <w:t xml:space="preserve">, or other </w:t>
      </w:r>
      <w:r w:rsidR="00AE67AA" w:rsidRPr="00AC4CBB">
        <w:t>Base</w:t>
      </w:r>
      <w:r w:rsidR="00577CC9">
        <w:t>-</w:t>
      </w:r>
      <w:r w:rsidR="00AE67AA" w:rsidRPr="00AC4CBB">
        <w:t>wide</w:t>
      </w:r>
      <w:r w:rsidRPr="00AC4CBB">
        <w:t xml:space="preserve"> costs to specific sites</w:t>
      </w:r>
    </w:p>
    <w:p w14:paraId="56293934" w14:textId="450CACDA" w:rsidR="00892F6E" w:rsidRPr="00AC4CBB" w:rsidRDefault="00B718B2" w:rsidP="009F3A2B">
      <w:pPr>
        <w:pStyle w:val="IndentBulletList"/>
      </w:pPr>
      <w:r>
        <w:t>M</w:t>
      </w:r>
      <w:r w:rsidR="00892F6E">
        <w:t>ultiple draft versions of a document</w:t>
      </w:r>
      <w:r>
        <w:t xml:space="preserve"> before </w:t>
      </w:r>
      <w:r w:rsidR="007272AB" w:rsidRPr="00F81FF6">
        <w:t>USACE</w:t>
      </w:r>
      <w:r w:rsidRPr="00F81FF6">
        <w:t>/</w:t>
      </w:r>
      <w:r>
        <w:t xml:space="preserve">AF/Regulatory approval </w:t>
      </w:r>
    </w:p>
    <w:p w14:paraId="40473CE8" w14:textId="60DAFE1A" w:rsidR="00036010" w:rsidRDefault="00036010" w:rsidP="009F3A2B">
      <w:pPr>
        <w:pStyle w:val="BodyText"/>
      </w:pPr>
      <w:r>
        <w:t xml:space="preserve">Refer to the ORC PMP Guidance, </w:t>
      </w:r>
      <w:r w:rsidR="00E77527">
        <w:t>Section</w:t>
      </w:r>
      <w:r>
        <w:t xml:space="preserve"> 4.</w:t>
      </w:r>
      <w:r w:rsidR="00E95FAF">
        <w:t>2</w:t>
      </w:r>
      <w:r>
        <w:t xml:space="preserve">, for </w:t>
      </w:r>
      <w:r w:rsidR="00892F6E">
        <w:t xml:space="preserve">more detailed </w:t>
      </w:r>
      <w:r>
        <w:t>information on common errors</w:t>
      </w:r>
      <w:r w:rsidR="004F724C">
        <w:t xml:space="preserve"> in </w:t>
      </w:r>
      <w:r w:rsidR="00340AD5">
        <w:t xml:space="preserve">the </w:t>
      </w:r>
      <w:r w:rsidR="004F724C">
        <w:t>preparation of the MPS.</w:t>
      </w:r>
    </w:p>
    <w:p w14:paraId="7F654C8A" w14:textId="3C10EDB3" w:rsidR="005015B5" w:rsidRPr="00AC4CBB" w:rsidRDefault="005015B5" w:rsidP="009F3A2B">
      <w:pPr>
        <w:pStyle w:val="BodyText"/>
      </w:pPr>
      <w:r w:rsidRPr="00AC4CBB">
        <w:t>The Contractor shall maintain and submit an MPS monthly, in electronic format in accordance with the requirements above and include updates to progress (e.g., Percent Complete, Invoice Number</w:t>
      </w:r>
      <w:r w:rsidR="00340AD5">
        <w:t>;</w:t>
      </w:r>
      <w:r w:rsidR="001F03CD" w:rsidRPr="001F03CD">
        <w:t xml:space="preserve"> see Section 4.</w:t>
      </w:r>
      <w:r w:rsidR="00E33A94">
        <w:t>4</w:t>
      </w:r>
      <w:r w:rsidR="001F03CD" w:rsidRPr="001F03CD">
        <w:t xml:space="preserve"> Cost and Status Reporting)</w:t>
      </w:r>
      <w:r w:rsidRPr="00AC4CBB">
        <w:t xml:space="preserve">.  The </w:t>
      </w:r>
      <w:r w:rsidR="00F2321D">
        <w:t>MP</w:t>
      </w:r>
      <w:r w:rsidR="001F03CD" w:rsidRPr="001F03CD">
        <w:t xml:space="preserve">S </w:t>
      </w:r>
      <w:r w:rsidRPr="00AC4CBB">
        <w:t xml:space="preserve">shall be submitted electronically to the Contractor’s ORC document repository and in accordance with instructions from the COR. </w:t>
      </w:r>
      <w:r w:rsidR="00E72A81">
        <w:t xml:space="preserve"> </w:t>
      </w:r>
      <w:r w:rsidRPr="00AC4CBB">
        <w:lastRenderedPageBreak/>
        <w:t xml:space="preserve">The Contractor shall prepare and maintain the MPS in accordance with the CLIN, IMS, </w:t>
      </w:r>
      <w:r w:rsidR="00E84DDA">
        <w:t xml:space="preserve">and </w:t>
      </w:r>
      <w:r w:rsidRPr="00AC4CBB">
        <w:t>MPS Guidance.</w:t>
      </w:r>
    </w:p>
    <w:p w14:paraId="7BE81EBA" w14:textId="69A6AF68" w:rsidR="005015B5" w:rsidRPr="00AC4CBB" w:rsidRDefault="005015B5" w:rsidP="009F3A2B">
      <w:pPr>
        <w:pStyle w:val="BodyText"/>
      </w:pPr>
      <w:r w:rsidRPr="00AC4CBB">
        <w:t xml:space="preserve">Milestone payments within a CLIN/Sub-CLIN may be revised in response to changes in the approach for achievement of the CLIN/Sub-CLIN objective without a contract modification so long as the changes do not </w:t>
      </w:r>
      <w:proofErr w:type="gramStart"/>
      <w:r w:rsidRPr="00AC4CBB">
        <w:t>impact</w:t>
      </w:r>
      <w:proofErr w:type="gramEnd"/>
      <w:r w:rsidRPr="00AC4CBB">
        <w:t xml:space="preserve"> the total value or objective of the CLIN/Sub-CLIN.  All changes to the MPS, </w:t>
      </w:r>
      <w:proofErr w:type="gramStart"/>
      <w:r w:rsidRPr="00AC4CBB">
        <w:t>with the exception of</w:t>
      </w:r>
      <w:proofErr w:type="gramEnd"/>
      <w:r w:rsidRPr="00AC4CBB">
        <w:t xml:space="preserve"> tracking invoicing of completed milestone payments, must be approved by the</w:t>
      </w:r>
      <w:r w:rsidR="007971BA">
        <w:t xml:space="preserve"> </w:t>
      </w:r>
      <w:r w:rsidRPr="00AC4CBB">
        <w:t xml:space="preserve">COR.  </w:t>
      </w:r>
    </w:p>
    <w:p w14:paraId="12F35525" w14:textId="6CAF99AB" w:rsidR="005015B5" w:rsidRDefault="005015B5" w:rsidP="009F3A2B">
      <w:pPr>
        <w:pStyle w:val="BodyText"/>
      </w:pPr>
      <w:r w:rsidRPr="00AC4CBB">
        <w:t xml:space="preserve">Completion of milestones shall demonstrate </w:t>
      </w:r>
      <w:r w:rsidR="00340AD5">
        <w:t xml:space="preserve">that </w:t>
      </w:r>
      <w:r w:rsidRPr="00AC4CBB">
        <w:t xml:space="preserve">payment is appropriate and warranted.  COR approval of the documentation supporting the completion of the milestone is required for payment. </w:t>
      </w:r>
      <w:r w:rsidR="00580E57">
        <w:t xml:space="preserve">In general, milestones are considered complete upon </w:t>
      </w:r>
      <w:r w:rsidR="00AC7D24">
        <w:t>approval b</w:t>
      </w:r>
      <w:r w:rsidR="00C3677A">
        <w:t>y</w:t>
      </w:r>
      <w:r w:rsidR="00AC7D24">
        <w:t xml:space="preserve"> AF</w:t>
      </w:r>
      <w:r w:rsidR="00AC7D24" w:rsidRPr="00F81FF6">
        <w:t>/</w:t>
      </w:r>
      <w:r w:rsidR="007272AB" w:rsidRPr="00F81FF6">
        <w:t>USACE</w:t>
      </w:r>
      <w:r w:rsidR="00AC7D24">
        <w:t xml:space="preserve"> (and regulators</w:t>
      </w:r>
      <w:r w:rsidR="00340AD5">
        <w:t>,</w:t>
      </w:r>
      <w:r w:rsidR="00AC7D24">
        <w:t xml:space="preserve"> where required).</w:t>
      </w:r>
      <w:r w:rsidRPr="00AC4CBB">
        <w:t xml:space="preserve"> </w:t>
      </w:r>
      <w:r w:rsidR="00543B95">
        <w:t xml:space="preserve"> </w:t>
      </w:r>
      <w:r w:rsidRPr="00AC4CBB">
        <w:t xml:space="preserve">Where regulatory </w:t>
      </w:r>
      <w:r w:rsidR="00580E57">
        <w:t xml:space="preserve">approval or </w:t>
      </w:r>
      <w:r w:rsidRPr="00AC4CBB">
        <w:t xml:space="preserve">acceptance is required for this documentation, AF </w:t>
      </w:r>
      <w:r w:rsidRPr="00F81FF6">
        <w:t xml:space="preserve">and </w:t>
      </w:r>
      <w:r w:rsidR="007272AB" w:rsidRPr="00F81FF6">
        <w:t>USACE</w:t>
      </w:r>
      <w:r w:rsidRPr="00AC4CBB">
        <w:t xml:space="preserve"> </w:t>
      </w:r>
      <w:r w:rsidR="00580E57">
        <w:t>approval</w:t>
      </w:r>
      <w:r w:rsidR="00580E57" w:rsidRPr="00AC4CBB">
        <w:t xml:space="preserve"> </w:t>
      </w:r>
      <w:r w:rsidRPr="00AC4CBB">
        <w:t xml:space="preserve">will occur following regulatory </w:t>
      </w:r>
      <w:r w:rsidR="00580E57">
        <w:t>approval</w:t>
      </w:r>
      <w:r w:rsidRPr="00AC4CBB">
        <w:t xml:space="preserve"> of the documentation.  </w:t>
      </w:r>
      <w:r w:rsidR="00580E57">
        <w:t>Approval</w:t>
      </w:r>
      <w:r w:rsidRPr="00AC4CBB">
        <w:t xml:space="preserve"> occurs upon final signature of documents requiring signature by the AF and/or regulators. The COR will take into consideration the appropriate </w:t>
      </w:r>
      <w:r w:rsidR="00E77527">
        <w:t>approval</w:t>
      </w:r>
      <w:r w:rsidRPr="00AC4CBB">
        <w:t xml:space="preserve"> of necessary documentation by regulators consistent with the applicable regulatory drivers of this PWS.</w:t>
      </w:r>
      <w:r w:rsidR="00962524" w:rsidRPr="00962524">
        <w:rPr>
          <w:rStyle w:val="Heading3Char"/>
          <w:rFonts w:cs="Arial"/>
          <w:szCs w:val="24"/>
        </w:rPr>
        <w:t xml:space="preserve"> </w:t>
      </w:r>
      <w:r w:rsidR="00962524" w:rsidRPr="00534BB2">
        <w:rPr>
          <w:rStyle w:val="cf01"/>
          <w:rFonts w:ascii="Times New Roman" w:eastAsia="Arial Unicode MS" w:hAnsi="Times New Roman" w:cs="Arial"/>
          <w:sz w:val="24"/>
          <w:szCs w:val="24"/>
        </w:rPr>
        <w:t>The Contractor may propose a revision of the milestones to reflect the PMP and provide for interim milestones. Interim milestones will only be accepted if they represent significant progress toward milestone completion, and completion of these interim steps can be measured and demonstrated. Payments will be tied to the successful completion of major milestones or an interim milestone plan approved by the Government through the COR. To that end, all proposed interim milestones should be associated with easily demonstrated metrics tied to</w:t>
      </w:r>
      <w:r w:rsidR="00962524" w:rsidRPr="00534BB2">
        <w:rPr>
          <w:rFonts w:cs="Arial"/>
        </w:rPr>
        <w:t xml:space="preserve"> </w:t>
      </w:r>
      <w:r w:rsidR="00962524" w:rsidRPr="00534BB2">
        <w:rPr>
          <w:rStyle w:val="cf01"/>
          <w:rFonts w:ascii="Times New Roman" w:eastAsia="Arial Unicode MS" w:hAnsi="Times New Roman" w:cs="Arial"/>
          <w:sz w:val="24"/>
          <w:szCs w:val="24"/>
        </w:rPr>
        <w:t xml:space="preserve">performance measurements (e.g., Government approval of a draft final report, Regulatory approval of a final document such as semi-annual and annual groundwater monitoring reports, </w:t>
      </w:r>
      <w:r w:rsidR="002C1962">
        <w:rPr>
          <w:rStyle w:val="cf01"/>
          <w:rFonts w:ascii="Times New Roman" w:eastAsia="Arial Unicode MS" w:hAnsi="Times New Roman" w:cs="Arial"/>
          <w:sz w:val="24"/>
          <w:szCs w:val="24"/>
        </w:rPr>
        <w:t>RI R</w:t>
      </w:r>
      <w:r w:rsidR="00962524" w:rsidRPr="00534BB2">
        <w:rPr>
          <w:rStyle w:val="cf01"/>
          <w:rFonts w:ascii="Times New Roman" w:eastAsia="Arial Unicode MS" w:hAnsi="Times New Roman" w:cs="Arial"/>
          <w:sz w:val="24"/>
          <w:szCs w:val="24"/>
        </w:rPr>
        <w:t>eports, or R</w:t>
      </w:r>
      <w:r w:rsidR="00D06ED2">
        <w:rPr>
          <w:rStyle w:val="cf01"/>
          <w:rFonts w:ascii="Times New Roman" w:eastAsia="Arial Unicode MS" w:hAnsi="Times New Roman" w:cs="Arial"/>
          <w:sz w:val="24"/>
          <w:szCs w:val="24"/>
        </w:rPr>
        <w:t>ODs</w:t>
      </w:r>
      <w:r w:rsidR="00962524" w:rsidRPr="00534BB2">
        <w:rPr>
          <w:rStyle w:val="cf01"/>
          <w:rFonts w:ascii="Times New Roman" w:eastAsia="Arial Unicode MS" w:hAnsi="Times New Roman" w:cs="Arial"/>
          <w:sz w:val="24"/>
          <w:szCs w:val="24"/>
        </w:rPr>
        <w:t xml:space="preserve">). All milestones must have a defined means for demonstrating completion </w:t>
      </w:r>
      <w:r w:rsidR="00340AD5">
        <w:rPr>
          <w:rStyle w:val="cf01"/>
          <w:rFonts w:ascii="Times New Roman" w:eastAsia="Arial Unicode MS" w:hAnsi="Times New Roman" w:cs="Arial"/>
          <w:sz w:val="24"/>
          <w:szCs w:val="24"/>
        </w:rPr>
        <w:t>to</w:t>
      </w:r>
      <w:r w:rsidR="00962524" w:rsidRPr="00534BB2">
        <w:rPr>
          <w:rStyle w:val="cf01"/>
          <w:rFonts w:ascii="Times New Roman" w:eastAsia="Arial Unicode MS" w:hAnsi="Times New Roman" w:cs="Arial"/>
          <w:sz w:val="24"/>
          <w:szCs w:val="24"/>
        </w:rPr>
        <w:t xml:space="preserve"> facilitate certification.</w:t>
      </w:r>
    </w:p>
    <w:p w14:paraId="15E2BD22" w14:textId="6DA57C8F" w:rsidR="00C3677A" w:rsidRPr="00AC4CBB" w:rsidRDefault="00C3677A" w:rsidP="009F3A2B">
      <w:pPr>
        <w:pStyle w:val="BodyText"/>
      </w:pPr>
      <w:r>
        <w:t xml:space="preserve">Milestones must represent tangible progress toward achieving the PO. </w:t>
      </w:r>
      <w:r w:rsidR="008C1B69">
        <w:t xml:space="preserve"> </w:t>
      </w:r>
      <w:r>
        <w:t>In general, progress payments are disallowed.</w:t>
      </w:r>
      <w:r w:rsidR="00760ACC">
        <w:t xml:space="preserve"> Progress payments include payment for interim steps needed to achieve the PO. </w:t>
      </w:r>
      <w:bookmarkStart w:id="67" w:name="_Hlk84249065"/>
      <w:r w:rsidR="00340AD5">
        <w:t>For</w:t>
      </w:r>
      <w:r w:rsidR="00760ACC">
        <w:t xml:space="preserve"> example,</w:t>
      </w:r>
      <w:r w:rsidR="00EC0867">
        <w:t xml:space="preserve"> milestones for conducting monthly landfill inspections would represent progress payments</w:t>
      </w:r>
      <w:r w:rsidR="00760ACC">
        <w:t>.</w:t>
      </w:r>
      <w:r w:rsidR="00EC0867">
        <w:t xml:space="preserve"> Acceptable milestones would be a semi-annual or annual LTM Report of the results of the landfill inspections.</w:t>
      </w:r>
      <w:bookmarkEnd w:id="67"/>
    </w:p>
    <w:p w14:paraId="1AEF8839" w14:textId="1A43EC59" w:rsidR="005015B5" w:rsidRPr="00AC4CBB" w:rsidRDefault="005015B5" w:rsidP="009F3A2B">
      <w:pPr>
        <w:pStyle w:val="BodyText"/>
      </w:pPr>
      <w:r w:rsidRPr="00AC4CBB">
        <w:t xml:space="preserve">For milestones where regulatory </w:t>
      </w:r>
      <w:r w:rsidR="00580E57">
        <w:t xml:space="preserve">approval </w:t>
      </w:r>
      <w:r w:rsidRPr="00AC4CBB">
        <w:t xml:space="preserve">is required and cannot be obtained, the AF </w:t>
      </w:r>
      <w:r w:rsidRPr="00F81FF6">
        <w:t xml:space="preserve">and </w:t>
      </w:r>
      <w:r w:rsidR="007272AB" w:rsidRPr="00F81FF6">
        <w:t>USACE</w:t>
      </w:r>
      <w:r w:rsidRPr="00AC4CBB">
        <w:t xml:space="preserve"> will evaluate the Contractor’s </w:t>
      </w:r>
      <w:r w:rsidR="00323381">
        <w:t xml:space="preserve">supporting </w:t>
      </w:r>
      <w:r w:rsidR="001F03CD" w:rsidRPr="001F03CD">
        <w:t>documents</w:t>
      </w:r>
      <w:r w:rsidRPr="00AC4CBB">
        <w:t xml:space="preserve"> to determine if they are legally and technically acceptable to warrant payment for achieving that milestone.</w:t>
      </w:r>
    </w:p>
    <w:p w14:paraId="0FCF3B5C" w14:textId="2489067D" w:rsidR="005015B5" w:rsidRDefault="001F03CD" w:rsidP="009F3A2B">
      <w:pPr>
        <w:pStyle w:val="BodyText"/>
      </w:pPr>
      <w:r w:rsidRPr="001F03CD">
        <w:t>The Contractor is limited to one invoice submitted to</w:t>
      </w:r>
      <w:r w:rsidR="008040FD">
        <w:t xml:space="preserve"> the AF</w:t>
      </w:r>
      <w:r w:rsidR="008040FD" w:rsidRPr="00F81FF6">
        <w:t>/</w:t>
      </w:r>
      <w:r w:rsidR="007272AB" w:rsidRPr="00F81FF6">
        <w:t>USACE</w:t>
      </w:r>
      <w:r w:rsidRPr="001F03CD">
        <w:t xml:space="preserve"> per month.  The invoice must itemize the milestone payments for each CLIN/Sub-CLIN associated with the invoice.  The Contractor will not receive payment until milestones are achieved in accordance with the MPS.  The AF </w:t>
      </w:r>
      <w:r w:rsidRPr="00F81FF6">
        <w:t xml:space="preserve">and </w:t>
      </w:r>
      <w:r w:rsidR="007272AB" w:rsidRPr="00F81FF6">
        <w:t>USACE</w:t>
      </w:r>
      <w:r w:rsidRPr="001F03CD">
        <w:t xml:space="preserve"> will not approve partial payments.</w:t>
      </w:r>
    </w:p>
    <w:p w14:paraId="04888FBF" w14:textId="4EF0668D" w:rsidR="00AC7D24" w:rsidRPr="00AC4CBB" w:rsidRDefault="00AC7D24" w:rsidP="009F3A2B">
      <w:pPr>
        <w:pStyle w:val="BodyText"/>
      </w:pPr>
      <w:r>
        <w:t>Note that AF</w:t>
      </w:r>
      <w:r w:rsidRPr="00F81FF6">
        <w:t>/</w:t>
      </w:r>
      <w:r w:rsidR="007272AB" w:rsidRPr="00F81FF6">
        <w:t>USACE</w:t>
      </w:r>
      <w:r>
        <w:t xml:space="preserve"> approval of the first version of a document that will be submitted for regulatory review is a valid milestone.</w:t>
      </w:r>
      <w:r w:rsidR="00EC0867">
        <w:t xml:space="preserve"> AF</w:t>
      </w:r>
      <w:r w:rsidR="00EC0867" w:rsidRPr="00F81FF6">
        <w:t>/</w:t>
      </w:r>
      <w:r w:rsidR="007272AB" w:rsidRPr="00F81FF6">
        <w:t>USACE</w:t>
      </w:r>
      <w:r w:rsidR="00EC0867">
        <w:t xml:space="preserve"> and regulatory approval of the final version of that document is also an acceptable milestone.</w:t>
      </w:r>
    </w:p>
    <w:p w14:paraId="2D74409B" w14:textId="2C61E71F" w:rsidR="00B268E4" w:rsidRDefault="002E07DA" w:rsidP="00D92181">
      <w:pPr>
        <w:pStyle w:val="Heading2"/>
        <w:rPr>
          <w:rFonts w:hint="eastAsia"/>
        </w:rPr>
      </w:pPr>
      <w:bookmarkStart w:id="68" w:name="_Toc231910823"/>
      <w:r w:rsidRPr="00E35DAA">
        <w:lastRenderedPageBreak/>
        <w:t xml:space="preserve">4.4 </w:t>
      </w:r>
      <w:r w:rsidR="009F3A2B">
        <w:tab/>
      </w:r>
      <w:r w:rsidR="00B268E4" w:rsidRPr="00E35DAA">
        <w:t>Cost and Status Reporting</w:t>
      </w:r>
      <w:bookmarkEnd w:id="68"/>
    </w:p>
    <w:p w14:paraId="66778753" w14:textId="0445F328" w:rsidR="00B268E4" w:rsidRPr="00B268E4" w:rsidRDefault="00B268E4" w:rsidP="009F3A2B">
      <w:pPr>
        <w:spacing w:after="120"/>
      </w:pPr>
      <w:r w:rsidRPr="00B268E4">
        <w:t xml:space="preserve">The Contractor shall prepare and submit a </w:t>
      </w:r>
      <w:r w:rsidRPr="00C35671">
        <w:t>monthly Contractor’s Progress, Status, and Management Report (CPSMR).</w:t>
      </w:r>
      <w:r w:rsidRPr="00B268E4">
        <w:t xml:space="preserve">  The CPSMR shall be used to review and evaluate the overall progress of the project, along with any existing or potential problem areas.  The report shall be prepared and submitted in an electronic format to the Contractor’s ORC document repository and/or in accordance with the CPSMR Template.  The CPSMR </w:t>
      </w:r>
      <w:proofErr w:type="gramStart"/>
      <w:r w:rsidRPr="00B268E4">
        <w:t>shall</w:t>
      </w:r>
      <w:proofErr w:type="gramEnd"/>
      <w:r w:rsidRPr="00B268E4">
        <w:t xml:space="preserve"> also be used to indicate whether efforts for each site are on target </w:t>
      </w:r>
      <w:r w:rsidR="00E35DAA">
        <w:t>to meet</w:t>
      </w:r>
      <w:r w:rsidRPr="00B268E4">
        <w:t xml:space="preserve"> the PO.  The Contractor shall submit an updated IMS </w:t>
      </w:r>
      <w:r w:rsidR="00E35DAA">
        <w:t>with the CPSMR each month</w:t>
      </w:r>
      <w:r w:rsidRPr="00B268E4">
        <w:t>.</w:t>
      </w:r>
    </w:p>
    <w:p w14:paraId="22F4B310" w14:textId="6EC397B2" w:rsidR="009C50D8" w:rsidRPr="00215235" w:rsidRDefault="002E07DA" w:rsidP="00D92181">
      <w:pPr>
        <w:pStyle w:val="Heading2"/>
        <w:rPr>
          <w:rFonts w:hint="eastAsia"/>
        </w:rPr>
      </w:pPr>
      <w:bookmarkStart w:id="69" w:name="_Toc231910824"/>
      <w:r>
        <w:t>4.5</w:t>
      </w:r>
      <w:r w:rsidR="009F3A2B">
        <w:tab/>
      </w:r>
      <w:r>
        <w:t xml:space="preserve"> </w:t>
      </w:r>
      <w:r w:rsidR="00072247" w:rsidRPr="00215235">
        <w:t>ORC</w:t>
      </w:r>
      <w:r w:rsidR="000C5302" w:rsidRPr="00215235">
        <w:t xml:space="preserve"> Document Repository</w:t>
      </w:r>
      <w:bookmarkEnd w:id="69"/>
    </w:p>
    <w:p w14:paraId="15ADA0E7" w14:textId="7E98976F" w:rsidR="000B4809" w:rsidRPr="00614529" w:rsidRDefault="00766D94" w:rsidP="00B2362C">
      <w:pPr>
        <w:pStyle w:val="BodyText"/>
      </w:pPr>
      <w:r>
        <w:t xml:space="preserve">The Contractor shall maintain a </w:t>
      </w:r>
      <w:r w:rsidR="000C5302" w:rsidRPr="00C35671">
        <w:t>document repository</w:t>
      </w:r>
      <w:r w:rsidR="000C5302">
        <w:t xml:space="preserve"> </w:t>
      </w:r>
      <w:r>
        <w:t xml:space="preserve">for </w:t>
      </w:r>
      <w:r w:rsidR="000C5302">
        <w:t xml:space="preserve">all </w:t>
      </w:r>
      <w:r w:rsidR="00072247">
        <w:t>ORC</w:t>
      </w:r>
      <w:r w:rsidR="000C5302">
        <w:t xml:space="preserve"> documents</w:t>
      </w:r>
      <w:r w:rsidR="00900AFC">
        <w:t>.</w:t>
      </w:r>
      <w:r w:rsidR="00207CF3">
        <w:t xml:space="preserve">  </w:t>
      </w:r>
      <w:r w:rsidR="00ED39CC">
        <w:t xml:space="preserve">The </w:t>
      </w:r>
      <w:r w:rsidR="000C5302">
        <w:t xml:space="preserve">repository </w:t>
      </w:r>
      <w:r w:rsidR="00ED39CC">
        <w:t xml:space="preserve">is intended to be a single access point for all </w:t>
      </w:r>
      <w:r w:rsidR="00072247">
        <w:t>ORC</w:t>
      </w:r>
      <w:r w:rsidR="00777936">
        <w:t xml:space="preserve"> </w:t>
      </w:r>
      <w:r w:rsidR="00ED39CC">
        <w:t xml:space="preserve">documentation.  </w:t>
      </w:r>
      <w:r w:rsidR="000C5302">
        <w:t>It</w:t>
      </w:r>
      <w:r w:rsidR="00ED39CC">
        <w:t xml:space="preserve"> shall be accessible to stakeholders during the life of the </w:t>
      </w:r>
      <w:r w:rsidR="00072247">
        <w:t>ORC</w:t>
      </w:r>
      <w:r w:rsidR="00ED39CC">
        <w:t xml:space="preserve">.  </w:t>
      </w:r>
      <w:r w:rsidR="00243EB2">
        <w:t xml:space="preserve">The Contractor shall </w:t>
      </w:r>
      <w:r w:rsidR="00E35DAA">
        <w:t>notify AFCEC, COR, and Installation RPM(s) when</w:t>
      </w:r>
      <w:r w:rsidR="00243EB2">
        <w:t xml:space="preserve"> data is included in the repository.  </w:t>
      </w:r>
      <w:r w:rsidR="00ED39CC">
        <w:t xml:space="preserve">At </w:t>
      </w:r>
      <w:r w:rsidR="00B14688">
        <w:t xml:space="preserve">contract </w:t>
      </w:r>
      <w:r w:rsidR="00ED39CC">
        <w:t xml:space="preserve">close-out, all </w:t>
      </w:r>
      <w:r w:rsidR="000C5302">
        <w:t xml:space="preserve">repository </w:t>
      </w:r>
      <w:r w:rsidR="00ED39CC">
        <w:t xml:space="preserve">documents will be transferred to </w:t>
      </w:r>
      <w:r w:rsidR="00E35DAA">
        <w:t xml:space="preserve">digital video </w:t>
      </w:r>
      <w:r w:rsidR="4BAFEA1D">
        <w:t>disc media</w:t>
      </w:r>
      <w:r w:rsidR="00ED39CC">
        <w:t xml:space="preserve"> and delivered to </w:t>
      </w:r>
      <w:r w:rsidR="002614EB">
        <w:t>AF</w:t>
      </w:r>
      <w:r w:rsidR="00CB7352">
        <w:t xml:space="preserve">CEC </w:t>
      </w:r>
      <w:r w:rsidR="00CB7352" w:rsidRPr="00F81FF6">
        <w:t xml:space="preserve">and </w:t>
      </w:r>
      <w:r w:rsidR="007272AB" w:rsidRPr="00F81FF6">
        <w:t>USACE</w:t>
      </w:r>
      <w:r w:rsidR="00186318" w:rsidRPr="00F81FF6">
        <w:t>.</w:t>
      </w:r>
    </w:p>
    <w:p w14:paraId="202CDAEB" w14:textId="39EC9021" w:rsidR="0049558C" w:rsidRDefault="00D12289" w:rsidP="00047685">
      <w:pPr>
        <w:pStyle w:val="BodyText"/>
      </w:pPr>
      <w:bookmarkStart w:id="70" w:name="_Toc277151429"/>
      <w:bookmarkStart w:id="71" w:name="_Toc306625327"/>
      <w:bookmarkStart w:id="72" w:name="_Toc307216706"/>
      <w:bookmarkStart w:id="73" w:name="_Toc318272116"/>
      <w:bookmarkStart w:id="74" w:name="_Toc319048130"/>
      <w:r w:rsidRPr="00A92D57">
        <w:t xml:space="preserve">The Contractor shall create and maintain a </w:t>
      </w:r>
      <w:r w:rsidRPr="00C35671">
        <w:t>Master Document List (MDL)</w:t>
      </w:r>
      <w:r w:rsidRPr="00A92D57">
        <w:t xml:space="preserve"> that includes all documents</w:t>
      </w:r>
      <w:r w:rsidR="00E35DAA">
        <w:t xml:space="preserve"> </w:t>
      </w:r>
      <w:r w:rsidR="00E35DAA" w:rsidRPr="00A92D57">
        <w:t>prepared during this contract</w:t>
      </w:r>
      <w:r w:rsidRPr="00A92D57">
        <w:t xml:space="preserve">, whether the document is a deliverable or not.  The Contractor shall maintain the project documents for the duration of this contract and </w:t>
      </w:r>
      <w:r w:rsidR="00F300E2">
        <w:t>deliver</w:t>
      </w:r>
      <w:r w:rsidR="00BC3826">
        <w:t xml:space="preserve"> </w:t>
      </w:r>
      <w:r w:rsidRPr="00A92D57">
        <w:t xml:space="preserve">to the AF </w:t>
      </w:r>
      <w:r w:rsidR="007067E7">
        <w:t>no later than</w:t>
      </w:r>
      <w:r w:rsidR="007067E7" w:rsidRPr="00A92D57">
        <w:t xml:space="preserve"> </w:t>
      </w:r>
      <w:r w:rsidRPr="00A92D57">
        <w:t>90 calendar days prior to P</w:t>
      </w:r>
      <w:r w:rsidR="00881FBB">
        <w:t>o</w:t>
      </w:r>
      <w:r w:rsidRPr="00A92D57">
        <w:t>P expiration</w:t>
      </w:r>
      <w:bookmarkStart w:id="75" w:name="_Hlk29475599"/>
      <w:bookmarkEnd w:id="70"/>
      <w:bookmarkEnd w:id="71"/>
      <w:bookmarkEnd w:id="72"/>
      <w:bookmarkEnd w:id="73"/>
      <w:bookmarkEnd w:id="74"/>
      <w:r w:rsidR="0049558C">
        <w:t>.</w:t>
      </w:r>
      <w:bookmarkEnd w:id="75"/>
    </w:p>
    <w:p w14:paraId="359B865C" w14:textId="421A5F61" w:rsidR="003A28EE" w:rsidRPr="00B2362C" w:rsidRDefault="002E07DA" w:rsidP="009F3A2B">
      <w:pPr>
        <w:pStyle w:val="Heading2"/>
        <w:spacing w:before="0"/>
        <w:rPr>
          <w:rFonts w:hint="eastAsia"/>
        </w:rPr>
      </w:pPr>
      <w:bookmarkStart w:id="76" w:name="_Toc277151437"/>
      <w:bookmarkStart w:id="77" w:name="_Toc306625335"/>
      <w:bookmarkStart w:id="78" w:name="_Toc307216714"/>
      <w:bookmarkStart w:id="79" w:name="_Toc318272124"/>
      <w:bookmarkStart w:id="80" w:name="_Toc319048138"/>
      <w:bookmarkStart w:id="81" w:name="_Toc231910825"/>
      <w:r w:rsidRPr="00233FD2">
        <w:t xml:space="preserve">4.6 </w:t>
      </w:r>
      <w:r w:rsidR="009F3A2B">
        <w:tab/>
      </w:r>
      <w:r w:rsidR="003A28EE" w:rsidRPr="00233FD2">
        <w:t>Meeting and Conference Requirements</w:t>
      </w:r>
      <w:bookmarkEnd w:id="76"/>
      <w:bookmarkEnd w:id="77"/>
      <w:bookmarkEnd w:id="78"/>
      <w:bookmarkEnd w:id="79"/>
      <w:bookmarkEnd w:id="80"/>
      <w:bookmarkEnd w:id="81"/>
    </w:p>
    <w:p w14:paraId="4A0BF401" w14:textId="5DDC73AB" w:rsidR="003A28EE" w:rsidRPr="00B2362C" w:rsidRDefault="002E07DA" w:rsidP="009F3A2B">
      <w:pPr>
        <w:pStyle w:val="Heading3"/>
      </w:pPr>
      <w:bookmarkStart w:id="82" w:name="_Toc277151438"/>
      <w:bookmarkStart w:id="83" w:name="_Toc306625336"/>
      <w:bookmarkStart w:id="84" w:name="_Toc307216715"/>
      <w:bookmarkStart w:id="85" w:name="_Toc318272125"/>
      <w:bookmarkStart w:id="86" w:name="_Toc319048139"/>
      <w:bookmarkStart w:id="87" w:name="_Toc231910826"/>
      <w:r>
        <w:t xml:space="preserve">4.6.1 </w:t>
      </w:r>
      <w:r w:rsidR="009F3A2B">
        <w:tab/>
      </w:r>
      <w:r w:rsidR="003A28EE" w:rsidRPr="00B2362C">
        <w:t>Meeting/Teleconference Support</w:t>
      </w:r>
      <w:bookmarkEnd w:id="82"/>
      <w:bookmarkEnd w:id="83"/>
      <w:bookmarkEnd w:id="84"/>
      <w:bookmarkEnd w:id="85"/>
      <w:bookmarkEnd w:id="86"/>
      <w:bookmarkEnd w:id="87"/>
    </w:p>
    <w:p w14:paraId="600388AC" w14:textId="6A0C41C1" w:rsidR="005875A5" w:rsidRDefault="00ED39CC" w:rsidP="009F3A2B">
      <w:pPr>
        <w:pStyle w:val="BodyText"/>
      </w:pPr>
      <w:r w:rsidRPr="000F37BC">
        <w:t>The Contractor shall participate in post-award meetings</w:t>
      </w:r>
      <w:r w:rsidR="003B037E">
        <w:t>,</w:t>
      </w:r>
      <w:r w:rsidRPr="000F37BC">
        <w:t xml:space="preserve"> Project Management Review (PMR) meetings</w:t>
      </w:r>
      <w:r w:rsidR="003B037E">
        <w:t>,</w:t>
      </w:r>
      <w:r w:rsidRPr="000F37BC">
        <w:t xml:space="preserve"> </w:t>
      </w:r>
      <w:r w:rsidR="00B621B6">
        <w:t>and</w:t>
      </w:r>
      <w:r w:rsidR="00B621B6" w:rsidRPr="000F37BC">
        <w:t xml:space="preserve"> </w:t>
      </w:r>
      <w:r w:rsidRPr="000F37BC">
        <w:t xml:space="preserve">teleconferences with the </w:t>
      </w:r>
      <w:r w:rsidR="002614EB">
        <w:t>AF</w:t>
      </w:r>
      <w:r w:rsidRPr="000F37BC">
        <w:t xml:space="preserve"> </w:t>
      </w:r>
      <w:r w:rsidR="002A2102" w:rsidRPr="00F81FF6">
        <w:t xml:space="preserve">and </w:t>
      </w:r>
      <w:r w:rsidR="007272AB" w:rsidRPr="00F81FF6">
        <w:t>USACE</w:t>
      </w:r>
      <w:r w:rsidR="002A2102">
        <w:t xml:space="preserve"> </w:t>
      </w:r>
      <w:r w:rsidRPr="000F37BC">
        <w:t xml:space="preserve">as necessary to achieve the </w:t>
      </w:r>
      <w:r w:rsidR="002435B2">
        <w:t xml:space="preserve">POs </w:t>
      </w:r>
      <w:r w:rsidRPr="000F37BC">
        <w:t xml:space="preserve">in this </w:t>
      </w:r>
      <w:r w:rsidR="005A013F">
        <w:t>PWS</w:t>
      </w:r>
      <w:r w:rsidRPr="000F37BC">
        <w:t xml:space="preserve">.  The Contractor shall coordinate meetings, provide logistical support (e.g., facilities, audio/visual), </w:t>
      </w:r>
      <w:r w:rsidR="00EB17B7">
        <w:t xml:space="preserve">create and </w:t>
      </w:r>
      <w:r w:rsidRPr="000F37BC">
        <w:t>present materials, and lead technical discussions.</w:t>
      </w:r>
      <w:r w:rsidR="00B268E4" w:rsidRPr="00B268E4">
        <w:rPr>
          <w:rStyle w:val="CommentReference"/>
        </w:rPr>
        <w:t xml:space="preserve"> </w:t>
      </w:r>
    </w:p>
    <w:p w14:paraId="0ED63565" w14:textId="62414869" w:rsidR="00FC1029" w:rsidRDefault="00ED39CC" w:rsidP="009F3A2B">
      <w:pPr>
        <w:pStyle w:val="BodyText"/>
      </w:pPr>
      <w:r w:rsidRPr="000F37BC">
        <w:t xml:space="preserve">The Contractor </w:t>
      </w:r>
      <w:r w:rsidR="003B037E">
        <w:t xml:space="preserve">shall </w:t>
      </w:r>
      <w:r w:rsidRPr="000F37BC">
        <w:t>also attend and/or support meetings and teleconferences to discuss technical or regulatory issues</w:t>
      </w:r>
      <w:r w:rsidR="003B037E">
        <w:t>,</w:t>
      </w:r>
      <w:r w:rsidRPr="000F37BC">
        <w:t xml:space="preserve"> project progress</w:t>
      </w:r>
      <w:r w:rsidR="003B037E">
        <w:t>,</w:t>
      </w:r>
      <w:r w:rsidRPr="000F37BC">
        <w:t xml:space="preserve"> and status with the </w:t>
      </w:r>
      <w:r w:rsidR="002614EB">
        <w:t>AF</w:t>
      </w:r>
      <w:r w:rsidRPr="000F37BC">
        <w:t xml:space="preserve"> and regulatory agency </w:t>
      </w:r>
      <w:r w:rsidRPr="00AA372E">
        <w:t>representatives</w:t>
      </w:r>
      <w:r w:rsidR="003779B2" w:rsidRPr="00AA372E">
        <w:t>.  Specifically</w:t>
      </w:r>
      <w:r w:rsidR="00AE7D0E" w:rsidRPr="00AA372E">
        <w:t>,</w:t>
      </w:r>
      <w:r w:rsidR="003779B2" w:rsidRPr="00AA372E">
        <w:t xml:space="preserve"> the </w:t>
      </w:r>
      <w:r w:rsidR="00683522" w:rsidRPr="00AA372E">
        <w:t>C</w:t>
      </w:r>
      <w:r w:rsidR="003779B2" w:rsidRPr="00AA372E">
        <w:t xml:space="preserve">ontractor shall host </w:t>
      </w:r>
      <w:r w:rsidR="005A013F" w:rsidRPr="00AA372E">
        <w:t xml:space="preserve">an internal kick-off meeting with the </w:t>
      </w:r>
      <w:r w:rsidR="00683522" w:rsidRPr="00AA372E">
        <w:t>AF</w:t>
      </w:r>
      <w:r w:rsidR="005A013F" w:rsidRPr="00AA372E">
        <w:t xml:space="preserve"> </w:t>
      </w:r>
      <w:r w:rsidR="00B11954" w:rsidRPr="00F81FF6">
        <w:t xml:space="preserve">and </w:t>
      </w:r>
      <w:r w:rsidR="007272AB" w:rsidRPr="00F81FF6">
        <w:t>USACE</w:t>
      </w:r>
      <w:r w:rsidR="00B11954" w:rsidRPr="00AA372E">
        <w:t xml:space="preserve"> </w:t>
      </w:r>
      <w:r w:rsidR="005A013F" w:rsidRPr="00AA372E">
        <w:t xml:space="preserve">within </w:t>
      </w:r>
      <w:r w:rsidR="00534140">
        <w:t xml:space="preserve">fifteen (15) calendar </w:t>
      </w:r>
      <w:r w:rsidR="005A013F" w:rsidRPr="00AA372E">
        <w:t xml:space="preserve">days </w:t>
      </w:r>
      <w:r w:rsidR="00086FBC" w:rsidRPr="00AA372E">
        <w:t xml:space="preserve">from </w:t>
      </w:r>
      <w:r w:rsidR="005A013F" w:rsidRPr="00AA372E">
        <w:t>contract award</w:t>
      </w:r>
      <w:r w:rsidR="007C1241">
        <w:t>, per installation</w:t>
      </w:r>
      <w:r w:rsidR="003779B2" w:rsidRPr="00AA372E">
        <w:t xml:space="preserve">.  In keeping with the AF’s commitment to the regulators, the </w:t>
      </w:r>
      <w:r w:rsidR="00A17F87" w:rsidRPr="00AA372E">
        <w:t>C</w:t>
      </w:r>
      <w:r w:rsidR="003779B2" w:rsidRPr="00AA372E">
        <w:t xml:space="preserve">ontractor shall host a </w:t>
      </w:r>
      <w:r w:rsidR="005A013F" w:rsidRPr="00C35671">
        <w:t xml:space="preserve">kick-off meeting with the </w:t>
      </w:r>
      <w:r w:rsidR="00683522" w:rsidRPr="00C35671">
        <w:t>AF</w:t>
      </w:r>
      <w:r w:rsidR="005A013F" w:rsidRPr="00C35671">
        <w:t xml:space="preserve"> and regulators within </w:t>
      </w:r>
      <w:r w:rsidR="00534140" w:rsidRPr="00C35671">
        <w:t>thirty (</w:t>
      </w:r>
      <w:r w:rsidR="001A747B" w:rsidRPr="00C35671">
        <w:t>30</w:t>
      </w:r>
      <w:r w:rsidR="00534140" w:rsidRPr="00C35671">
        <w:t>) calendar</w:t>
      </w:r>
      <w:r w:rsidR="001A747B" w:rsidRPr="00C35671">
        <w:t xml:space="preserve"> </w:t>
      </w:r>
      <w:r w:rsidR="005A013F" w:rsidRPr="00C35671">
        <w:t>days from contract award</w:t>
      </w:r>
      <w:r w:rsidR="007C1241">
        <w:t>, per installation</w:t>
      </w:r>
      <w:r w:rsidR="00166B28" w:rsidRPr="00AA372E">
        <w:t>.  A</w:t>
      </w:r>
      <w:r w:rsidR="0016667E" w:rsidRPr="00AA372E">
        <w:t>t</w:t>
      </w:r>
      <w:r w:rsidR="0016667E">
        <w:t xml:space="preserve"> </w:t>
      </w:r>
      <w:r w:rsidR="00166B28">
        <w:t xml:space="preserve">a </w:t>
      </w:r>
      <w:r w:rsidR="0016667E">
        <w:t>minimum</w:t>
      </w:r>
      <w:r w:rsidR="00166B28">
        <w:t>,</w:t>
      </w:r>
      <w:r w:rsidR="0016667E">
        <w:t xml:space="preserve"> </w:t>
      </w:r>
      <w:r w:rsidR="00683522">
        <w:t>the following topics will be discussed</w:t>
      </w:r>
      <w:r w:rsidR="00166B28">
        <w:t xml:space="preserve"> at the </w:t>
      </w:r>
      <w:r w:rsidR="00E66283">
        <w:t xml:space="preserve">regulatory </w:t>
      </w:r>
      <w:r w:rsidR="00166B28">
        <w:t>kick-off meeting</w:t>
      </w:r>
      <w:r w:rsidR="00683522">
        <w:t xml:space="preserve">: </w:t>
      </w:r>
      <w:r w:rsidR="00B2362C">
        <w:t xml:space="preserve"> </w:t>
      </w:r>
      <w:r w:rsidR="002E5EE6">
        <w:t>p</w:t>
      </w:r>
      <w:r w:rsidR="00571B4E" w:rsidRPr="00571B4E">
        <w:t>roject schedules for field work and deliverables</w:t>
      </w:r>
      <w:r w:rsidR="00F56684">
        <w:t>;</w:t>
      </w:r>
      <w:r w:rsidR="00571B4E">
        <w:t xml:space="preserve"> a</w:t>
      </w:r>
      <w:r w:rsidR="00571B4E" w:rsidRPr="00571B4E">
        <w:t>chieve a mutual understanding of expected review times</w:t>
      </w:r>
      <w:r w:rsidR="00F56684">
        <w:t>; i</w:t>
      </w:r>
      <w:r w:rsidR="00571B4E" w:rsidRPr="00571B4E">
        <w:t>dentify standards, criteria, and guidance to be used during site characterization and remediation</w:t>
      </w:r>
      <w:r w:rsidR="00F56684">
        <w:t>; i</w:t>
      </w:r>
      <w:r w:rsidR="00571B4E" w:rsidRPr="00571B4E">
        <w:t>dentify potential points of compliance</w:t>
      </w:r>
      <w:r w:rsidR="00F56684">
        <w:t>; i</w:t>
      </w:r>
      <w:r w:rsidR="00571B4E" w:rsidRPr="00571B4E">
        <w:t>dentify regulatory processes and other applicable state agency programs (i.e., Water Protection, Department of Health, Air Pollution, etc.)</w:t>
      </w:r>
      <w:r w:rsidR="00F56684">
        <w:t>; i</w:t>
      </w:r>
      <w:r w:rsidR="00571B4E" w:rsidRPr="00571B4E">
        <w:t>dentify site constraints and dependencies (i.e., site access, right of entry, security, ongoing site activities, topography, slope stability, etc.)</w:t>
      </w:r>
      <w:r w:rsidR="00F56684">
        <w:t>; and d</w:t>
      </w:r>
      <w:r w:rsidR="00571B4E" w:rsidRPr="00571B4E">
        <w:t>etermine potential community interests.</w:t>
      </w:r>
    </w:p>
    <w:p w14:paraId="321A9AAA" w14:textId="0D4A2755" w:rsidR="0076296B" w:rsidRPr="000F37BC" w:rsidRDefault="003779B2" w:rsidP="009F3A2B">
      <w:pPr>
        <w:pStyle w:val="BodyText"/>
      </w:pPr>
      <w:r w:rsidRPr="00C35671">
        <w:t xml:space="preserve">The </w:t>
      </w:r>
      <w:r w:rsidR="00CE4653" w:rsidRPr="00C35671">
        <w:t>C</w:t>
      </w:r>
      <w:r w:rsidRPr="00C35671">
        <w:t>ontractor shall also</w:t>
      </w:r>
      <w:r w:rsidR="001D4E53" w:rsidRPr="00C35671">
        <w:t xml:space="preserve"> </w:t>
      </w:r>
      <w:r w:rsidRPr="00C35671">
        <w:t xml:space="preserve">attend and provide </w:t>
      </w:r>
      <w:r w:rsidR="00AC4E3E" w:rsidRPr="00C35671">
        <w:t xml:space="preserve">both technical and logistical </w:t>
      </w:r>
      <w:r w:rsidRPr="00C35671">
        <w:t xml:space="preserve">support for </w:t>
      </w:r>
      <w:r w:rsidR="00CA4EC9" w:rsidRPr="00C35671">
        <w:t xml:space="preserve">semiannual </w:t>
      </w:r>
      <w:r w:rsidR="00ED39CC" w:rsidRPr="00C35671">
        <w:t>RAB meetings</w:t>
      </w:r>
      <w:r w:rsidR="002A2102">
        <w:t xml:space="preserve"> (if needed)</w:t>
      </w:r>
      <w:r w:rsidR="00ED39CC" w:rsidRPr="000F37BC">
        <w:t xml:space="preserve">, </w:t>
      </w:r>
      <w:r w:rsidR="00CA4EC9">
        <w:t>semiannual</w:t>
      </w:r>
      <w:r w:rsidR="00233FD2">
        <w:t xml:space="preserve"> </w:t>
      </w:r>
      <w:r w:rsidR="00ED39CC" w:rsidRPr="00C35671">
        <w:t xml:space="preserve">Tier </w:t>
      </w:r>
      <w:r w:rsidR="00233FD2" w:rsidRPr="00C35671">
        <w:t>I</w:t>
      </w:r>
      <w:r w:rsidR="00AC67D9" w:rsidRPr="00C35671">
        <w:t>/</w:t>
      </w:r>
      <w:r w:rsidR="00ED39CC" w:rsidRPr="00C35671">
        <w:t xml:space="preserve">Tier II </w:t>
      </w:r>
      <w:r w:rsidR="00AC67D9" w:rsidRPr="00C35671">
        <w:t xml:space="preserve">partnering </w:t>
      </w:r>
      <w:r w:rsidR="00ED39CC" w:rsidRPr="00C35671">
        <w:t>meetings</w:t>
      </w:r>
      <w:r w:rsidR="00233FD2">
        <w:t>,</w:t>
      </w:r>
      <w:r w:rsidR="00ED39CC" w:rsidRPr="000F37BC">
        <w:t xml:space="preserve"> and t</w:t>
      </w:r>
      <w:r w:rsidR="00ED39CC" w:rsidRPr="00C35671">
        <w:t>eleconference</w:t>
      </w:r>
      <w:r w:rsidR="00ED39CC" w:rsidRPr="000F37BC">
        <w:t xml:space="preserve">s.  </w:t>
      </w:r>
      <w:r w:rsidR="00233FD2" w:rsidRPr="00C35671">
        <w:t>Bi</w:t>
      </w:r>
      <w:r w:rsidR="0038756A" w:rsidRPr="00C35671">
        <w:t>-weekly</w:t>
      </w:r>
      <w:r w:rsidR="00ED39CC" w:rsidRPr="00C35671">
        <w:t xml:space="preserve"> teleconferences</w:t>
      </w:r>
      <w:r w:rsidR="00CA4EC9" w:rsidRPr="00C35671">
        <w:t xml:space="preserve"> with the COR for Moody AFB</w:t>
      </w:r>
      <w:r w:rsidR="00ED39CC" w:rsidRPr="00C35671">
        <w:t xml:space="preserve"> shall also be required to discuss progress and any technical or management issues.</w:t>
      </w:r>
      <w:r w:rsidR="00ED39CC" w:rsidRPr="000F37BC">
        <w:t xml:space="preserve">  </w:t>
      </w:r>
      <w:r w:rsidR="00F17886">
        <w:t>Weekly</w:t>
      </w:r>
      <w:r w:rsidR="009E5ED9">
        <w:t xml:space="preserve"> teleconference with the COR for </w:t>
      </w:r>
      <w:r w:rsidR="009E5ED9">
        <w:lastRenderedPageBreak/>
        <w:t xml:space="preserve">Robins AFB shall also be required to discuss progress and any technical or management issues.  </w:t>
      </w:r>
      <w:r w:rsidR="00ED39CC" w:rsidRPr="000F37BC">
        <w:t>Also</w:t>
      </w:r>
      <w:r w:rsidR="003F69F5">
        <w:t>,</w:t>
      </w:r>
      <w:r w:rsidR="00ED39CC" w:rsidRPr="000F37BC">
        <w:t xml:space="preserve"> other periodic meetings/teleconferences shall be required, as necessary. </w:t>
      </w:r>
      <w:r w:rsidR="000E0C24" w:rsidRPr="00C35671">
        <w:t xml:space="preserve">Currently, regulatory meetings occur on a </w:t>
      </w:r>
      <w:r w:rsidR="00CA4EC9" w:rsidRPr="00C35671">
        <w:t>quarterly basis</w:t>
      </w:r>
      <w:r w:rsidR="000E0C24" w:rsidRPr="00CA4EC9">
        <w:t xml:space="preserve"> for </w:t>
      </w:r>
      <w:r w:rsidR="00CA4EC9">
        <w:t>Moody AFB and Robins AFB.</w:t>
      </w:r>
      <w:r w:rsidR="00086FBC">
        <w:t xml:space="preserve"> </w:t>
      </w:r>
      <w:r w:rsidR="000E0C24">
        <w:t xml:space="preserve"> </w:t>
      </w:r>
      <w:r w:rsidR="00ED39CC" w:rsidRPr="000F37BC">
        <w:t xml:space="preserve">However, the frequency of meetings may change based on the status of the environmental restoration program.  </w:t>
      </w:r>
      <w:r w:rsidR="00ED39CC" w:rsidRPr="004F5864">
        <w:t xml:space="preserve">The </w:t>
      </w:r>
      <w:r w:rsidR="002614EB" w:rsidRPr="004F5864">
        <w:t>AF</w:t>
      </w:r>
      <w:r w:rsidR="00ED39CC" w:rsidRPr="004F5864">
        <w:t xml:space="preserve"> will be present for all technical and public meetings with the regulatory agencies</w:t>
      </w:r>
      <w:r w:rsidR="00774976" w:rsidRPr="00AC67D9">
        <w:rPr>
          <w:b/>
        </w:rPr>
        <w:t xml:space="preserve"> </w:t>
      </w:r>
      <w:bookmarkStart w:id="88" w:name="_Hlk207882859"/>
      <w:r w:rsidR="00ED39CC" w:rsidRPr="00CA4EC9">
        <w:t xml:space="preserve">however, the Contractor shall coordinate the meetings, provide logistical support (e.g., facilities, audio/visual), </w:t>
      </w:r>
      <w:r w:rsidR="00EB17B7" w:rsidRPr="00CA4EC9">
        <w:t xml:space="preserve">create and </w:t>
      </w:r>
      <w:r w:rsidR="00ED39CC" w:rsidRPr="00CA4EC9">
        <w:t>present materials, and lead technical discussions.</w:t>
      </w:r>
      <w:r w:rsidR="00ED39CC" w:rsidRPr="000F37BC">
        <w:t xml:space="preserve">  </w:t>
      </w:r>
      <w:bookmarkEnd w:id="88"/>
      <w:r w:rsidR="00ED39CC" w:rsidRPr="000F37BC">
        <w:t xml:space="preserve">The Contractor shall clearly identify themselves as “Contractors” in all situations involving stakeholders.  </w:t>
      </w:r>
      <w:r w:rsidR="00ED39CC" w:rsidRPr="00C35671">
        <w:t xml:space="preserve">The Contractor shall prepare and submit for </w:t>
      </w:r>
      <w:r w:rsidR="002614EB" w:rsidRPr="00C35671">
        <w:t>AF</w:t>
      </w:r>
      <w:r w:rsidR="00ED39CC" w:rsidRPr="00C35671">
        <w:t xml:space="preserve"> </w:t>
      </w:r>
      <w:r w:rsidR="00014DB9" w:rsidRPr="00C35671">
        <w:t xml:space="preserve">and </w:t>
      </w:r>
      <w:r w:rsidR="007272AB" w:rsidRPr="00C35671">
        <w:t>USACE</w:t>
      </w:r>
      <w:r w:rsidR="00014DB9" w:rsidRPr="00C35671">
        <w:t xml:space="preserve"> </w:t>
      </w:r>
      <w:r w:rsidR="00ED39CC" w:rsidRPr="00C35671">
        <w:t xml:space="preserve">review and concurrence any presentation </w:t>
      </w:r>
      <w:r w:rsidR="00A06CD7" w:rsidRPr="00C35671">
        <w:t>materials</w:t>
      </w:r>
      <w:r w:rsidR="00ED39CC" w:rsidRPr="00C35671">
        <w:t xml:space="preserve"> and agendas for meetings</w:t>
      </w:r>
      <w:r w:rsidR="00014DB9" w:rsidRPr="00C35671">
        <w:t xml:space="preserve"> no less than one week (5 working days) prior to the event</w:t>
      </w:r>
      <w:r w:rsidR="00ED39CC" w:rsidRPr="000F37BC">
        <w:t>.</w:t>
      </w:r>
      <w:r w:rsidR="00E00B96" w:rsidRPr="000F37BC">
        <w:t xml:space="preserve">  </w:t>
      </w:r>
      <w:r w:rsidR="00ED39CC" w:rsidRPr="00C35671">
        <w:t>The Contractor shall prepare minutes for all meetings attended</w:t>
      </w:r>
      <w:r w:rsidR="00BB1531" w:rsidRPr="00C35671">
        <w:t xml:space="preserve"> within 14 calendar days following the even</w:t>
      </w:r>
      <w:r w:rsidR="00BB1531" w:rsidRPr="00014DB9">
        <w:t>t.</w:t>
      </w:r>
      <w:r w:rsidR="00ED39CC" w:rsidRPr="000F37BC">
        <w:t xml:space="preserve">  Travel to/from the </w:t>
      </w:r>
      <w:r w:rsidR="00EC223D">
        <w:t>Installation</w:t>
      </w:r>
      <w:r w:rsidR="00014DB9" w:rsidRPr="000F37BC">
        <w:t xml:space="preserve"> </w:t>
      </w:r>
      <w:r w:rsidR="00ED39CC" w:rsidRPr="000F37BC">
        <w:t xml:space="preserve">and to other </w:t>
      </w:r>
      <w:r w:rsidR="00BD4D80">
        <w:t xml:space="preserve">continental </w:t>
      </w:r>
      <w:r w:rsidR="002A684A">
        <w:t>U.S.</w:t>
      </w:r>
      <w:r w:rsidR="00BD4D80">
        <w:t>)</w:t>
      </w:r>
      <w:r w:rsidR="00ED39CC" w:rsidRPr="000F37BC">
        <w:t xml:space="preserve"> locations for</w:t>
      </w:r>
      <w:r w:rsidR="0076296B" w:rsidRPr="000F37BC">
        <w:t xml:space="preserve"> </w:t>
      </w:r>
      <w:r w:rsidR="00ED39CC" w:rsidRPr="000F37BC">
        <w:t>meeting attendance, briefings</w:t>
      </w:r>
      <w:r w:rsidR="00BB1531">
        <w:t>,</w:t>
      </w:r>
      <w:r w:rsidR="00ED39CC" w:rsidRPr="000F37BC">
        <w:t xml:space="preserve"> and/or presentations may be required </w:t>
      </w:r>
      <w:r w:rsidR="00233FD2">
        <w:t>to support</w:t>
      </w:r>
      <w:r w:rsidR="00ED39CC" w:rsidRPr="000F37BC">
        <w:t xml:space="preserve"> this remedial action.  These activities are considered incidental to the effort required and </w:t>
      </w:r>
      <w:proofErr w:type="gramStart"/>
      <w:r w:rsidR="00ED39CC" w:rsidRPr="000F37BC">
        <w:t>shall</w:t>
      </w:r>
      <w:proofErr w:type="gramEnd"/>
      <w:r w:rsidR="00ED39CC" w:rsidRPr="000F37BC">
        <w:t xml:space="preserve"> not be included for separate milestone payments.</w:t>
      </w:r>
    </w:p>
    <w:p w14:paraId="05F1930C" w14:textId="6FB64CBE" w:rsidR="00E359B2" w:rsidRPr="000F37BC" w:rsidRDefault="00E359B2" w:rsidP="009F3A2B">
      <w:pPr>
        <w:pStyle w:val="BodyText"/>
      </w:pPr>
      <w:r w:rsidRPr="000F37BC">
        <w:t xml:space="preserve">The Contractor shall </w:t>
      </w:r>
      <w:r w:rsidR="00B006DF">
        <w:t>not contact any regulatory agency without prior notification</w:t>
      </w:r>
      <w:r w:rsidRPr="000F37BC">
        <w:t xml:space="preserve"> </w:t>
      </w:r>
      <w:r w:rsidR="00B006DF">
        <w:t xml:space="preserve">and approval by </w:t>
      </w:r>
      <w:r w:rsidRPr="000F37BC">
        <w:t xml:space="preserve">the </w:t>
      </w:r>
      <w:r w:rsidR="00245124">
        <w:t xml:space="preserve">Installation </w:t>
      </w:r>
      <w:r w:rsidR="00C151E6">
        <w:t>RPM</w:t>
      </w:r>
      <w:r w:rsidR="00245124">
        <w:t>(s)</w:t>
      </w:r>
      <w:r w:rsidRPr="000F37BC">
        <w:t>.</w:t>
      </w:r>
    </w:p>
    <w:p w14:paraId="46D4D90B" w14:textId="0AF04D7D" w:rsidR="006A0B18" w:rsidRPr="00DE43E7" w:rsidRDefault="002E07DA" w:rsidP="009F3A2B">
      <w:pPr>
        <w:pStyle w:val="Heading3"/>
      </w:pPr>
      <w:bookmarkStart w:id="89" w:name="_Toc277151439"/>
      <w:bookmarkStart w:id="90" w:name="_Toc307216716"/>
      <w:bookmarkStart w:id="91" w:name="_Toc318272126"/>
      <w:bookmarkStart w:id="92" w:name="_Toc319048140"/>
      <w:bookmarkStart w:id="93" w:name="_Toc231910827"/>
      <w:r>
        <w:t xml:space="preserve">4.6.2 </w:t>
      </w:r>
      <w:r w:rsidR="009F3A2B">
        <w:tab/>
      </w:r>
      <w:r w:rsidR="00ED39CC" w:rsidRPr="00DE43E7">
        <w:t>Public Meetings and Hearings</w:t>
      </w:r>
      <w:bookmarkEnd w:id="89"/>
      <w:bookmarkEnd w:id="90"/>
      <w:bookmarkEnd w:id="91"/>
      <w:bookmarkEnd w:id="92"/>
      <w:bookmarkEnd w:id="93"/>
    </w:p>
    <w:p w14:paraId="5DF22720" w14:textId="5859D1E1" w:rsidR="004B4A2D" w:rsidRDefault="00FE2C43" w:rsidP="009F3A2B">
      <w:pPr>
        <w:pStyle w:val="BodyText"/>
      </w:pPr>
      <w:r w:rsidRPr="00537C72">
        <w:t>The Contractor shall support all community involvement requirements to meet CERCLA, RCRA, and other regulatory requirements</w:t>
      </w:r>
      <w:r w:rsidR="00233FD2">
        <w:t>,</w:t>
      </w:r>
      <w:r w:rsidRPr="00537C72">
        <w:t xml:space="preserve"> including public meetings, public notices, RAB meetings, Technical Working Group</w:t>
      </w:r>
      <w:r w:rsidR="00933C9D">
        <w:t>s</w:t>
      </w:r>
      <w:r w:rsidRPr="00537C72">
        <w:t>, Community Advisory Group meetings, public comment periods, and responsiveness summary preparation</w:t>
      </w:r>
      <w:r w:rsidRPr="006B6240">
        <w:t xml:space="preserve">. </w:t>
      </w:r>
    </w:p>
    <w:p w14:paraId="488121D6" w14:textId="220BBD0A" w:rsidR="00AF4BFB" w:rsidRPr="00E709F2" w:rsidRDefault="00A7793E" w:rsidP="009F3A2B">
      <w:pPr>
        <w:pStyle w:val="BodyText"/>
      </w:pPr>
      <w:r w:rsidRPr="00A7793E">
        <w:t xml:space="preserve">Moody AFB </w:t>
      </w:r>
      <w:r w:rsidR="00AF4BFB" w:rsidRPr="00A7793E">
        <w:t>do</w:t>
      </w:r>
      <w:r w:rsidRPr="00A7793E">
        <w:t>es</w:t>
      </w:r>
      <w:r w:rsidR="00AF4BFB" w:rsidRPr="00A7793E">
        <w:t xml:space="preserve"> not currently have a RAB.</w:t>
      </w:r>
      <w:r w:rsidR="00AF4BFB">
        <w:t xml:space="preserve"> </w:t>
      </w:r>
      <w:r w:rsidR="00D51D0F" w:rsidRPr="00C35671">
        <w:t>T</w:t>
      </w:r>
      <w:r w:rsidR="0063408F" w:rsidRPr="00C35671">
        <w:t>he Robins AFB</w:t>
      </w:r>
      <w:r w:rsidR="00D51D0F" w:rsidRPr="00C35671">
        <w:t xml:space="preserve"> RAB </w:t>
      </w:r>
      <w:r w:rsidR="0063408F" w:rsidRPr="00C35671">
        <w:t>meets semiannually</w:t>
      </w:r>
      <w:r w:rsidR="0063408F" w:rsidRPr="0063408F">
        <w:t>.</w:t>
      </w:r>
      <w:r w:rsidR="00AF4BFB">
        <w:t xml:space="preserve"> </w:t>
      </w:r>
      <w:r w:rsidR="0063408F" w:rsidRPr="0063408F">
        <w:t>The Contractor shall prepare notices in designated newspapers, attend meeting rehearsals, and prepare meeting minutes and fact sheets. The Contractor shall maintain the Robins</w:t>
      </w:r>
      <w:r w:rsidR="00D51D0F">
        <w:t xml:space="preserve"> RAB </w:t>
      </w:r>
      <w:r w:rsidR="0063408F" w:rsidRPr="0063408F">
        <w:t xml:space="preserve">website (http://robinseab.org), </w:t>
      </w:r>
      <w:r w:rsidR="007A76B3" w:rsidRPr="0063408F">
        <w:t>manag</w:t>
      </w:r>
      <w:r w:rsidR="007A76B3">
        <w:t>e</w:t>
      </w:r>
      <w:r w:rsidR="007A76B3" w:rsidRPr="0063408F">
        <w:t xml:space="preserve"> </w:t>
      </w:r>
      <w:r w:rsidR="0063408F" w:rsidRPr="0063408F">
        <w:t xml:space="preserve">the </w:t>
      </w:r>
      <w:r w:rsidR="00D51D0F">
        <w:t>RAB</w:t>
      </w:r>
      <w:r w:rsidR="0063408F" w:rsidRPr="0063408F">
        <w:t xml:space="preserve"> mailing list, and </w:t>
      </w:r>
      <w:r w:rsidR="007A76B3" w:rsidRPr="0063408F">
        <w:t>prepar</w:t>
      </w:r>
      <w:r w:rsidR="007A76B3">
        <w:t>e</w:t>
      </w:r>
      <w:r w:rsidR="0063408F" w:rsidRPr="0063408F">
        <w:t>/</w:t>
      </w:r>
      <w:r w:rsidR="00C52C44" w:rsidRPr="0063408F">
        <w:t>present materials</w:t>
      </w:r>
      <w:r w:rsidR="0063408F" w:rsidRPr="0063408F">
        <w:t xml:space="preserve"> for</w:t>
      </w:r>
      <w:r w:rsidR="00D51D0F">
        <w:t xml:space="preserve"> </w:t>
      </w:r>
      <w:proofErr w:type="gramStart"/>
      <w:r w:rsidR="00D51D0F">
        <w:t xml:space="preserve">RAB </w:t>
      </w:r>
      <w:r w:rsidR="0063408F" w:rsidRPr="0063408F">
        <w:t xml:space="preserve"> Members</w:t>
      </w:r>
      <w:proofErr w:type="gramEnd"/>
      <w:r w:rsidR="0063408F" w:rsidRPr="0063408F">
        <w:t>, including briefing booklets, meeting agenda, fact sheets, maps, and other supporting documentation.</w:t>
      </w:r>
      <w:r w:rsidR="0063408F">
        <w:t xml:space="preserve"> </w:t>
      </w:r>
      <w:r w:rsidR="00300FF2">
        <w:t xml:space="preserve">The frequency of meetings may change based on the status of the environmental restoration program. </w:t>
      </w:r>
      <w:r w:rsidR="00AF4BFB" w:rsidRPr="004017F2">
        <w:t xml:space="preserve">If the RAB </w:t>
      </w:r>
      <w:r w:rsidR="00300FF2" w:rsidRPr="004017F2">
        <w:t>becomes inactive</w:t>
      </w:r>
      <w:r w:rsidR="00AF4BFB" w:rsidRPr="004017F2">
        <w:t>,</w:t>
      </w:r>
      <w:r w:rsidR="00AF4BFB">
        <w:t xml:space="preserve"> the Contractor shall reassess community interest as is required every 24 months per AFI 32-7020 requirements.</w:t>
      </w:r>
      <w:r w:rsidR="00933C9D">
        <w:t xml:space="preserve"> </w:t>
      </w:r>
      <w:r w:rsidR="00AF4BFB">
        <w:t xml:space="preserve">In coordination with AFCEC and the Installation </w:t>
      </w:r>
      <w:r w:rsidR="00B7169B">
        <w:t>R</w:t>
      </w:r>
      <w:r w:rsidR="0065282A">
        <w:t>PM</w:t>
      </w:r>
      <w:r w:rsidR="00AF4BFB">
        <w:t xml:space="preserve">(s), the Contractor shall </w:t>
      </w:r>
      <w:r w:rsidR="00AF4BFB" w:rsidRPr="004017F2">
        <w:t xml:space="preserve">coordinate and attend </w:t>
      </w:r>
      <w:r w:rsidR="00AF4BFB">
        <w:t xml:space="preserve">teleconferences as necessary with the assigned </w:t>
      </w:r>
      <w:r w:rsidR="00AF4BFB" w:rsidRPr="00C35671">
        <w:t>Public Affairs Officer (PAO)</w:t>
      </w:r>
      <w:r w:rsidR="00AF4BFB">
        <w:t xml:space="preserve"> to ensure the PAO is fully aware of all ongoing activities, public outreach status, compliance with applicable regulations, and possible issues that might impact the AF and its public image.  The Contractor shall coordinate with the Installation </w:t>
      </w:r>
      <w:r w:rsidR="00D10416">
        <w:t>RPM</w:t>
      </w:r>
      <w:r w:rsidR="00AF4BFB">
        <w:t>(s) before any contact with the PAO.</w:t>
      </w:r>
    </w:p>
    <w:p w14:paraId="1CFBE36A" w14:textId="33A04681" w:rsidR="00AF4BFB" w:rsidRPr="00E709F2" w:rsidRDefault="00AF4BFB" w:rsidP="009F3A2B">
      <w:pPr>
        <w:pStyle w:val="BodyText"/>
      </w:pPr>
      <w:r w:rsidRPr="00E709F2">
        <w:t>Examples of Public Affairs requirements include the presentation of technical information and logistical support</w:t>
      </w:r>
      <w:r w:rsidR="00B7169B">
        <w:t>,</w:t>
      </w:r>
      <w:r w:rsidRPr="00E709F2">
        <w:t xml:space="preserve"> </w:t>
      </w:r>
      <w:r w:rsidR="00B7169B">
        <w:t xml:space="preserve">such as </w:t>
      </w:r>
      <w:r w:rsidRPr="00E709F2">
        <w:t>advertising, audio-visual</w:t>
      </w:r>
      <w:r w:rsidR="00B7169B">
        <w:t xml:space="preserve"> materials</w:t>
      </w:r>
      <w:r w:rsidRPr="00E709F2">
        <w:t>, handouts, reports, recordings, verbatim transcripts, poster boards, slides, synopses, etc.</w:t>
      </w:r>
      <w:r w:rsidR="00B7169B">
        <w:t>,</w:t>
      </w:r>
      <w:r w:rsidRPr="00E709F2">
        <w:t xml:space="preserve"> for events and/or meetings in support of the Government’s position.  All reports and other information generated under this contract shall become the property of the Government, and distribution to any other source by the Contractor is prohibited unless authorized by the COR.</w:t>
      </w:r>
    </w:p>
    <w:p w14:paraId="065016BA" w14:textId="6043399D" w:rsidR="00AF4BFB" w:rsidRPr="00E709F2" w:rsidRDefault="00AF4BFB" w:rsidP="009F3A2B">
      <w:pPr>
        <w:pStyle w:val="BodyText"/>
      </w:pPr>
      <w:r w:rsidRPr="004017F2">
        <w:lastRenderedPageBreak/>
        <w:t xml:space="preserve">The Contractor shall use staff trained in public affairs to complement the technical staff on the project.  These trained staff </w:t>
      </w:r>
      <w:r w:rsidR="00B7169B" w:rsidRPr="004017F2">
        <w:t xml:space="preserve">members </w:t>
      </w:r>
      <w:r w:rsidRPr="004017F2">
        <w:t>must attend all meetings with the public</w:t>
      </w:r>
      <w:r w:rsidR="00B7169B" w:rsidRPr="004017F2">
        <w:t>,</w:t>
      </w:r>
      <w:r w:rsidRPr="004017F2">
        <w:t xml:space="preserve"> along with the appropriate technical staff.  The credentials of the trained staff must be submitted to</w:t>
      </w:r>
      <w:r w:rsidR="00B7169B" w:rsidRPr="004017F2">
        <w:t xml:space="preserve"> and approved by</w:t>
      </w:r>
      <w:r w:rsidRPr="004017F2">
        <w:t xml:space="preserve"> the COR in advance of any meeting with the public.  The trained staff shall demonstrate effective public communications </w:t>
      </w:r>
      <w:r w:rsidR="00B7169B" w:rsidRPr="004017F2">
        <w:t xml:space="preserve">skills </w:t>
      </w:r>
      <w:r w:rsidRPr="004017F2">
        <w:t>and experience in building relationships with stakeholders involved in cleanup activities or similar efforts.</w:t>
      </w:r>
    </w:p>
    <w:p w14:paraId="1C6F1505" w14:textId="1C67CE31" w:rsidR="00AF4BFB" w:rsidRDefault="00AF4BFB" w:rsidP="009F3A2B">
      <w:pPr>
        <w:pStyle w:val="BodyText"/>
      </w:pPr>
      <w:r w:rsidRPr="00E709F2">
        <w:t xml:space="preserve">The Contractor shall research, coordinate, and provide responses </w:t>
      </w:r>
      <w:r w:rsidR="00B7169B">
        <w:t>to</w:t>
      </w:r>
      <w:r w:rsidR="00B7169B" w:rsidRPr="00E709F2">
        <w:t xml:space="preserve"> </w:t>
      </w:r>
      <w:r w:rsidRPr="00E709F2">
        <w:t>short-notice internal and external requests for information</w:t>
      </w:r>
      <w:r w:rsidR="00B7169B">
        <w:t>,</w:t>
      </w:r>
      <w:r w:rsidRPr="00E709F2">
        <w:t xml:space="preserve"> such as congressional inquiries and media requests</w:t>
      </w:r>
      <w:r w:rsidR="00B7169B">
        <w:t>,</w:t>
      </w:r>
      <w:r w:rsidRPr="00E709F2">
        <w:t xml:space="preserve"> as </w:t>
      </w:r>
      <w:r>
        <w:t>needed</w:t>
      </w:r>
      <w:r w:rsidRPr="00E709F2">
        <w:t xml:space="preserve"> by the PAO or other applicable action officers.  These inquiries require the Contractor to provide the AF factual and responsive information within </w:t>
      </w:r>
      <w:r w:rsidR="004017F2">
        <w:t>24-48</w:t>
      </w:r>
      <w:r w:rsidRPr="00E709F2">
        <w:t xml:space="preserve"> hours of request.</w:t>
      </w:r>
    </w:p>
    <w:p w14:paraId="5760D12B" w14:textId="7007E9AF" w:rsidR="00466479" w:rsidRDefault="00466479" w:rsidP="009F3A2B">
      <w:pPr>
        <w:pStyle w:val="Heading3"/>
      </w:pPr>
      <w:bookmarkStart w:id="94" w:name="_Toc231910828"/>
      <w:r>
        <w:t>4</w:t>
      </w:r>
      <w:r w:rsidRPr="00466479">
        <w:t xml:space="preserve">.6.2.1 Community Involvement Plan </w:t>
      </w:r>
      <w:r w:rsidRPr="00C35671">
        <w:t>(CIP) Update</w:t>
      </w:r>
      <w:bookmarkEnd w:id="94"/>
    </w:p>
    <w:p w14:paraId="3ACC9325" w14:textId="7F99EF7D" w:rsidR="000C7C99" w:rsidRPr="00A80F5C" w:rsidRDefault="000C7C99" w:rsidP="009F3A2B">
      <w:pPr>
        <w:pStyle w:val="BodyText"/>
      </w:pPr>
      <w:r w:rsidRPr="00A80F5C">
        <w:t xml:space="preserve">The Contractor shall prepare a CIP or Update the existing CIP, in accordance with Table 1, to support the </w:t>
      </w:r>
      <w:r w:rsidR="00286401">
        <w:t>Installation</w:t>
      </w:r>
      <w:r w:rsidRPr="00A80F5C">
        <w:t>’s community involvement program (see Enclosure 4).  The CIP or Update shall address how the A</w:t>
      </w:r>
      <w:r w:rsidR="00950C4D">
        <w:t>F</w:t>
      </w:r>
      <w:r w:rsidRPr="00A80F5C">
        <w:t xml:space="preserve"> will conduct public outreach about cleanup activities and how community members can engage and participate in </w:t>
      </w:r>
      <w:r w:rsidR="00B7169B">
        <w:t>decision-making</w:t>
      </w:r>
      <w:r w:rsidRPr="00A80F5C">
        <w:t xml:space="preserve"> throughout the cleanup process.  One CIP or Update is prepared for each </w:t>
      </w:r>
      <w:r w:rsidR="00286401">
        <w:t>Installation</w:t>
      </w:r>
      <w:r w:rsidRPr="00A80F5C">
        <w:t xml:space="preserve">.  A consolidated CIP or Update is prepared for the parent </w:t>
      </w:r>
      <w:r w:rsidR="00286401">
        <w:t>Installation</w:t>
      </w:r>
      <w:r w:rsidRPr="00A80F5C">
        <w:t xml:space="preserve"> and any applicable Geographically Separate Units.</w:t>
      </w:r>
    </w:p>
    <w:p w14:paraId="2385E17D" w14:textId="7427CBF6" w:rsidR="00C52946" w:rsidRPr="00E709F2" w:rsidRDefault="000C7C99" w:rsidP="009F3A2B">
      <w:pPr>
        <w:pStyle w:val="BodyText"/>
      </w:pPr>
      <w:r w:rsidRPr="00A80F5C">
        <w:t xml:space="preserve">The Contractor is required to prepare a CIP or update the existing CIP at each </w:t>
      </w:r>
      <w:r w:rsidR="00286401">
        <w:t>Installation</w:t>
      </w:r>
      <w:r w:rsidRPr="00A80F5C">
        <w:t>. CIPs shall be prepared as early as possible in the CERCLA process, specifically prior to the RI phase.  CIP updates are completed after the DD/ROD is signed and every five (5) years thereafter</w:t>
      </w:r>
      <w:r w:rsidR="00D20ED4">
        <w:t xml:space="preserve"> for Moody AFB and every </w:t>
      </w:r>
      <w:r w:rsidR="00D20ED4" w:rsidRPr="00C35671">
        <w:t>three (3) years thereafter for Robins AFB</w:t>
      </w:r>
      <w:r w:rsidRPr="00A80F5C">
        <w:t xml:space="preserve">. CIP updates </w:t>
      </w:r>
      <w:r w:rsidR="00B7169B">
        <w:t>are also</w:t>
      </w:r>
      <w:r w:rsidRPr="00A80F5C">
        <w:t xml:space="preserve"> required </w:t>
      </w:r>
      <w:r w:rsidRPr="00C35671">
        <w:t>for Removal Actions with planning periods greater than six (6) months and removal activities lasting more than four (4) months.</w:t>
      </w:r>
      <w:r w:rsidR="00AF4BFB" w:rsidRPr="00AF4BFB">
        <w:t xml:space="preserve"> </w:t>
      </w:r>
    </w:p>
    <w:p w14:paraId="3A8FF07B" w14:textId="196AB962" w:rsidR="009C50D8" w:rsidRPr="00E709F2" w:rsidRDefault="002E07DA" w:rsidP="009F3A2B">
      <w:pPr>
        <w:pStyle w:val="Heading2"/>
        <w:spacing w:before="0"/>
        <w:rPr>
          <w:rFonts w:hint="eastAsia"/>
        </w:rPr>
      </w:pPr>
      <w:bookmarkStart w:id="95" w:name="_Toc277151441"/>
      <w:bookmarkStart w:id="96" w:name="_Toc307216718"/>
      <w:bookmarkStart w:id="97" w:name="_Toc164177588"/>
      <w:bookmarkStart w:id="98" w:name="_Toc318272128"/>
      <w:bookmarkStart w:id="99" w:name="_Toc319048142"/>
      <w:bookmarkStart w:id="100" w:name="_Toc231910829"/>
      <w:r>
        <w:t xml:space="preserve">4.7. </w:t>
      </w:r>
      <w:r w:rsidR="009F3A2B">
        <w:tab/>
      </w:r>
      <w:r w:rsidR="00ED39CC" w:rsidRPr="00E709F2">
        <w:t>Spatial Data (Map) Requirements</w:t>
      </w:r>
      <w:bookmarkEnd w:id="95"/>
      <w:bookmarkEnd w:id="96"/>
      <w:bookmarkEnd w:id="97"/>
      <w:bookmarkEnd w:id="98"/>
      <w:bookmarkEnd w:id="99"/>
      <w:bookmarkEnd w:id="100"/>
    </w:p>
    <w:p w14:paraId="6A13B655" w14:textId="68A3DBEF" w:rsidR="00F53D54" w:rsidRPr="00D12289" w:rsidRDefault="00ED39CC" w:rsidP="009F3A2B">
      <w:pPr>
        <w:pStyle w:val="BodyText"/>
      </w:pPr>
      <w:r w:rsidRPr="00D12289">
        <w:t xml:space="preserve">The Contractor shall </w:t>
      </w:r>
      <w:r w:rsidR="00B145CC" w:rsidRPr="00D12289">
        <w:t xml:space="preserve">NOT </w:t>
      </w:r>
      <w:r w:rsidRPr="00D12289">
        <w:t>establish new Geographic Information System</w:t>
      </w:r>
      <w:r w:rsidR="002D09B8">
        <w:t>s</w:t>
      </w:r>
      <w:r w:rsidRPr="00D12289">
        <w:t xml:space="preserve"> (GIS).</w:t>
      </w:r>
    </w:p>
    <w:p w14:paraId="6272B2C9" w14:textId="56E06475" w:rsidR="00AA75BA" w:rsidRPr="00D12289" w:rsidRDefault="00ED39CC" w:rsidP="009F3A2B">
      <w:pPr>
        <w:pStyle w:val="BodyText"/>
      </w:pPr>
      <w:r w:rsidRPr="00D12289">
        <w:t xml:space="preserve">In furtherance of the environmental construction or restoration effort, the Contractor shall provide geospatial data and maps of </w:t>
      </w:r>
      <w:r w:rsidR="00286401">
        <w:t>Installation</w:t>
      </w:r>
      <w:r w:rsidRPr="00D12289">
        <w:t xml:space="preserve"> features (historical, existing, or planned) </w:t>
      </w:r>
      <w:r w:rsidR="00B7169B">
        <w:t xml:space="preserve">that are </w:t>
      </w:r>
      <w:r w:rsidRPr="00D12289">
        <w:t xml:space="preserve">altered or constructed as required to </w:t>
      </w:r>
      <w:r w:rsidR="00BC25FA" w:rsidRPr="00D12289">
        <w:t xml:space="preserve">achieve </w:t>
      </w:r>
      <w:r w:rsidRPr="00D12289">
        <w:t xml:space="preserve">the </w:t>
      </w:r>
      <w:r w:rsidR="002435B2">
        <w:t xml:space="preserve">POs </w:t>
      </w:r>
      <w:r w:rsidRPr="00D12289">
        <w:t xml:space="preserve">of this </w:t>
      </w:r>
      <w:r w:rsidR="00BB288B" w:rsidRPr="00D12289">
        <w:t>contract</w:t>
      </w:r>
      <w:r w:rsidRPr="00D12289">
        <w:t>.</w:t>
      </w:r>
    </w:p>
    <w:p w14:paraId="58B44BA1" w14:textId="628A60DF" w:rsidR="009C2EBD" w:rsidRPr="00F73D02" w:rsidRDefault="00ED39CC" w:rsidP="009F3A2B">
      <w:pPr>
        <w:pStyle w:val="BodyText"/>
        <w:rPr>
          <w:b/>
          <w:szCs w:val="24"/>
        </w:rPr>
      </w:pPr>
      <w:r w:rsidRPr="00D12289">
        <w:rPr>
          <w:szCs w:val="24"/>
        </w:rPr>
        <w:t xml:space="preserve">The Contractor shall provide data to update the GIS and/or computer-aided design and drafting (CADD) files as required to </w:t>
      </w:r>
      <w:r w:rsidR="00BC25FA" w:rsidRPr="00D12289">
        <w:rPr>
          <w:szCs w:val="24"/>
        </w:rPr>
        <w:t xml:space="preserve">achieve </w:t>
      </w:r>
      <w:r w:rsidRPr="00D12289">
        <w:rPr>
          <w:szCs w:val="24"/>
        </w:rPr>
        <w:t>th</w:t>
      </w:r>
      <w:r w:rsidR="006D4FA6" w:rsidRPr="00D12289">
        <w:rPr>
          <w:szCs w:val="24"/>
        </w:rPr>
        <w:t>e</w:t>
      </w:r>
      <w:r w:rsidR="007D0709" w:rsidRPr="00D12289">
        <w:rPr>
          <w:szCs w:val="24"/>
        </w:rPr>
        <w:t xml:space="preserve"> </w:t>
      </w:r>
      <w:r w:rsidR="002435B2" w:rsidRPr="002435B2">
        <w:rPr>
          <w:szCs w:val="24"/>
        </w:rPr>
        <w:t>POs</w:t>
      </w:r>
      <w:r w:rsidR="002435B2">
        <w:rPr>
          <w:szCs w:val="24"/>
        </w:rPr>
        <w:t xml:space="preserve"> </w:t>
      </w:r>
      <w:r w:rsidR="006D4FA6" w:rsidRPr="00D12289">
        <w:rPr>
          <w:szCs w:val="24"/>
        </w:rPr>
        <w:t>of th</w:t>
      </w:r>
      <w:r w:rsidRPr="00D12289">
        <w:rPr>
          <w:szCs w:val="24"/>
        </w:rPr>
        <w:t xml:space="preserve">is </w:t>
      </w:r>
      <w:r w:rsidR="00BB288B" w:rsidRPr="00D12289">
        <w:rPr>
          <w:szCs w:val="24"/>
        </w:rPr>
        <w:t>contract</w:t>
      </w:r>
      <w:r w:rsidRPr="00D12289">
        <w:rPr>
          <w:szCs w:val="24"/>
        </w:rPr>
        <w:t xml:space="preserve">.  Source data and product data remain the property of the </w:t>
      </w:r>
      <w:r w:rsidR="00651B22">
        <w:rPr>
          <w:szCs w:val="24"/>
        </w:rPr>
        <w:t>U.S.</w:t>
      </w:r>
      <w:r w:rsidRPr="00D12289">
        <w:rPr>
          <w:szCs w:val="24"/>
        </w:rPr>
        <w:t xml:space="preserve"> </w:t>
      </w:r>
      <w:r w:rsidR="00B90D7E" w:rsidRPr="00D12289">
        <w:rPr>
          <w:szCs w:val="24"/>
        </w:rPr>
        <w:t>Government</w:t>
      </w:r>
      <w:r w:rsidRPr="00D12289">
        <w:rPr>
          <w:szCs w:val="24"/>
        </w:rPr>
        <w:t>.</w:t>
      </w:r>
    </w:p>
    <w:p w14:paraId="67180263" w14:textId="43DD735C" w:rsidR="00957EB9" w:rsidRPr="00EA164C" w:rsidRDefault="00957EB9" w:rsidP="009F3A2B">
      <w:pPr>
        <w:pStyle w:val="BodyText"/>
      </w:pPr>
      <w:r w:rsidRPr="00EA164C">
        <w:t xml:space="preserve">The Contractor shall also ensure GIS data is submitted in a file geodatabase that meets the current </w:t>
      </w:r>
      <w:r w:rsidR="00592253">
        <w:t>AF</w:t>
      </w:r>
      <w:r w:rsidRPr="00EA164C">
        <w:t xml:space="preserve"> adaptation of Spatial Data Standards for Facilities, Infrastructure, and Environment (SDSFIE) within the AF GeoBase program.  The Contractor shall consult with each </w:t>
      </w:r>
      <w:r w:rsidR="005D0FC8" w:rsidRPr="00EA164C">
        <w:t xml:space="preserve">Installation </w:t>
      </w:r>
      <w:r w:rsidR="00A032A1">
        <w:t>RPM</w:t>
      </w:r>
      <w:r w:rsidR="00A032A1" w:rsidRPr="00EA164C">
        <w:t xml:space="preserve"> </w:t>
      </w:r>
      <w:r w:rsidRPr="00EA164C">
        <w:t xml:space="preserve">and/or </w:t>
      </w:r>
      <w:r w:rsidR="005D0FC8" w:rsidRPr="00EA164C">
        <w:t>Installation</w:t>
      </w:r>
      <w:r w:rsidR="00885253" w:rsidRPr="00885253">
        <w:rPr>
          <w:color w:val="000000"/>
          <w:sz w:val="23"/>
          <w:szCs w:val="23"/>
        </w:rPr>
        <w:t xml:space="preserve"> </w:t>
      </w:r>
      <w:r w:rsidR="00885253" w:rsidRPr="00885253">
        <w:t>Geospatial Integration Office</w:t>
      </w:r>
      <w:r w:rsidR="005D0FC8" w:rsidRPr="00EA164C">
        <w:t xml:space="preserve"> </w:t>
      </w:r>
      <w:r w:rsidR="00885253">
        <w:t>(</w:t>
      </w:r>
      <w:r w:rsidRPr="00EA164C">
        <w:t>GIO</w:t>
      </w:r>
      <w:r w:rsidR="00885253">
        <w:t>)</w:t>
      </w:r>
      <w:r w:rsidRPr="00EA164C">
        <w:t xml:space="preserve"> office to ensure CADD and GIS data </w:t>
      </w:r>
      <w:r w:rsidR="005E4217">
        <w:t>are</w:t>
      </w:r>
      <w:r w:rsidR="005E4217" w:rsidRPr="00EA164C">
        <w:t xml:space="preserve"> </w:t>
      </w:r>
      <w:r w:rsidRPr="00EA164C">
        <w:t xml:space="preserve">compatible with each </w:t>
      </w:r>
      <w:r w:rsidR="00286401">
        <w:t>Installation</w:t>
      </w:r>
      <w:r w:rsidR="005D0FC8" w:rsidRPr="00EA164C">
        <w:t xml:space="preserve">’s </w:t>
      </w:r>
      <w:r w:rsidRPr="00EA164C">
        <w:t>requirements.</w:t>
      </w:r>
    </w:p>
    <w:p w14:paraId="3C28773F" w14:textId="06C00DC8" w:rsidR="00957EB9" w:rsidRDefault="00957EB9" w:rsidP="009F3A2B">
      <w:pPr>
        <w:pStyle w:val="BodyText"/>
        <w:rPr>
          <w:color w:val="000000"/>
        </w:rPr>
      </w:pPr>
      <w:r>
        <w:rPr>
          <w:color w:val="000000"/>
        </w:rPr>
        <w:t xml:space="preserve">All products associated with this </w:t>
      </w:r>
      <w:r w:rsidR="00F06C24">
        <w:rPr>
          <w:color w:val="000000"/>
        </w:rPr>
        <w:t>contract</w:t>
      </w:r>
      <w:r>
        <w:rPr>
          <w:color w:val="000000"/>
        </w:rPr>
        <w:t xml:space="preserve"> </w:t>
      </w:r>
      <w:r w:rsidR="00F06C24">
        <w:rPr>
          <w:color w:val="000000"/>
        </w:rPr>
        <w:t xml:space="preserve">which </w:t>
      </w:r>
      <w:r>
        <w:rPr>
          <w:color w:val="000000"/>
        </w:rPr>
        <w:t xml:space="preserve">provide a map representation of the location of </w:t>
      </w:r>
      <w:r w:rsidR="00286401">
        <w:t>Installation</w:t>
      </w:r>
      <w:r w:rsidR="005D0FC8" w:rsidRPr="00D12289">
        <w:t xml:space="preserve"> </w:t>
      </w:r>
      <w:r>
        <w:rPr>
          <w:color w:val="000000"/>
        </w:rPr>
        <w:t xml:space="preserve">features (historical, existing, or planned) including </w:t>
      </w:r>
      <w:r w:rsidR="00286401">
        <w:t>Installation</w:t>
      </w:r>
      <w:r w:rsidR="005D0FC8" w:rsidRPr="00D12289">
        <w:t xml:space="preserve"> </w:t>
      </w:r>
      <w:r>
        <w:rPr>
          <w:color w:val="000000"/>
        </w:rPr>
        <w:t xml:space="preserve">maps, site plans, area development plans, walls-out as-built depictions, or other related overhead (plan) views of an </w:t>
      </w:r>
      <w:r w:rsidR="00286401">
        <w:t>Installation</w:t>
      </w:r>
      <w:r w:rsidR="005D0FC8" w:rsidRPr="00D12289">
        <w:t xml:space="preserve"> </w:t>
      </w:r>
      <w:r>
        <w:rPr>
          <w:color w:val="000000"/>
        </w:rPr>
        <w:t>(partial or entire) must adhere to the requirements</w:t>
      </w:r>
      <w:r w:rsidR="005E4217">
        <w:rPr>
          <w:color w:val="000000"/>
        </w:rPr>
        <w:t xml:space="preserve"> detailed below</w:t>
      </w:r>
      <w:r>
        <w:rPr>
          <w:color w:val="000000"/>
        </w:rPr>
        <w:t xml:space="preserve">. </w:t>
      </w:r>
      <w:r w:rsidR="005D0FC8">
        <w:rPr>
          <w:color w:val="000000"/>
        </w:rPr>
        <w:t xml:space="preserve"> </w:t>
      </w:r>
      <w:r>
        <w:rPr>
          <w:color w:val="000000"/>
        </w:rPr>
        <w:t>(NOTE: This requirement does not currently involve walls-in facility floor plans or interior renderings.)</w:t>
      </w:r>
    </w:p>
    <w:p w14:paraId="3BD3BB65" w14:textId="72750E4D" w:rsidR="00957EB9" w:rsidRDefault="00733286" w:rsidP="009F3A2B">
      <w:pPr>
        <w:pStyle w:val="BodyText"/>
      </w:pPr>
      <w:r w:rsidRPr="00C35671">
        <w:lastRenderedPageBreak/>
        <w:t>All maps and associated data must comply with the latest version of SDSFIE available from the SDSFIE website:  https://www.sdsfie.mil/ and SAF/IEE Guidance Memorandum for Data Visualization Standards for Environmental Documents.</w:t>
      </w:r>
      <w:r w:rsidRPr="00733286">
        <w:t xml:space="preserve"> Questions can be sent to the AFCEC Geospatial Engineering Office (GEO) at AFCEC.GEO.Workflow@us.af.mil or (210) 925-4620.</w:t>
      </w:r>
      <w:r w:rsidR="00957EB9">
        <w:t xml:space="preserve"> </w:t>
      </w:r>
      <w:r w:rsidR="008A09AB">
        <w:t>This</w:t>
      </w:r>
      <w:r w:rsidR="00957EB9">
        <w:t xml:space="preserve"> data will be organized using the current version of the standard approved by the Headquarters </w:t>
      </w:r>
      <w:r w:rsidR="00CA345F">
        <w:t>AF</w:t>
      </w:r>
      <w:r w:rsidR="00957EB9">
        <w:t xml:space="preserve"> GeoBase Office as the functional lead for </w:t>
      </w:r>
      <w:r w:rsidR="00286401">
        <w:t>Installation</w:t>
      </w:r>
      <w:r w:rsidR="005D0FC8">
        <w:t xml:space="preserve"> </w:t>
      </w:r>
      <w:r w:rsidR="00957EB9">
        <w:t xml:space="preserve">mapping and visualization. </w:t>
      </w:r>
      <w:r w:rsidR="005D0FC8">
        <w:t xml:space="preserve"> </w:t>
      </w:r>
      <w:r w:rsidR="00957EB9">
        <w:t xml:space="preserve">The SDSFIE will determine file and feature class identification and definition, attribution, and valid domain values. </w:t>
      </w:r>
      <w:r w:rsidR="005D0FC8">
        <w:t xml:space="preserve"> </w:t>
      </w:r>
      <w:r w:rsidR="00957EB9">
        <w:t xml:space="preserve">When any geospatial information collected </w:t>
      </w:r>
      <w:proofErr w:type="gramStart"/>
      <w:r w:rsidR="00957EB9">
        <w:t>as a result of</w:t>
      </w:r>
      <w:proofErr w:type="gramEnd"/>
      <w:r w:rsidR="00957EB9">
        <w:t xml:space="preserve"> the contract includes information identified in the Common Installation Picture or recognized Mission Data Set (MDS), the Contractor will deliver data consistent with the established requirements for the data and ensure functionality with the receiving system.</w:t>
      </w:r>
      <w:r w:rsidR="004560E3">
        <w:t xml:space="preserve">  </w:t>
      </w:r>
      <w:r w:rsidR="00957EB9">
        <w:t xml:space="preserve">Information must be collected at no less than </w:t>
      </w:r>
      <w:r w:rsidR="00FE720A">
        <w:t>1</w:t>
      </w:r>
      <w:r w:rsidR="00957EB9">
        <w:t>:1200 scale.</w:t>
      </w:r>
      <w:r w:rsidR="004649BB">
        <w:t xml:space="preserve"> </w:t>
      </w:r>
      <w:r w:rsidR="00957EB9">
        <w:t xml:space="preserve"> Spatial data will meet or exceed</w:t>
      </w:r>
      <w:r w:rsidR="004560E3">
        <w:t xml:space="preserve"> </w:t>
      </w:r>
      <w:r w:rsidR="00957EB9">
        <w:t xml:space="preserve">National Map Accuracy Standards at those scales. </w:t>
      </w:r>
      <w:r w:rsidR="004649BB">
        <w:t xml:space="preserve"> </w:t>
      </w:r>
      <w:r w:rsidR="00957EB9">
        <w:t>Metadata will be provided and use</w:t>
      </w:r>
      <w:r w:rsidR="004560E3">
        <w:t xml:space="preserve"> </w:t>
      </w:r>
      <w:r w:rsidR="00957EB9">
        <w:t>Federal Geographic Data Committee Content Standards for Digital Geospatial Metadata for organization.</w:t>
      </w:r>
    </w:p>
    <w:p w14:paraId="6C902019" w14:textId="38FC9D73" w:rsidR="00957EB9" w:rsidRDefault="00957EB9" w:rsidP="009F3A2B">
      <w:pPr>
        <w:pStyle w:val="BodyText"/>
      </w:pPr>
      <w:r>
        <w:t xml:space="preserve">As a requirement of this contract, the Contractor shall provide to the Government all shape files, file geodatabases, map exchange files, and Geospatial data accumulated </w:t>
      </w:r>
      <w:proofErr w:type="gramStart"/>
      <w:r>
        <w:t>as a result of</w:t>
      </w:r>
      <w:proofErr w:type="gramEnd"/>
      <w:r>
        <w:t xml:space="preserve"> </w:t>
      </w:r>
      <w:r w:rsidR="005E4217">
        <w:t xml:space="preserve">the investigation recorded on compact discs (CDs; FedEx for delivery on the </w:t>
      </w:r>
      <w:r>
        <w:t xml:space="preserve">next business day) </w:t>
      </w:r>
      <w:proofErr w:type="gramStart"/>
      <w:r>
        <w:t>and also</w:t>
      </w:r>
      <w:proofErr w:type="gramEnd"/>
      <w:r>
        <w:t xml:space="preserve"> electronically. </w:t>
      </w:r>
      <w:r w:rsidR="004649BB">
        <w:t xml:space="preserve"> </w:t>
      </w:r>
      <w:r>
        <w:t>Geospatial data must be delivered in a geo-referenced GIS format (feature-based file structures with one-to-one cardinality between spatial records and attribute records)</w:t>
      </w:r>
      <w:r w:rsidR="005E4217">
        <w:t>,</w:t>
      </w:r>
      <w:r>
        <w:t xml:space="preserve"> </w:t>
      </w:r>
      <w:r w:rsidR="005E4217">
        <w:t>including</w:t>
      </w:r>
      <w:r>
        <w:t xml:space="preserve"> Environmental Systems Research Institute's shapefile and geodatabase formats. </w:t>
      </w:r>
      <w:r w:rsidR="004649BB">
        <w:t xml:space="preserve"> </w:t>
      </w:r>
      <w:r>
        <w:t xml:space="preserve">All attribute data as specifically outlined in the contract must be included either in the GIS data file or as a separate table with a SDSFIE key variable that may be used to relationally join the separate table with the GIS data file. </w:t>
      </w:r>
      <w:r w:rsidR="004649BB">
        <w:t xml:space="preserve"> </w:t>
      </w:r>
      <w:r>
        <w:t>All geospatial data must be delivered in the North American Datum 1983 (NAD83) projection, State Plane Coordinate System, using feet or metric coordinate units.</w:t>
      </w:r>
      <w:r w:rsidR="004649BB">
        <w:t xml:space="preserve"> </w:t>
      </w:r>
      <w:r>
        <w:t xml:space="preserve"> For all locations within the Restricted Area, </w:t>
      </w:r>
      <w:r w:rsidR="00442AC9" w:rsidRPr="00442AC9">
        <w:t xml:space="preserve">Universal Transverse </w:t>
      </w:r>
      <w:r w:rsidR="00CC5034" w:rsidRPr="00442AC9">
        <w:t xml:space="preserve">Mercator </w:t>
      </w:r>
      <w:r w:rsidR="00CC5034">
        <w:t>coordinates</w:t>
      </w:r>
      <w:r>
        <w:t xml:space="preserve"> must also be provided. </w:t>
      </w:r>
      <w:r w:rsidR="004649BB">
        <w:t xml:space="preserve"> </w:t>
      </w:r>
      <w:r>
        <w:t>Further guidance on mapping units, coordinate systems, and projections is available from the Installation GIO.</w:t>
      </w:r>
    </w:p>
    <w:p w14:paraId="71A3A170" w14:textId="01D7B890" w:rsidR="00957EB9" w:rsidRDefault="00957EB9" w:rsidP="009F3A2B">
      <w:pPr>
        <w:pStyle w:val="BodyText"/>
      </w:pPr>
      <w:r>
        <w:t>Mapping- or Survey-Grade Global Positioning Systems (GPS) or comparable traditional survey methods will be used to collect geospatial data.</w:t>
      </w:r>
      <w:r w:rsidR="00B55E62">
        <w:t xml:space="preserve"> </w:t>
      </w:r>
      <w:r>
        <w:t xml:space="preserve"> The use of mapping- or survey-grade GPS will depend on the precision requirements of the product data. </w:t>
      </w:r>
      <w:r w:rsidR="00B55E62">
        <w:t xml:space="preserve"> </w:t>
      </w:r>
      <w:r>
        <w:t xml:space="preserve">These requirements will be specified later in this </w:t>
      </w:r>
      <w:r w:rsidR="00B11954">
        <w:t xml:space="preserve">PWS </w:t>
      </w:r>
      <w:r>
        <w:t xml:space="preserve">for all contract activities </w:t>
      </w:r>
      <w:r w:rsidR="005E4217">
        <w:t>involving geospatial data</w:t>
      </w:r>
      <w:r>
        <w:t xml:space="preserve">. </w:t>
      </w:r>
      <w:r w:rsidR="00B55E62">
        <w:t xml:space="preserve"> </w:t>
      </w:r>
      <w:r>
        <w:t xml:space="preserve">In the case of contracts involving utility construction, location and attribute data will be obtained at the time of excavation. </w:t>
      </w:r>
      <w:r w:rsidR="00B55E62">
        <w:t xml:space="preserve"> </w:t>
      </w:r>
      <w:r>
        <w:t xml:space="preserve">Further information about precision requirements should be obtained from the </w:t>
      </w:r>
      <w:r w:rsidR="00B55E62">
        <w:t>I</w:t>
      </w:r>
      <w:r w:rsidR="00B55E62" w:rsidRPr="00D12289">
        <w:t xml:space="preserve">nstallation </w:t>
      </w:r>
      <w:r>
        <w:t>Execution Support (GeoBase) Office.</w:t>
      </w:r>
    </w:p>
    <w:p w14:paraId="55C7926D" w14:textId="219F5954" w:rsidR="00957EB9" w:rsidRPr="004649BB" w:rsidRDefault="00957EB9" w:rsidP="009F3A2B">
      <w:pPr>
        <w:pStyle w:val="BodyText"/>
      </w:pPr>
      <w:r w:rsidRPr="004649BB">
        <w:t xml:space="preserve">Source data and product data remain the property of the </w:t>
      </w:r>
      <w:r w:rsidR="00244FC3">
        <w:t>U.S.</w:t>
      </w:r>
      <w:r w:rsidRPr="004649BB">
        <w:t xml:space="preserve"> Government. </w:t>
      </w:r>
      <w:r w:rsidR="004649BB" w:rsidRPr="004649BB">
        <w:t xml:space="preserve"> </w:t>
      </w:r>
      <w:r w:rsidRPr="004649BB">
        <w:t>The Contractor shall be required to explain and demonstrate the company's process for protecting all geospatial data</w:t>
      </w:r>
      <w:r w:rsidR="005E4217">
        <w:t>,</w:t>
      </w:r>
      <w:r w:rsidRPr="004649BB">
        <w:t xml:space="preserve"> including but not limited to geometry, attributes, metadata, topologies, and relational database schemas and operations used in association with this </w:t>
      </w:r>
      <w:r w:rsidR="00442AC9" w:rsidRPr="004649BB">
        <w:t>PWS</w:t>
      </w:r>
      <w:r w:rsidRPr="004649BB">
        <w:t xml:space="preserve">. Further information about security and non-disclosure requirements should be obtained from the </w:t>
      </w:r>
      <w:r w:rsidR="00B55E62" w:rsidRPr="004649BB">
        <w:t xml:space="preserve">Installation </w:t>
      </w:r>
      <w:r w:rsidRPr="004649BB">
        <w:t xml:space="preserve">GIO. </w:t>
      </w:r>
      <w:r w:rsidR="004649BB" w:rsidRPr="004649BB">
        <w:t xml:space="preserve"> </w:t>
      </w:r>
      <w:r w:rsidRPr="004649BB">
        <w:t xml:space="preserve">Some </w:t>
      </w:r>
      <w:r w:rsidR="00286401">
        <w:t>Installation</w:t>
      </w:r>
      <w:r w:rsidRPr="004649BB">
        <w:t xml:space="preserve"> map data</w:t>
      </w:r>
      <w:r w:rsidR="005F289F">
        <w:t>/</w:t>
      </w:r>
      <w:r w:rsidRPr="004649BB">
        <w:t>source</w:t>
      </w:r>
      <w:r w:rsidR="005E4217">
        <w:t xml:space="preserve"> </w:t>
      </w:r>
      <w:r w:rsidRPr="004649BB">
        <w:t>and/or product may be considered by the government to be "sensitive, but unclassified</w:t>
      </w:r>
      <w:r w:rsidR="005E4217">
        <w:t>.</w:t>
      </w:r>
      <w:r w:rsidRPr="004649BB">
        <w:t>"</w:t>
      </w:r>
      <w:r w:rsidR="00442AC9" w:rsidRPr="004649BB">
        <w:t xml:space="preserve"> </w:t>
      </w:r>
      <w:r w:rsidRPr="004649BB">
        <w:t xml:space="preserve"> The intent of this clause is to prevent </w:t>
      </w:r>
      <w:r w:rsidR="005E4217">
        <w:t xml:space="preserve">the </w:t>
      </w:r>
      <w:r w:rsidRPr="004649BB">
        <w:t>intentional or unintentional dissemination of "sensitive, but unclassified" information</w:t>
      </w:r>
      <w:r w:rsidR="00CF5475" w:rsidRPr="004649BB">
        <w:t>,</w:t>
      </w:r>
      <w:r w:rsidRPr="004649BB">
        <w:t xml:space="preserve"> includ</w:t>
      </w:r>
      <w:r w:rsidR="005E4217">
        <w:t>ing</w:t>
      </w:r>
      <w:r w:rsidRPr="004649BB">
        <w:t xml:space="preserve"> unauthorized access to the source and product data by any entity wishing to do harm to the A</w:t>
      </w:r>
      <w:r w:rsidR="00EF435B">
        <w:t>F</w:t>
      </w:r>
      <w:r w:rsidRPr="004649BB">
        <w:t xml:space="preserve"> or U</w:t>
      </w:r>
      <w:r w:rsidR="00EF435B">
        <w:t>.S.</w:t>
      </w:r>
      <w:r w:rsidRPr="004649BB">
        <w:t xml:space="preserve"> Government while the data resides on the Contractor's computer network.</w:t>
      </w:r>
      <w:r w:rsidR="00CF5475" w:rsidRPr="004649BB">
        <w:t xml:space="preserve">  </w:t>
      </w:r>
      <w:r w:rsidRPr="004649BB">
        <w:t xml:space="preserve">The Contractor is not </w:t>
      </w:r>
      <w:r w:rsidRPr="004649BB">
        <w:lastRenderedPageBreak/>
        <w:t xml:space="preserve">authorized to release this information to any third party without the explicit consent of the AFCEC GIO or its involved </w:t>
      </w:r>
      <w:r w:rsidR="00B80D9D">
        <w:t>Installation</w:t>
      </w:r>
      <w:r w:rsidRPr="004649BB">
        <w:t xml:space="preserve">. </w:t>
      </w:r>
      <w:r w:rsidR="00CF5475" w:rsidRPr="004649BB">
        <w:t xml:space="preserve"> </w:t>
      </w:r>
      <w:r w:rsidRPr="004649BB">
        <w:t xml:space="preserve">All source information must be returned to the </w:t>
      </w:r>
      <w:r w:rsidR="00B55E62" w:rsidRPr="004649BB">
        <w:t>G</w:t>
      </w:r>
      <w:r w:rsidRPr="004649BB">
        <w:t xml:space="preserve">overnment POC or destroyed upon completion of this project. </w:t>
      </w:r>
      <w:r w:rsidR="004649BB" w:rsidRPr="004649BB">
        <w:t xml:space="preserve"> </w:t>
      </w:r>
      <w:r w:rsidRPr="004649BB">
        <w:t>Documentation of information destruction shall be provided to</w:t>
      </w:r>
      <w:r w:rsidR="00442AC9" w:rsidRPr="004649BB">
        <w:t xml:space="preserve"> the </w:t>
      </w:r>
      <w:r w:rsidR="00245124" w:rsidRPr="004649BB">
        <w:t xml:space="preserve">Installation </w:t>
      </w:r>
      <w:r w:rsidR="004C31E6">
        <w:t>RPM</w:t>
      </w:r>
      <w:r w:rsidR="00245124" w:rsidRPr="004649BB">
        <w:t>(s)</w:t>
      </w:r>
      <w:r w:rsidRPr="004649BB">
        <w:t xml:space="preserve">. </w:t>
      </w:r>
      <w:r w:rsidR="00CF5475" w:rsidRPr="004649BB">
        <w:t xml:space="preserve"> </w:t>
      </w:r>
      <w:r w:rsidRPr="004649BB">
        <w:t>Special requirements for handling classified map data, if applicable, will be addressed elsewhere in this PWS.</w:t>
      </w:r>
    </w:p>
    <w:p w14:paraId="7249CA2F" w14:textId="5A7ED7F5" w:rsidR="00957EB9" w:rsidRDefault="00957EB9" w:rsidP="009F3A2B">
      <w:pPr>
        <w:pStyle w:val="BodyText"/>
      </w:pPr>
      <w:r>
        <w:t xml:space="preserve">The </w:t>
      </w:r>
      <w:r w:rsidR="00CE4653">
        <w:t>C</w:t>
      </w:r>
      <w:r>
        <w:t>ontractor is required to follow</w:t>
      </w:r>
      <w:r w:rsidR="00B671ED">
        <w:t xml:space="preserve"> Department of Homeland Security, Management Directive</w:t>
      </w:r>
      <w:r>
        <w:t xml:space="preserve"> </w:t>
      </w:r>
      <w:r w:rsidR="00B671ED">
        <w:t>(</w:t>
      </w:r>
      <w:r>
        <w:t>MD</w:t>
      </w:r>
      <w:r w:rsidR="00B671ED">
        <w:t>)</w:t>
      </w:r>
      <w:r>
        <w:t xml:space="preserve"> 11042.1 regarding Safeguarding Sensitive </w:t>
      </w:r>
      <w:r w:rsidR="0079441D">
        <w:t>but</w:t>
      </w:r>
      <w:r w:rsidR="004649BB">
        <w:t xml:space="preserve"> </w:t>
      </w:r>
      <w:r>
        <w:t xml:space="preserve">Unclassified (For Official Use Only) information dated </w:t>
      </w:r>
      <w:r w:rsidR="00442AC9">
        <w:t xml:space="preserve">5 </w:t>
      </w:r>
      <w:r>
        <w:t>January 2005.</w:t>
      </w:r>
    </w:p>
    <w:p w14:paraId="2EF83FA9" w14:textId="76069A2A" w:rsidR="00557829" w:rsidRDefault="002E07DA" w:rsidP="009F3A2B">
      <w:pPr>
        <w:pStyle w:val="Heading2"/>
        <w:spacing w:before="0"/>
        <w:rPr>
          <w:rFonts w:hint="eastAsia"/>
        </w:rPr>
      </w:pPr>
      <w:bookmarkStart w:id="101" w:name="_Toc231910830"/>
      <w:r w:rsidRPr="00D92188">
        <w:t xml:space="preserve">4.8 </w:t>
      </w:r>
      <w:r w:rsidR="009F3A2B">
        <w:tab/>
      </w:r>
      <w:r w:rsidR="00557829" w:rsidRPr="00D92188">
        <w:t>Information Security</w:t>
      </w:r>
      <w:bookmarkEnd w:id="101"/>
    </w:p>
    <w:p w14:paraId="207C63DB" w14:textId="6AD05E7B" w:rsidR="00210BE0" w:rsidRDefault="00210BE0" w:rsidP="009F3A2B">
      <w:pPr>
        <w:pStyle w:val="Heading3"/>
      </w:pPr>
      <w:bookmarkStart w:id="102" w:name="_Toc188003392"/>
      <w:bookmarkStart w:id="103" w:name="_Toc231910831"/>
      <w:r>
        <w:t xml:space="preserve">4.8.1 </w:t>
      </w:r>
      <w:r w:rsidR="009F3A2B">
        <w:tab/>
      </w:r>
      <w:r>
        <w:t>C</w:t>
      </w:r>
      <w:r w:rsidRPr="00D06A20">
        <w:t xml:space="preserve">ybersecurity </w:t>
      </w:r>
      <w:r>
        <w:t>Standard Operating Procedure</w:t>
      </w:r>
      <w:bookmarkEnd w:id="102"/>
      <w:bookmarkEnd w:id="103"/>
    </w:p>
    <w:p w14:paraId="7B314ED2" w14:textId="3D26E02A" w:rsidR="00070821" w:rsidRPr="00D92188" w:rsidRDefault="00070821" w:rsidP="009F3A2B">
      <w:pPr>
        <w:pStyle w:val="BodyText"/>
      </w:pPr>
      <w:r w:rsidRPr="00D92188">
        <w:t>All information created, stored</w:t>
      </w:r>
      <w:r w:rsidR="00D92188" w:rsidRPr="00D92188">
        <w:t>,</w:t>
      </w:r>
      <w:r w:rsidRPr="00D92188">
        <w:t xml:space="preserve"> or transmitted under this contract is the property of the Government. The Contractor will remove all government information from the Contractor’s computers in accordance with </w:t>
      </w:r>
      <w:r w:rsidR="000703BE" w:rsidRPr="00D92188">
        <w:t xml:space="preserve">AF </w:t>
      </w:r>
      <w:r w:rsidRPr="00D92188">
        <w:t>and DoD policy and provide certification of removal to the CO</w:t>
      </w:r>
      <w:r w:rsidR="00323C12">
        <w:t>R</w:t>
      </w:r>
      <w:r w:rsidR="00290957" w:rsidRPr="00D92188">
        <w:t>/KO</w:t>
      </w:r>
      <w:r w:rsidR="001D5C9E" w:rsidRPr="00D92188">
        <w:t xml:space="preserve"> at the end of the contract</w:t>
      </w:r>
      <w:r w:rsidRPr="00D92188">
        <w:t>.</w:t>
      </w:r>
    </w:p>
    <w:p w14:paraId="5C2E923E" w14:textId="3C865B5B" w:rsidR="00D514FC" w:rsidRDefault="006733C9" w:rsidP="009F3A2B">
      <w:pPr>
        <w:pStyle w:val="BodyText"/>
      </w:pPr>
      <w:r>
        <w:t xml:space="preserve">All subcontractors will adhere to the same </w:t>
      </w:r>
      <w:r w:rsidR="00D92188">
        <w:t>cybersecurity</w:t>
      </w:r>
      <w:r>
        <w:t xml:space="preserve"> standards listed above. </w:t>
      </w:r>
    </w:p>
    <w:p w14:paraId="2579ED70" w14:textId="79B91AC5" w:rsidR="006A0B18" w:rsidRPr="004649BB" w:rsidRDefault="005243C4" w:rsidP="009F3A2B">
      <w:pPr>
        <w:pStyle w:val="Heading2"/>
        <w:spacing w:before="0"/>
        <w:rPr>
          <w:rFonts w:hint="eastAsia"/>
        </w:rPr>
      </w:pPr>
      <w:bookmarkStart w:id="104" w:name="_Toc277151442"/>
      <w:bookmarkStart w:id="105" w:name="_Toc307216719"/>
      <w:bookmarkStart w:id="106" w:name="_Toc318272129"/>
      <w:bookmarkStart w:id="107" w:name="_Toc319048143"/>
      <w:bookmarkStart w:id="108" w:name="_Toc231910832"/>
      <w:r>
        <w:t xml:space="preserve">4.9 </w:t>
      </w:r>
      <w:r w:rsidR="009F3A2B">
        <w:tab/>
      </w:r>
      <w:r w:rsidR="00ED39CC" w:rsidRPr="004649BB">
        <w:t>Notification Requirements</w:t>
      </w:r>
      <w:bookmarkEnd w:id="104"/>
      <w:bookmarkEnd w:id="105"/>
      <w:bookmarkEnd w:id="106"/>
      <w:bookmarkEnd w:id="107"/>
      <w:bookmarkEnd w:id="108"/>
    </w:p>
    <w:p w14:paraId="4CA94B43" w14:textId="2A45F731" w:rsidR="009B3386" w:rsidRDefault="00ED39CC" w:rsidP="009F3A2B">
      <w:pPr>
        <w:pStyle w:val="BodyText"/>
      </w:pPr>
      <w:r w:rsidRPr="00D9006B">
        <w:t xml:space="preserve">The Contractor </w:t>
      </w:r>
      <w:r w:rsidR="00E57F32">
        <w:t>shall</w:t>
      </w:r>
      <w:r w:rsidRPr="00D9006B">
        <w:t xml:space="preserve"> notify</w:t>
      </w:r>
      <w:r w:rsidR="009B3386">
        <w:t xml:space="preserve"> the</w:t>
      </w:r>
      <w:r w:rsidR="0040435F" w:rsidRPr="0040435F">
        <w:t xml:space="preserve"> </w:t>
      </w:r>
      <w:r w:rsidR="008E4338" w:rsidRPr="0040435F">
        <w:t>COR,</w:t>
      </w:r>
      <w:r w:rsidR="009B3386">
        <w:t xml:space="preserve"> with courtesy cop</w:t>
      </w:r>
      <w:r w:rsidR="00AE4220">
        <w:t>ies</w:t>
      </w:r>
      <w:r w:rsidR="009B3386">
        <w:t xml:space="preserve"> to AFCEC</w:t>
      </w:r>
      <w:r w:rsidR="0040435F" w:rsidRPr="0040435F">
        <w:t xml:space="preserve"> and </w:t>
      </w:r>
      <w:r w:rsidR="00245124">
        <w:t xml:space="preserve">Installation </w:t>
      </w:r>
      <w:r w:rsidR="000703BE">
        <w:t>RPM</w:t>
      </w:r>
      <w:r w:rsidR="00245124">
        <w:t>(s)</w:t>
      </w:r>
      <w:r w:rsidR="00AE788E">
        <w:t>,</w:t>
      </w:r>
      <w:r w:rsidR="0040435F" w:rsidRPr="0040435F">
        <w:t xml:space="preserve"> </w:t>
      </w:r>
      <w:r w:rsidRPr="00C35671">
        <w:t xml:space="preserve">of critical issues that may affect the </w:t>
      </w:r>
      <w:r w:rsidR="00BB288B" w:rsidRPr="00C35671">
        <w:t>contract</w:t>
      </w:r>
      <w:r w:rsidRPr="00C35671">
        <w:t xml:space="preserve"> performance and/or human health</w:t>
      </w:r>
      <w:r w:rsidR="00B11954" w:rsidRPr="00C35671">
        <w:t>, safety,</w:t>
      </w:r>
      <w:r w:rsidRPr="00C35671">
        <w:t xml:space="preserve"> and the environment.</w:t>
      </w:r>
      <w:r w:rsidRPr="00D9006B">
        <w:t xml:space="preserve">  </w:t>
      </w:r>
      <w:r w:rsidR="00D401C3">
        <w:t>V</w:t>
      </w:r>
      <w:r w:rsidR="00D401C3" w:rsidRPr="00D9006B">
        <w:t xml:space="preserve">erbal notification </w:t>
      </w:r>
      <w:r w:rsidR="00D401C3">
        <w:t>shall</w:t>
      </w:r>
      <w:r w:rsidR="00D401C3" w:rsidRPr="00D9006B">
        <w:t xml:space="preserve"> be made immediately, followed by written notification </w:t>
      </w:r>
      <w:r w:rsidR="00CF5475">
        <w:t>to the</w:t>
      </w:r>
      <w:r w:rsidR="00807CF0">
        <w:t xml:space="preserve"> </w:t>
      </w:r>
      <w:r w:rsidR="008040FD">
        <w:t>CO/</w:t>
      </w:r>
      <w:r w:rsidR="00CF5475">
        <w:t xml:space="preserve">KO with </w:t>
      </w:r>
      <w:r w:rsidR="009B3386">
        <w:t xml:space="preserve">courtesy </w:t>
      </w:r>
      <w:r w:rsidR="00CF5475">
        <w:t xml:space="preserve">copies </w:t>
      </w:r>
      <w:proofErr w:type="gramStart"/>
      <w:r w:rsidR="00CF5475">
        <w:t>to</w:t>
      </w:r>
      <w:proofErr w:type="gramEnd"/>
      <w:r w:rsidR="00CF5475">
        <w:t xml:space="preserve"> AFCEC and Installation </w:t>
      </w:r>
      <w:r w:rsidR="008322DD">
        <w:t>RPM</w:t>
      </w:r>
      <w:r w:rsidR="00CF5475">
        <w:t xml:space="preserve">(s) </w:t>
      </w:r>
      <w:r w:rsidR="00FC1029">
        <w:t>within five (5) working days</w:t>
      </w:r>
      <w:r w:rsidR="00AE4220">
        <w:t>.</w:t>
      </w:r>
    </w:p>
    <w:p w14:paraId="7FD3D1A3" w14:textId="57F48F7A" w:rsidR="009B3386" w:rsidRPr="00F12846" w:rsidRDefault="00ED39CC" w:rsidP="009F3A2B">
      <w:pPr>
        <w:pStyle w:val="BodyText"/>
      </w:pPr>
      <w:r w:rsidRPr="00D9006B">
        <w:t xml:space="preserve">The types of issues that require notification include, but are not limited to, health risks, spills, Notices of Violation (NOVs) (received or anticipated), </w:t>
      </w:r>
      <w:r w:rsidR="00770A6E" w:rsidRPr="00D9006B">
        <w:t>changes</w:t>
      </w:r>
      <w:r w:rsidRPr="00D9006B">
        <w:t xml:space="preserve"> in critical personnel, and finding unanticipated UXO</w:t>
      </w:r>
      <w:r w:rsidR="009B3386">
        <w:t xml:space="preserve">, </w:t>
      </w:r>
      <w:r w:rsidR="005D56BE">
        <w:t>DMM</w:t>
      </w:r>
      <w:r w:rsidR="009B3386">
        <w:t>s</w:t>
      </w:r>
      <w:r w:rsidR="00941F97">
        <w:t>,</w:t>
      </w:r>
      <w:r w:rsidR="009B3386">
        <w:t xml:space="preserve"> </w:t>
      </w:r>
      <w:r w:rsidR="005D56BE">
        <w:t>MC</w:t>
      </w:r>
      <w:r w:rsidR="009B3386">
        <w:t>s present in high enough concentrations to pose as explosive hazard</w:t>
      </w:r>
      <w:r w:rsidR="00D92188">
        <w:t>s</w:t>
      </w:r>
      <w:r w:rsidR="009B3386">
        <w:t>,</w:t>
      </w:r>
      <w:r w:rsidRPr="00D9006B">
        <w:t xml:space="preserve"> or CWM.  </w:t>
      </w:r>
      <w:r w:rsidR="009B3386" w:rsidRPr="00F12846">
        <w:t xml:space="preserve">Contractor shall follow the 3Rs </w:t>
      </w:r>
      <w:r w:rsidR="00D92188" w:rsidRPr="00F12846">
        <w:t>princip</w:t>
      </w:r>
      <w:r w:rsidR="00D92188">
        <w:t>le</w:t>
      </w:r>
      <w:r w:rsidR="00D92188" w:rsidRPr="00F12846">
        <w:t xml:space="preserve"> </w:t>
      </w:r>
      <w:r w:rsidR="009B3386" w:rsidRPr="00F12846">
        <w:t>of Recognize, Retreat</w:t>
      </w:r>
      <w:r w:rsidR="00AE4220" w:rsidRPr="00F12846">
        <w:t>,</w:t>
      </w:r>
      <w:r w:rsidR="009B3386" w:rsidRPr="00F12846">
        <w:t xml:space="preserve"> and Report if </w:t>
      </w:r>
      <w:r w:rsidR="00AE4220" w:rsidRPr="00F12846">
        <w:t>Munitions and Explosives of Concern (</w:t>
      </w:r>
      <w:r w:rsidR="009B3386" w:rsidRPr="00F12846">
        <w:t>MEC</w:t>
      </w:r>
      <w:r w:rsidR="00AE4220" w:rsidRPr="00F12846">
        <w:t>) are</w:t>
      </w:r>
      <w:r w:rsidR="009B3386" w:rsidRPr="00F12846">
        <w:t xml:space="preserve"> encountered or </w:t>
      </w:r>
      <w:r w:rsidR="00D92188" w:rsidRPr="00F12846">
        <w:t>suspected</w:t>
      </w:r>
      <w:r w:rsidR="009B3386" w:rsidRPr="00F12846">
        <w:t xml:space="preserve"> to have been encountered.</w:t>
      </w:r>
    </w:p>
    <w:p w14:paraId="1A386EAC" w14:textId="5928D928" w:rsidR="006A0B18" w:rsidRPr="001C7A8A" w:rsidRDefault="00BB1531" w:rsidP="009F3A2B">
      <w:pPr>
        <w:pStyle w:val="BodyText"/>
      </w:pPr>
      <w:r>
        <w:t>I</w:t>
      </w:r>
      <w:r w:rsidR="00ED39CC">
        <w:t xml:space="preserve">f unanticipated UXO </w:t>
      </w:r>
      <w:r w:rsidR="006124EC">
        <w:t xml:space="preserve">is </w:t>
      </w:r>
      <w:r w:rsidR="00ED39CC">
        <w:t xml:space="preserve">discovered during field activities, the Contractor </w:t>
      </w:r>
      <w:r w:rsidR="005E478C">
        <w:t xml:space="preserve">shall </w:t>
      </w:r>
      <w:r w:rsidR="00ED39CC">
        <w:t xml:space="preserve">immediately stop </w:t>
      </w:r>
      <w:r w:rsidR="00D004E4">
        <w:t>working</w:t>
      </w:r>
      <w:r w:rsidR="00ED39CC">
        <w:t xml:space="preserve">, </w:t>
      </w:r>
      <w:r w:rsidR="007A3E59">
        <w:t xml:space="preserve">contact base security, </w:t>
      </w:r>
      <w:r w:rsidR="00ED39CC">
        <w:t xml:space="preserve">report the discovery to </w:t>
      </w:r>
      <w:r w:rsidR="009B3386">
        <w:t>the</w:t>
      </w:r>
      <w:r w:rsidR="0040435F">
        <w:t xml:space="preserve"> </w:t>
      </w:r>
      <w:r w:rsidR="008E4338">
        <w:t>COR,</w:t>
      </w:r>
      <w:r w:rsidR="0040435F">
        <w:t xml:space="preserve"> </w:t>
      </w:r>
      <w:r w:rsidR="009B3386">
        <w:t xml:space="preserve">AFCEC, </w:t>
      </w:r>
      <w:r w:rsidR="0040435F">
        <w:t xml:space="preserve">and </w:t>
      </w:r>
      <w:r w:rsidR="00245124">
        <w:t xml:space="preserve">Installation </w:t>
      </w:r>
      <w:r w:rsidR="008322DD">
        <w:t>RPM</w:t>
      </w:r>
      <w:r w:rsidR="00245124">
        <w:t>(s)</w:t>
      </w:r>
      <w:r w:rsidR="00ED39CC">
        <w:t>, and implement the appropriate safety precautions.</w:t>
      </w:r>
      <w:r w:rsidR="00ED39CC" w:rsidRPr="6B4C296C">
        <w:t xml:space="preserve"> </w:t>
      </w:r>
      <w:r w:rsidR="00095F79" w:rsidRPr="6B4C296C">
        <w:t>If an item is suspected to be a chemical munition (liquid</w:t>
      </w:r>
      <w:r w:rsidR="00D92188">
        <w:t>-</w:t>
      </w:r>
      <w:r w:rsidR="00095F79" w:rsidRPr="6B4C296C">
        <w:t>filled)</w:t>
      </w:r>
      <w:r w:rsidR="00D92188">
        <w:t>,</w:t>
      </w:r>
      <w:r w:rsidR="00095F79" w:rsidRPr="6B4C296C">
        <w:t xml:space="preserve"> the contractor shall call base security</w:t>
      </w:r>
      <w:r w:rsidR="00D92188">
        <w:t>,</w:t>
      </w:r>
      <w:r w:rsidR="00095F79" w:rsidRPr="6B4C296C">
        <w:t xml:space="preserve"> who will contact Base</w:t>
      </w:r>
      <w:r w:rsidR="004E5970" w:rsidRPr="004E5970">
        <w:rPr>
          <w:sz w:val="23"/>
          <w:szCs w:val="23"/>
        </w:rPr>
        <w:t xml:space="preserve"> </w:t>
      </w:r>
      <w:r w:rsidR="004E5970">
        <w:rPr>
          <w:sz w:val="23"/>
          <w:szCs w:val="23"/>
        </w:rPr>
        <w:t>Explosive Ordnance Disposal</w:t>
      </w:r>
      <w:r w:rsidR="00095F79" w:rsidRPr="6B4C296C">
        <w:t xml:space="preserve"> </w:t>
      </w:r>
      <w:r w:rsidR="004E5970">
        <w:t>(</w:t>
      </w:r>
      <w:r w:rsidR="00095F79" w:rsidRPr="6B4C296C">
        <w:t>EOD</w:t>
      </w:r>
      <w:r w:rsidR="004E5970">
        <w:t>)</w:t>
      </w:r>
      <w:r w:rsidR="00095F79" w:rsidRPr="6B4C296C">
        <w:t xml:space="preserve"> to assess the item.</w:t>
      </w:r>
      <w:r w:rsidR="00ED39CC" w:rsidRPr="6B4C296C">
        <w:t xml:space="preserve"> F</w:t>
      </w:r>
      <w:r w:rsidR="00ED39CC">
        <w:t xml:space="preserve">ield activities </w:t>
      </w:r>
      <w:r w:rsidR="005E478C">
        <w:t xml:space="preserve">shall </w:t>
      </w:r>
      <w:r w:rsidR="00ED39CC">
        <w:t xml:space="preserve">not continue until clearance </w:t>
      </w:r>
      <w:r w:rsidR="005E478C">
        <w:t>is</w:t>
      </w:r>
      <w:r w:rsidR="00ED39CC">
        <w:t xml:space="preserve"> received from the </w:t>
      </w:r>
      <w:r w:rsidR="008040FD">
        <w:t>CO/</w:t>
      </w:r>
      <w:r w:rsidR="00066EB1">
        <w:t>K</w:t>
      </w:r>
      <w:r w:rsidR="00ED39CC">
        <w:t xml:space="preserve">O.  </w:t>
      </w:r>
      <w:r w:rsidR="00CF5475">
        <w:t xml:space="preserve">If the Contractor anticipates working beyond the </w:t>
      </w:r>
      <w:r w:rsidR="002435B2">
        <w:t>P</w:t>
      </w:r>
      <w:r w:rsidR="005D7CDC">
        <w:t>P</w:t>
      </w:r>
      <w:r w:rsidR="00CF5475">
        <w:t xml:space="preserve"> to achieve a final milestone</w:t>
      </w:r>
      <w:r w:rsidR="00195D20">
        <w:t xml:space="preserve"> due to unanticipated UXO,</w:t>
      </w:r>
      <w:r w:rsidR="00CF5475">
        <w:t xml:space="preserve"> the Contractor shall submit a </w:t>
      </w:r>
      <w:r w:rsidR="00A201EF">
        <w:t xml:space="preserve">PP </w:t>
      </w:r>
      <w:r w:rsidR="00CF5475">
        <w:t xml:space="preserve">extension request to the </w:t>
      </w:r>
      <w:r w:rsidR="008040FD">
        <w:t>CO/</w:t>
      </w:r>
      <w:r w:rsidR="00CF5475">
        <w:t>KO at least 60</w:t>
      </w:r>
      <w:r w:rsidR="008F152F">
        <w:t xml:space="preserve"> calendar</w:t>
      </w:r>
      <w:r w:rsidR="00CF5475">
        <w:t xml:space="preserve"> days prior to the expiration date of the Sub-CLIN.</w:t>
      </w:r>
    </w:p>
    <w:p w14:paraId="0171ED5A" w14:textId="12F443D9" w:rsidR="00B90D7E" w:rsidRPr="004649BB" w:rsidRDefault="00395157" w:rsidP="009F3A2B">
      <w:pPr>
        <w:pStyle w:val="Heading2"/>
        <w:spacing w:before="0"/>
        <w:rPr>
          <w:rFonts w:hint="eastAsia"/>
        </w:rPr>
      </w:pPr>
      <w:bookmarkStart w:id="109" w:name="_Toc315416546"/>
      <w:bookmarkStart w:id="110" w:name="_Toc318272130"/>
      <w:bookmarkStart w:id="111" w:name="_Toc319048144"/>
      <w:bookmarkStart w:id="112" w:name="_Toc231910833"/>
      <w:bookmarkStart w:id="113" w:name="_Toc277151443"/>
      <w:r>
        <w:t xml:space="preserve">4.10 </w:t>
      </w:r>
      <w:r w:rsidR="00D21397">
        <w:t xml:space="preserve"> </w:t>
      </w:r>
      <w:r>
        <w:t xml:space="preserve"> </w:t>
      </w:r>
      <w:r w:rsidR="009F3A2B">
        <w:tab/>
      </w:r>
      <w:r w:rsidR="005F09CC" w:rsidRPr="004649BB">
        <w:t>Permits</w:t>
      </w:r>
      <w:bookmarkEnd w:id="109"/>
      <w:bookmarkEnd w:id="110"/>
      <w:bookmarkEnd w:id="111"/>
      <w:bookmarkEnd w:id="112"/>
    </w:p>
    <w:p w14:paraId="66FDD2D8" w14:textId="51B0B8B8" w:rsidR="00526A51" w:rsidRPr="006014EF" w:rsidRDefault="00526A51" w:rsidP="009F3A2B">
      <w:pPr>
        <w:pStyle w:val="BodyText"/>
      </w:pPr>
      <w:r w:rsidRPr="006014EF">
        <w:t xml:space="preserve">The Contractor shall develop, coordinate, apply, comply with, and/or modify all federal, state, local, and other applicable environmental permits, access agreements, easements, licenses, and certificates required to </w:t>
      </w:r>
      <w:r w:rsidR="00BC25FA" w:rsidRPr="006014EF">
        <w:t xml:space="preserve">achieve </w:t>
      </w:r>
      <w:r w:rsidRPr="006014EF">
        <w:t>the</w:t>
      </w:r>
      <w:r w:rsidR="00BC25FA" w:rsidRPr="006014EF">
        <w:t xml:space="preserve"> </w:t>
      </w:r>
      <w:r w:rsidR="002435B2" w:rsidRPr="006014EF">
        <w:t xml:space="preserve">POs </w:t>
      </w:r>
      <w:r w:rsidRPr="006014EF">
        <w:t xml:space="preserve">of this </w:t>
      </w:r>
      <w:r w:rsidR="00631A15" w:rsidRPr="006014EF">
        <w:t>contract</w:t>
      </w:r>
      <w:r w:rsidRPr="006014EF">
        <w:t xml:space="preserve"> as detailed in </w:t>
      </w:r>
      <w:r w:rsidR="00BB1531" w:rsidRPr="006014EF">
        <w:t xml:space="preserve">Sections </w:t>
      </w:r>
      <w:r w:rsidRPr="006014EF">
        <w:t>4.</w:t>
      </w:r>
      <w:r w:rsidR="00791FB3">
        <w:t>10</w:t>
      </w:r>
      <w:r w:rsidR="00631A15" w:rsidRPr="006014EF">
        <w:t>.1 and 4.</w:t>
      </w:r>
      <w:r w:rsidR="00791FB3">
        <w:t>10</w:t>
      </w:r>
      <w:r w:rsidRPr="006014EF">
        <w:t xml:space="preserve">.2.  </w:t>
      </w:r>
      <w:r w:rsidR="000B4701">
        <w:t>T</w:t>
      </w:r>
      <w:r w:rsidRPr="006014EF">
        <w:t xml:space="preserve">he </w:t>
      </w:r>
      <w:r w:rsidR="00631A15" w:rsidRPr="006014EF">
        <w:t>AF</w:t>
      </w:r>
      <w:r w:rsidRPr="006014EF">
        <w:t xml:space="preserve"> </w:t>
      </w:r>
      <w:r w:rsidR="009B1B55">
        <w:t xml:space="preserve">has signature authority </w:t>
      </w:r>
      <w:r w:rsidR="00506FE7">
        <w:t xml:space="preserve">for </w:t>
      </w:r>
      <w:r w:rsidRPr="006014EF">
        <w:t xml:space="preserve">all easement agreements and modifications and/or renewals </w:t>
      </w:r>
      <w:r w:rsidRPr="006014EF">
        <w:lastRenderedPageBreak/>
        <w:t xml:space="preserve">of new or existing permits, licenses, and certificates required under this </w:t>
      </w:r>
      <w:r w:rsidR="00631A15" w:rsidRPr="006014EF">
        <w:t>contract</w:t>
      </w:r>
      <w:r w:rsidRPr="006014EF">
        <w:t xml:space="preserve">.  The Contractor shall maintain a library of these documents at the Contractor’s site office </w:t>
      </w:r>
      <w:r w:rsidR="00506FE7">
        <w:t>and</w:t>
      </w:r>
      <w:r w:rsidRPr="006014EF">
        <w:t xml:space="preserve"> the corporate facility handling </w:t>
      </w:r>
      <w:r w:rsidR="00631A15" w:rsidRPr="006014EF">
        <w:t>this contract</w:t>
      </w:r>
      <w:r w:rsidRPr="006014EF">
        <w:t>.  The Contractor shall comply with all applicable permit conditions.</w:t>
      </w:r>
    </w:p>
    <w:p w14:paraId="215F9C75" w14:textId="0C10F82B" w:rsidR="005F09CC" w:rsidRPr="00631A15" w:rsidRDefault="00395157" w:rsidP="009F3A2B">
      <w:pPr>
        <w:pStyle w:val="Heading3"/>
      </w:pPr>
      <w:bookmarkStart w:id="114" w:name="_Toc231910834"/>
      <w:r>
        <w:t xml:space="preserve">4.10.1  </w:t>
      </w:r>
      <w:r w:rsidR="00D21397">
        <w:t xml:space="preserve"> </w:t>
      </w:r>
      <w:r w:rsidR="00631A15" w:rsidRPr="009F07D9">
        <w:t>Environmental Permits</w:t>
      </w:r>
      <w:bookmarkEnd w:id="114"/>
    </w:p>
    <w:p w14:paraId="22D0DB77" w14:textId="623E6361" w:rsidR="00631A15" w:rsidRPr="00836022" w:rsidRDefault="00631A15" w:rsidP="009F3A2B">
      <w:pPr>
        <w:pStyle w:val="BodyText"/>
        <w:rPr>
          <w:szCs w:val="24"/>
        </w:rPr>
      </w:pPr>
      <w:r w:rsidRPr="00C35671">
        <w:t>Pursuant to CERCLA (42 U.S.C. 9621(e)), no federal, state, or local permits shall be required for onsite removal or remedial actions.</w:t>
      </w:r>
      <w:r w:rsidRPr="00836022">
        <w:rPr>
          <w:szCs w:val="24"/>
        </w:rPr>
        <w:t xml:space="preserve">  The Contractor must consult with the </w:t>
      </w:r>
      <w:r>
        <w:rPr>
          <w:szCs w:val="24"/>
        </w:rPr>
        <w:t>AF</w:t>
      </w:r>
      <w:r w:rsidRPr="00836022">
        <w:rPr>
          <w:szCs w:val="24"/>
        </w:rPr>
        <w:t xml:space="preserve"> prior to obtaining environmental permits for </w:t>
      </w:r>
      <w:r w:rsidR="00BF400C">
        <w:rPr>
          <w:szCs w:val="24"/>
        </w:rPr>
        <w:t xml:space="preserve">all </w:t>
      </w:r>
      <w:r w:rsidRPr="00836022">
        <w:rPr>
          <w:szCs w:val="24"/>
        </w:rPr>
        <w:t>on</w:t>
      </w:r>
      <w:r w:rsidR="00BF400C">
        <w:rPr>
          <w:szCs w:val="24"/>
        </w:rPr>
        <w:t>-</w:t>
      </w:r>
      <w:r w:rsidRPr="00836022">
        <w:rPr>
          <w:szCs w:val="24"/>
        </w:rPr>
        <w:t xml:space="preserve">site </w:t>
      </w:r>
      <w:r w:rsidR="00BF400C">
        <w:rPr>
          <w:szCs w:val="24"/>
        </w:rPr>
        <w:t xml:space="preserve">and off-site </w:t>
      </w:r>
      <w:r w:rsidRPr="00836022">
        <w:rPr>
          <w:szCs w:val="24"/>
        </w:rPr>
        <w:t xml:space="preserve">CERCLA activities. </w:t>
      </w:r>
      <w:r>
        <w:rPr>
          <w:szCs w:val="24"/>
        </w:rPr>
        <w:t xml:space="preserve"> </w:t>
      </w:r>
      <w:r w:rsidRPr="00C35671">
        <w:t>For non-CERCLA restoration sites, the Contractor shall assist the AF to comply with all applicable permit conditions</w:t>
      </w:r>
      <w:r w:rsidR="00506FE7" w:rsidRPr="00C35671">
        <w:t>,</w:t>
      </w:r>
      <w:r w:rsidRPr="00C35671">
        <w:t xml:space="preserve"> including </w:t>
      </w:r>
      <w:r w:rsidR="005050B5" w:rsidRPr="00C35671">
        <w:t xml:space="preserve">permit modification requirements and </w:t>
      </w:r>
      <w:r w:rsidRPr="00C35671">
        <w:t>payment of permit fees.</w:t>
      </w:r>
      <w:r w:rsidRPr="00836022">
        <w:rPr>
          <w:szCs w:val="24"/>
        </w:rPr>
        <w:t xml:space="preserve">  If the Contractor has any question</w:t>
      </w:r>
      <w:r w:rsidR="00506FE7">
        <w:rPr>
          <w:szCs w:val="24"/>
        </w:rPr>
        <w:t>s</w:t>
      </w:r>
      <w:r w:rsidRPr="00836022">
        <w:rPr>
          <w:szCs w:val="24"/>
        </w:rPr>
        <w:t xml:space="preserve"> </w:t>
      </w:r>
      <w:r w:rsidR="00506FE7">
        <w:rPr>
          <w:szCs w:val="24"/>
        </w:rPr>
        <w:t xml:space="preserve">about </w:t>
      </w:r>
      <w:r w:rsidRPr="00836022">
        <w:rPr>
          <w:szCs w:val="24"/>
        </w:rPr>
        <w:t xml:space="preserve">whether a particular permit may or may not be required, the Contractor shall consult with the </w:t>
      </w:r>
      <w:r>
        <w:rPr>
          <w:szCs w:val="24"/>
        </w:rPr>
        <w:t>AF</w:t>
      </w:r>
      <w:r w:rsidRPr="00836022">
        <w:rPr>
          <w:szCs w:val="24"/>
        </w:rPr>
        <w:t xml:space="preserve"> prior to obtaining the permit.</w:t>
      </w:r>
      <w:r>
        <w:rPr>
          <w:szCs w:val="24"/>
        </w:rPr>
        <w:t xml:space="preserve"> </w:t>
      </w:r>
      <w:r w:rsidRPr="00836022">
        <w:rPr>
          <w:szCs w:val="24"/>
        </w:rPr>
        <w:t xml:space="preserve"> The Contractor shall be responsible for reviewing and responding </w:t>
      </w:r>
      <w:r w:rsidRPr="007464A1">
        <w:rPr>
          <w:szCs w:val="24"/>
        </w:rPr>
        <w:t>to site</w:t>
      </w:r>
      <w:r w:rsidR="00AE788E">
        <w:rPr>
          <w:szCs w:val="24"/>
        </w:rPr>
        <w:t>-</w:t>
      </w:r>
      <w:r w:rsidRPr="007464A1">
        <w:rPr>
          <w:szCs w:val="24"/>
        </w:rPr>
        <w:t>specific underground utility locating systems request tickets or other dig permit requests</w:t>
      </w:r>
      <w:r w:rsidR="00506FE7">
        <w:rPr>
          <w:szCs w:val="24"/>
        </w:rPr>
        <w:t xml:space="preserve"> that</w:t>
      </w:r>
      <w:r w:rsidRPr="007464A1">
        <w:rPr>
          <w:szCs w:val="24"/>
        </w:rPr>
        <w:t xml:space="preserve"> requir</w:t>
      </w:r>
      <w:r w:rsidR="00506FE7">
        <w:rPr>
          <w:szCs w:val="24"/>
        </w:rPr>
        <w:t>e</w:t>
      </w:r>
      <w:r w:rsidRPr="007464A1">
        <w:rPr>
          <w:szCs w:val="24"/>
        </w:rPr>
        <w:t xml:space="preserve"> the identification of subsurface appurtenances and utilities associated</w:t>
      </w:r>
      <w:r w:rsidRPr="00836022">
        <w:rPr>
          <w:szCs w:val="24"/>
        </w:rPr>
        <w:t xml:space="preserve"> with the remediation systems included in this </w:t>
      </w:r>
      <w:r>
        <w:rPr>
          <w:szCs w:val="24"/>
        </w:rPr>
        <w:t>contract</w:t>
      </w:r>
      <w:r w:rsidRPr="00836022">
        <w:rPr>
          <w:szCs w:val="24"/>
        </w:rPr>
        <w:t>.  If the Contractor obtains environmental permits, it is responsible for implementing and paying for them.  Utility location ticket requests will be sent to the Contractor</w:t>
      </w:r>
      <w:r w:rsidR="00506FE7">
        <w:rPr>
          <w:szCs w:val="24"/>
        </w:rPr>
        <w:t>,</w:t>
      </w:r>
      <w:r w:rsidRPr="00836022">
        <w:rPr>
          <w:szCs w:val="24"/>
        </w:rPr>
        <w:t xml:space="preserve"> and the Contractor will be required to review, respond</w:t>
      </w:r>
      <w:r w:rsidR="00506FE7">
        <w:rPr>
          <w:szCs w:val="24"/>
        </w:rPr>
        <w:t xml:space="preserve"> to</w:t>
      </w:r>
      <w:r w:rsidRPr="00836022">
        <w:rPr>
          <w:szCs w:val="24"/>
        </w:rPr>
        <w:t>, and address all location requirements in accordance with state law and regulations.  The Contractor shall maintain all records pe</w:t>
      </w:r>
      <w:r>
        <w:rPr>
          <w:szCs w:val="24"/>
        </w:rPr>
        <w:t>rtaining to location requests.</w:t>
      </w:r>
    </w:p>
    <w:p w14:paraId="6E645B05" w14:textId="773D16A2" w:rsidR="005F09CC" w:rsidRPr="00D12289" w:rsidRDefault="00395157" w:rsidP="009F3A2B">
      <w:pPr>
        <w:pStyle w:val="Heading3"/>
      </w:pPr>
      <w:bookmarkStart w:id="115" w:name="_Toc231910835"/>
      <w:r>
        <w:t xml:space="preserve">4.10.2 </w:t>
      </w:r>
      <w:r w:rsidR="009F3A2B">
        <w:tab/>
      </w:r>
      <w:r w:rsidR="005F09CC" w:rsidRPr="00D12289">
        <w:t>Rights of Access to Non-</w:t>
      </w:r>
      <w:r w:rsidR="002614EB" w:rsidRPr="00D12289">
        <w:t>AF</w:t>
      </w:r>
      <w:r w:rsidR="005F09CC" w:rsidRPr="00D12289">
        <w:t xml:space="preserve"> Real Property</w:t>
      </w:r>
      <w:bookmarkEnd w:id="115"/>
    </w:p>
    <w:bookmarkEnd w:id="113"/>
    <w:p w14:paraId="2241C7AB" w14:textId="12639B3F" w:rsidR="005F09CC" w:rsidRPr="00D12289" w:rsidRDefault="005F09CC" w:rsidP="009F3A2B">
      <w:pPr>
        <w:pStyle w:val="BodyText"/>
      </w:pPr>
      <w:r w:rsidRPr="00D12289">
        <w:t xml:space="preserve">The Contractor shall prepare documents using </w:t>
      </w:r>
      <w:r w:rsidR="002614EB" w:rsidRPr="00D12289">
        <w:t>AF</w:t>
      </w:r>
      <w:r w:rsidR="00B11C98" w:rsidRPr="00D12289">
        <w:t>-</w:t>
      </w:r>
      <w:r w:rsidRPr="00D12289">
        <w:t>provided templates</w:t>
      </w:r>
      <w:r w:rsidRPr="00DB7D6D">
        <w:t xml:space="preserve"> for the </w:t>
      </w:r>
      <w:r w:rsidR="002614EB" w:rsidRPr="00DB7D6D">
        <w:t>AF</w:t>
      </w:r>
      <w:r w:rsidRPr="00DB7D6D">
        <w:t xml:space="preserve"> to maintain or modify existing rights of access, or to acquire new rights of access,</w:t>
      </w:r>
      <w:r w:rsidRPr="00D12289">
        <w:t xml:space="preserve"> to non-</w:t>
      </w:r>
      <w:r w:rsidR="002614EB" w:rsidRPr="00D12289">
        <w:t>AF</w:t>
      </w:r>
      <w:r w:rsidRPr="00D12289">
        <w:t xml:space="preserve"> land </w:t>
      </w:r>
      <w:r w:rsidR="00506FE7">
        <w:t>that</w:t>
      </w:r>
      <w:r w:rsidRPr="00D12289">
        <w:t xml:space="preserve"> the Contractor needs to satisfy the</w:t>
      </w:r>
      <w:r w:rsidR="007D0709" w:rsidRPr="00D12289">
        <w:t xml:space="preserve"> </w:t>
      </w:r>
      <w:r w:rsidR="002435B2" w:rsidRPr="002435B2">
        <w:t>POs</w:t>
      </w:r>
      <w:r w:rsidR="002435B2">
        <w:t xml:space="preserve"> </w:t>
      </w:r>
      <w:r w:rsidRPr="00D12289">
        <w:t xml:space="preserve">of this </w:t>
      </w:r>
      <w:r w:rsidR="00BB288B" w:rsidRPr="00D12289">
        <w:t>contract</w:t>
      </w:r>
      <w:r w:rsidRPr="00D12289">
        <w:t xml:space="preserve">.  </w:t>
      </w:r>
      <w:r w:rsidR="00D04A75" w:rsidRPr="00D12289">
        <w:t xml:space="preserve">On the AF’s behalf, the designated </w:t>
      </w:r>
      <w:r w:rsidR="00681C4A">
        <w:t>Installation</w:t>
      </w:r>
      <w:r w:rsidR="00C96AAF" w:rsidRPr="00C96AAF">
        <w:t xml:space="preserve"> </w:t>
      </w:r>
      <w:r w:rsidR="00D04A75" w:rsidRPr="00D12289">
        <w:t xml:space="preserve">official </w:t>
      </w:r>
      <w:r w:rsidRPr="00D12289">
        <w:t xml:space="preserve">will negotiate and sign the documents to obtain or modify the necessary rights of access with technical assistance from the Contractor.  Based on the stated right of access needs of the Contractor, the </w:t>
      </w:r>
      <w:r w:rsidR="002614EB" w:rsidRPr="00D12289">
        <w:t>AF</w:t>
      </w:r>
      <w:r w:rsidRPr="00D12289">
        <w:t xml:space="preserve"> will de</w:t>
      </w:r>
      <w:r w:rsidR="00506FE7">
        <w:t>termine</w:t>
      </w:r>
      <w:r w:rsidRPr="00D12289">
        <w:t xml:space="preserve"> which type of right of access (e.g., right of entry, license, easement, lease, or fee acquisition) will be obtained.  Technical assistance expected or that may be requested by the </w:t>
      </w:r>
      <w:r w:rsidR="002614EB" w:rsidRPr="00D12289">
        <w:t>AF</w:t>
      </w:r>
      <w:r w:rsidRPr="00D12289">
        <w:t xml:space="preserve"> from the Contractor for rights of access include</w:t>
      </w:r>
      <w:r w:rsidR="009E4598" w:rsidRPr="00D12289">
        <w:t xml:space="preserve"> </w:t>
      </w:r>
      <w:r w:rsidR="00506FE7">
        <w:t xml:space="preserve">a </w:t>
      </w:r>
      <w:r w:rsidRPr="00D12289">
        <w:t xml:space="preserve">description of the amount of real property on which access is being sought, </w:t>
      </w:r>
      <w:r w:rsidR="00506FE7">
        <w:t xml:space="preserve">the </w:t>
      </w:r>
      <w:r w:rsidRPr="00D12289">
        <w:t>provision of property surveys, title searches</w:t>
      </w:r>
      <w:r w:rsidR="00AE788E">
        <w:t>,</w:t>
      </w:r>
      <w:r w:rsidRPr="00D12289">
        <w:t xml:space="preserve"> and title insurance (necessary only for easements, leases for greater than 30 years, or fee acquisitions), environmental site due diligence, appraisals of fair market value, </w:t>
      </w:r>
      <w:r w:rsidR="00506FE7">
        <w:t xml:space="preserve">the </w:t>
      </w:r>
      <w:r w:rsidRPr="00D12289">
        <w:t>amount of expected intrusion on the property or property disturbance, cost estimates f</w:t>
      </w:r>
      <w:r w:rsidR="00506FE7">
        <w:t>or</w:t>
      </w:r>
      <w:r w:rsidRPr="00D12289">
        <w:t xml:space="preserve"> restoring </w:t>
      </w:r>
      <w:r w:rsidR="00506FE7">
        <w:t xml:space="preserve">the </w:t>
      </w:r>
      <w:r w:rsidRPr="00D12289">
        <w:t xml:space="preserve">property to its original condition after access is no longer needed, and potential technical witness testimony </w:t>
      </w:r>
      <w:r w:rsidR="00506FE7">
        <w:t>if</w:t>
      </w:r>
      <w:r w:rsidRPr="00D12289">
        <w:t xml:space="preserve"> the </w:t>
      </w:r>
      <w:r w:rsidR="002614EB" w:rsidRPr="00D12289">
        <w:t>AF</w:t>
      </w:r>
      <w:r w:rsidRPr="00D12289">
        <w:t xml:space="preserve"> must pursue involuntary condemnation through the U.S. Department of Justice in state or federal court.  Payment of associated expenses </w:t>
      </w:r>
      <w:r w:rsidR="00321B21" w:rsidRPr="00D12289">
        <w:t>includes costs</w:t>
      </w:r>
      <w:r w:rsidRPr="00D12289">
        <w:t xml:space="preserve"> associated with providing the aforementioned technical assistance, fees for recordation of real property documents associated with acquiring the right(s) of access, costs for payment of or restoring property damage resulting from Contractor's activities on the property on which the right(s) of access were acquired, costs for obtaining "dig safe" or "utility clearance" approvals from appropriate utility and governmental entities, and costs for notifying or communicating with affected property owners regarding rights of access.</w:t>
      </w:r>
    </w:p>
    <w:p w14:paraId="1B3F13BA" w14:textId="65822354" w:rsidR="006A0B18" w:rsidRPr="006014EF" w:rsidRDefault="00395157" w:rsidP="009F3A2B">
      <w:pPr>
        <w:pStyle w:val="Heading2"/>
        <w:spacing w:before="0"/>
        <w:rPr>
          <w:rFonts w:hint="eastAsia"/>
        </w:rPr>
      </w:pPr>
      <w:bookmarkStart w:id="116" w:name="_Toc277151444"/>
      <w:bookmarkStart w:id="117" w:name="_Toc307216720"/>
      <w:bookmarkStart w:id="118" w:name="_Toc318272131"/>
      <w:bookmarkStart w:id="119" w:name="_Toc319048145"/>
      <w:bookmarkStart w:id="120" w:name="_Toc231910836"/>
      <w:r>
        <w:lastRenderedPageBreak/>
        <w:t xml:space="preserve">4.11  </w:t>
      </w:r>
      <w:r w:rsidR="00D21397">
        <w:t xml:space="preserve"> </w:t>
      </w:r>
      <w:r w:rsidR="009F3A2B">
        <w:tab/>
      </w:r>
      <w:r w:rsidR="00ED39CC" w:rsidRPr="006014EF">
        <w:t>Photo Documentation</w:t>
      </w:r>
      <w:bookmarkEnd w:id="116"/>
      <w:bookmarkEnd w:id="117"/>
      <w:bookmarkEnd w:id="118"/>
      <w:bookmarkEnd w:id="119"/>
      <w:bookmarkEnd w:id="120"/>
    </w:p>
    <w:p w14:paraId="2047DA40" w14:textId="0F1FC2E1" w:rsidR="006A0B18" w:rsidRPr="00D12289" w:rsidRDefault="00ED39CC" w:rsidP="009F3A2B">
      <w:pPr>
        <w:pStyle w:val="BodyText"/>
      </w:pPr>
      <w:r w:rsidRPr="00D12289">
        <w:t xml:space="preserve">The Contractor shall prepare digital photographic documentation, as required to </w:t>
      </w:r>
      <w:r w:rsidR="00BC25FA" w:rsidRPr="00D12289">
        <w:t xml:space="preserve">achieve </w:t>
      </w:r>
      <w:r w:rsidRPr="00D12289">
        <w:t xml:space="preserve">the </w:t>
      </w:r>
      <w:r w:rsidR="002435B2">
        <w:t xml:space="preserve">POs </w:t>
      </w:r>
      <w:r w:rsidRPr="00D12289">
        <w:t xml:space="preserve">of this </w:t>
      </w:r>
      <w:r w:rsidR="00BB288B" w:rsidRPr="00D12289">
        <w:t>contract</w:t>
      </w:r>
      <w:r w:rsidRPr="00D12289">
        <w:t xml:space="preserve">.  The Contractor shall </w:t>
      </w:r>
      <w:r w:rsidR="00CD60F0">
        <w:t>limit</w:t>
      </w:r>
      <w:r w:rsidR="00CD60F0" w:rsidRPr="00D12289">
        <w:t xml:space="preserve"> </w:t>
      </w:r>
      <w:r w:rsidRPr="00D12289">
        <w:t xml:space="preserve">photographic documentation of site(s) </w:t>
      </w:r>
      <w:r w:rsidR="00CD60F0">
        <w:t>to</w:t>
      </w:r>
      <w:r w:rsidR="00CD60F0" w:rsidRPr="00D12289">
        <w:t xml:space="preserve"> </w:t>
      </w:r>
      <w:r w:rsidRPr="00D12289">
        <w:t xml:space="preserve">building(s) under investigation, field activities, and sample locations.  </w:t>
      </w:r>
      <w:r w:rsidR="00CD60F0">
        <w:t>Photographs</w:t>
      </w:r>
      <w:r w:rsidR="004610CC">
        <w:t xml:space="preserve"> that include</w:t>
      </w:r>
      <w:r w:rsidR="00CD60F0">
        <w:t xml:space="preserve"> AF personnel, mission-critical assets, or that could reveal troop movements are not permitted. </w:t>
      </w:r>
      <w:r w:rsidRPr="00D12289">
        <w:t xml:space="preserve">Photography of any kind </w:t>
      </w:r>
      <w:r w:rsidR="00B90D7E" w:rsidRPr="00D12289">
        <w:t xml:space="preserve">shall </w:t>
      </w:r>
      <w:r w:rsidRPr="00D12289">
        <w:t xml:space="preserve">be coordinated through the COR and </w:t>
      </w:r>
      <w:r w:rsidR="00446C11">
        <w:t>I</w:t>
      </w:r>
      <w:r w:rsidR="00446C11" w:rsidRPr="00D12289">
        <w:t xml:space="preserve">nstallation </w:t>
      </w:r>
      <w:r w:rsidR="00F91447">
        <w:t>RPM</w:t>
      </w:r>
      <w:r w:rsidRPr="00D12289">
        <w:t>.</w:t>
      </w:r>
    </w:p>
    <w:p w14:paraId="4E543DD1" w14:textId="478A30D9" w:rsidR="00900C1C" w:rsidRPr="006014EF" w:rsidRDefault="00395157" w:rsidP="009F3A2B">
      <w:pPr>
        <w:pStyle w:val="Heading2"/>
        <w:spacing w:before="0"/>
        <w:rPr>
          <w:rFonts w:hint="eastAsia"/>
        </w:rPr>
      </w:pPr>
      <w:bookmarkStart w:id="121" w:name="_Toc307216721"/>
      <w:bookmarkStart w:id="122" w:name="_Toc277151445"/>
      <w:bookmarkStart w:id="123" w:name="_Toc307216722"/>
      <w:bookmarkStart w:id="124" w:name="_Toc318272132"/>
      <w:bookmarkStart w:id="125" w:name="_Toc319048146"/>
      <w:bookmarkStart w:id="126" w:name="_Toc231910837"/>
      <w:bookmarkEnd w:id="121"/>
      <w:r>
        <w:t xml:space="preserve">4.12  </w:t>
      </w:r>
      <w:r w:rsidR="00D21397">
        <w:t xml:space="preserve"> </w:t>
      </w:r>
      <w:r w:rsidR="009F3A2B">
        <w:tab/>
      </w:r>
      <w:r w:rsidR="00ED39CC" w:rsidRPr="006014EF">
        <w:t>Remote and/or Austere Sites</w:t>
      </w:r>
      <w:bookmarkEnd w:id="122"/>
      <w:bookmarkEnd w:id="123"/>
      <w:bookmarkEnd w:id="124"/>
      <w:bookmarkEnd w:id="125"/>
      <w:bookmarkEnd w:id="126"/>
    </w:p>
    <w:p w14:paraId="3C1DFC60" w14:textId="61CBA5BF" w:rsidR="002D6973" w:rsidRPr="00D12289" w:rsidRDefault="00DB7D6D" w:rsidP="009F3A2B">
      <w:pPr>
        <w:pStyle w:val="BodyText"/>
      </w:pPr>
      <w:bookmarkStart w:id="127" w:name="_Toc307216723"/>
      <w:bookmarkEnd w:id="127"/>
      <w:r w:rsidRPr="00213D2C">
        <w:t>NOT APPLICABLE</w:t>
      </w:r>
    </w:p>
    <w:p w14:paraId="5ACDD7AB" w14:textId="19EB2456" w:rsidR="006A0B18" w:rsidRPr="006014EF" w:rsidRDefault="00395157" w:rsidP="009F3A2B">
      <w:pPr>
        <w:pStyle w:val="Heading2"/>
        <w:spacing w:before="0"/>
        <w:rPr>
          <w:rFonts w:hint="eastAsia"/>
        </w:rPr>
      </w:pPr>
      <w:bookmarkStart w:id="128" w:name="_Toc277151446"/>
      <w:bookmarkStart w:id="129" w:name="_Toc307216724"/>
      <w:bookmarkStart w:id="130" w:name="_Toc318272133"/>
      <w:bookmarkStart w:id="131" w:name="_Toc319048147"/>
      <w:bookmarkStart w:id="132" w:name="_Toc231910838"/>
      <w:r>
        <w:t xml:space="preserve">4.13  </w:t>
      </w:r>
      <w:r w:rsidR="00D21397">
        <w:t xml:space="preserve"> </w:t>
      </w:r>
      <w:r w:rsidR="009F3A2B">
        <w:tab/>
      </w:r>
      <w:r w:rsidR="00ED39CC" w:rsidRPr="006014EF">
        <w:t>Site Access</w:t>
      </w:r>
      <w:bookmarkEnd w:id="128"/>
      <w:bookmarkEnd w:id="129"/>
      <w:bookmarkEnd w:id="130"/>
      <w:bookmarkEnd w:id="131"/>
      <w:bookmarkEnd w:id="132"/>
    </w:p>
    <w:p w14:paraId="5A3B35E2" w14:textId="6E848615" w:rsidR="00144DE1" w:rsidRPr="00D12289" w:rsidRDefault="00ED39CC" w:rsidP="009F3A2B">
      <w:pPr>
        <w:pStyle w:val="BodyText"/>
      </w:pPr>
      <w:r w:rsidRPr="00D12289">
        <w:t>The Contractor shall obtain and monitor assigned security badges</w:t>
      </w:r>
      <w:r w:rsidR="009E4598" w:rsidRPr="00D12289">
        <w:t>,</w:t>
      </w:r>
      <w:r w:rsidRPr="00D12289">
        <w:t xml:space="preserve"> Common Access Cards (</w:t>
      </w:r>
      <w:r w:rsidR="008E4338" w:rsidRPr="00D12289">
        <w:t>CACs),</w:t>
      </w:r>
      <w:r w:rsidR="009E4598" w:rsidRPr="00D12289">
        <w:t xml:space="preserve"> and passes</w:t>
      </w:r>
      <w:r w:rsidRPr="00D12289">
        <w:t xml:space="preserve"> used by </w:t>
      </w:r>
      <w:r w:rsidR="00B70708" w:rsidRPr="00D12289">
        <w:t>all applicable</w:t>
      </w:r>
      <w:r w:rsidRPr="00D12289">
        <w:t xml:space="preserve"> personnel for the duration of this </w:t>
      </w:r>
      <w:r w:rsidR="00BB288B" w:rsidRPr="00D12289">
        <w:t>contract</w:t>
      </w:r>
      <w:r w:rsidRPr="00D12289">
        <w:t>.  All security badges, CACs</w:t>
      </w:r>
      <w:r w:rsidR="004610CC">
        <w:t>,</w:t>
      </w:r>
      <w:r w:rsidRPr="00D12289">
        <w:t xml:space="preserve"> and passes shall be returned to the </w:t>
      </w:r>
      <w:r w:rsidR="00446C11">
        <w:t>I</w:t>
      </w:r>
      <w:r w:rsidR="00446C11" w:rsidRPr="00D12289">
        <w:t xml:space="preserve">nstallation </w:t>
      </w:r>
      <w:r w:rsidR="00374F3C">
        <w:t>RPM</w:t>
      </w:r>
      <w:r w:rsidR="00374F3C" w:rsidRPr="00D12289">
        <w:t xml:space="preserve"> </w:t>
      </w:r>
      <w:r w:rsidRPr="00D12289">
        <w:t>upon expiration of the badge/CAC</w:t>
      </w:r>
      <w:r w:rsidR="009E4598" w:rsidRPr="00D12289">
        <w:t>/pass</w:t>
      </w:r>
      <w:r w:rsidRPr="00D12289">
        <w:t>, upon completion of the project, or when possession of the badge/CAC</w:t>
      </w:r>
      <w:r w:rsidR="009E4598" w:rsidRPr="00D12289">
        <w:t>/pass</w:t>
      </w:r>
      <w:r w:rsidRPr="00D12289">
        <w:t xml:space="preserve"> is no longer necessary (e.g., upon removal of </w:t>
      </w:r>
      <w:r w:rsidR="00883B03">
        <w:t>Contractor</w:t>
      </w:r>
      <w:r w:rsidRPr="00D12289">
        <w:t xml:space="preserve"> personnel from specific projects).</w:t>
      </w:r>
    </w:p>
    <w:p w14:paraId="05F66FF3" w14:textId="77777777" w:rsidR="00F16DDE" w:rsidRPr="00D12289" w:rsidRDefault="00ED39CC" w:rsidP="009F3A2B">
      <w:pPr>
        <w:pStyle w:val="BodyText"/>
      </w:pPr>
      <w:r w:rsidRPr="00D12289">
        <w:t xml:space="preserve">Additional access or security requirements/limitations that may impact </w:t>
      </w:r>
      <w:r w:rsidR="00CE5616" w:rsidRPr="00D12289">
        <w:t xml:space="preserve">scheduling are provided below.  </w:t>
      </w:r>
      <w:r w:rsidRPr="00D12289">
        <w:t>Advance coordination for site access is required as follows:</w:t>
      </w:r>
    </w:p>
    <w:p w14:paraId="23EB083C" w14:textId="5F9E3725" w:rsidR="00751C53" w:rsidRPr="005306D7" w:rsidRDefault="005306D7" w:rsidP="009F3A2B">
      <w:pPr>
        <w:pStyle w:val="BodyText"/>
        <w:rPr>
          <w:b/>
          <w:bCs/>
        </w:rPr>
      </w:pPr>
      <w:r w:rsidRPr="005306D7">
        <w:rPr>
          <w:b/>
          <w:bCs/>
        </w:rPr>
        <w:t>Moody AFB</w:t>
      </w:r>
    </w:p>
    <w:p w14:paraId="6C115EBC" w14:textId="77777777" w:rsidR="005306D7" w:rsidRDefault="005306D7" w:rsidP="005306D7">
      <w:pPr>
        <w:pStyle w:val="BodyText"/>
        <w:numPr>
          <w:ilvl w:val="0"/>
          <w:numId w:val="34"/>
        </w:numPr>
      </w:pPr>
      <w:r>
        <w:t>Airfield waivers can take six (6) months to obtain and only last for six (6) months.</w:t>
      </w:r>
    </w:p>
    <w:p w14:paraId="716C30EE" w14:textId="77777777" w:rsidR="005306D7" w:rsidRDefault="005306D7" w:rsidP="005306D7">
      <w:pPr>
        <w:pStyle w:val="BodyText"/>
        <w:numPr>
          <w:ilvl w:val="0"/>
          <w:numId w:val="34"/>
        </w:numPr>
      </w:pPr>
      <w:r>
        <w:t>Hunting stands are located within the following sites and will require coordination with hunting activities on weekends and holidays: FT007, LF001, LF003, LF004, and SD043.</w:t>
      </w:r>
    </w:p>
    <w:p w14:paraId="5E9E042F" w14:textId="77777777" w:rsidR="005306D7" w:rsidRDefault="005306D7" w:rsidP="005306D7">
      <w:pPr>
        <w:pStyle w:val="BodyText"/>
        <w:numPr>
          <w:ilvl w:val="0"/>
          <w:numId w:val="34"/>
        </w:numPr>
      </w:pPr>
      <w:r>
        <w:t>Jurisdictional wetlands are located on the following sites: FT007, LF003, LF004, LF042, SS024, SS038, and SS039</w:t>
      </w:r>
    </w:p>
    <w:p w14:paraId="6F13644D" w14:textId="77777777" w:rsidR="005306D7" w:rsidRDefault="005306D7" w:rsidP="005306D7">
      <w:pPr>
        <w:pStyle w:val="BodyText"/>
        <w:numPr>
          <w:ilvl w:val="0"/>
          <w:numId w:val="34"/>
        </w:numPr>
      </w:pPr>
      <w:r>
        <w:t xml:space="preserve">FT007: A hot cargo pad is located within the site. </w:t>
      </w:r>
      <w:proofErr w:type="gramStart"/>
      <w:r>
        <w:t>Radios are</w:t>
      </w:r>
      <w:proofErr w:type="gramEnd"/>
      <w:r>
        <w:t xml:space="preserve"> required so the area can be evacuated if/when hot cargo comes in. Advanced coordination with Airfield Operations is required before working at the site. An airfield waiver may be required to work at portions of the site. Groundwater sampling from the existing monitoring wells </w:t>
      </w:r>
      <w:proofErr w:type="gramStart"/>
      <w:r>
        <w:t>do</w:t>
      </w:r>
      <w:proofErr w:type="gramEnd"/>
      <w:r>
        <w:t xml:space="preserve"> not require a waiver, however, new construction and investigative type work may require an airfield waiver. </w:t>
      </w:r>
    </w:p>
    <w:p w14:paraId="55FBC705" w14:textId="77777777" w:rsidR="005306D7" w:rsidRDefault="005306D7" w:rsidP="005306D7">
      <w:pPr>
        <w:pStyle w:val="BodyText"/>
        <w:numPr>
          <w:ilvl w:val="0"/>
          <w:numId w:val="34"/>
        </w:numPr>
      </w:pPr>
      <w:r>
        <w:t xml:space="preserve">LF004: The site is fenced and requires a key to access the locked gate. There </w:t>
      </w:r>
      <w:proofErr w:type="gramStart"/>
      <w:r>
        <w:t>are</w:t>
      </w:r>
      <w:proofErr w:type="gramEnd"/>
      <w:r>
        <w:t xml:space="preserve"> endangered gopher tortoises present and activities cannot damage burrows.</w:t>
      </w:r>
    </w:p>
    <w:p w14:paraId="370EFE22" w14:textId="77777777" w:rsidR="005306D7" w:rsidRDefault="005306D7" w:rsidP="005306D7">
      <w:pPr>
        <w:pStyle w:val="BodyText"/>
        <w:numPr>
          <w:ilvl w:val="0"/>
          <w:numId w:val="34"/>
        </w:numPr>
      </w:pPr>
      <w:r>
        <w:t xml:space="preserve">SD043: </w:t>
      </w:r>
      <w:proofErr w:type="gramStart"/>
      <w:r>
        <w:t>The majority of</w:t>
      </w:r>
      <w:proofErr w:type="gramEnd"/>
      <w:r>
        <w:t xml:space="preserve"> the site is within the Munitions Storage Area (MSA).  An escort is required to work in the area and coordination must take place in advance. </w:t>
      </w:r>
    </w:p>
    <w:p w14:paraId="553826BB" w14:textId="77777777" w:rsidR="005306D7" w:rsidRDefault="005306D7" w:rsidP="005306D7">
      <w:pPr>
        <w:pStyle w:val="BodyText"/>
        <w:numPr>
          <w:ilvl w:val="0"/>
          <w:numId w:val="34"/>
        </w:numPr>
      </w:pPr>
      <w:r>
        <w:t>SS024: A portion of the site is located within the flightline which is a fenced, secure area and requires an airfield driver’s license and radios. An airfield waiver may be required for certain activities at the site such as drilling.</w:t>
      </w:r>
    </w:p>
    <w:p w14:paraId="6632BF9B" w14:textId="77777777" w:rsidR="005306D7" w:rsidRDefault="005306D7" w:rsidP="005306D7">
      <w:pPr>
        <w:pStyle w:val="BodyText"/>
        <w:numPr>
          <w:ilvl w:val="0"/>
          <w:numId w:val="34"/>
        </w:numPr>
      </w:pPr>
      <w:r>
        <w:t xml:space="preserve">SS038: The site is located within the flightline area and requires an airfield driver’s license and radios. There are time restrictions on </w:t>
      </w:r>
      <w:proofErr w:type="gramStart"/>
      <w:r>
        <w:t>access</w:t>
      </w:r>
      <w:proofErr w:type="gramEnd"/>
      <w:r>
        <w:t xml:space="preserve"> and an airfield waiver is required for certain activities at the site such as drilling. </w:t>
      </w:r>
    </w:p>
    <w:p w14:paraId="7C92006C" w14:textId="28DA3391" w:rsidR="005306D7" w:rsidRDefault="005306D7" w:rsidP="005306D7">
      <w:pPr>
        <w:pStyle w:val="BodyText"/>
        <w:numPr>
          <w:ilvl w:val="0"/>
          <w:numId w:val="34"/>
        </w:numPr>
      </w:pPr>
      <w:r>
        <w:lastRenderedPageBreak/>
        <w:t xml:space="preserve">SS039: A portion of site is leased to housing and requires at a minimum 2 </w:t>
      </w:r>
      <w:proofErr w:type="gramStart"/>
      <w:r>
        <w:t>weeks</w:t>
      </w:r>
      <w:proofErr w:type="gramEnd"/>
      <w:r>
        <w:t xml:space="preserve"> advanced notification of upcoming work. The golf course is located within the site therefore activities must be coordinated with golf course management (currently managed by Lowndes County).</w:t>
      </w:r>
    </w:p>
    <w:p w14:paraId="1CE6F236" w14:textId="425DF944" w:rsidR="005306D7" w:rsidRDefault="005306D7" w:rsidP="005306D7">
      <w:pPr>
        <w:pStyle w:val="BodyText"/>
        <w:rPr>
          <w:b/>
          <w:bCs/>
        </w:rPr>
      </w:pPr>
      <w:r w:rsidRPr="00C35671">
        <w:rPr>
          <w:b/>
        </w:rPr>
        <w:t>Robins AFB</w:t>
      </w:r>
    </w:p>
    <w:p w14:paraId="6A049A23" w14:textId="77777777" w:rsidR="005306D7" w:rsidRPr="005306D7" w:rsidRDefault="005306D7" w:rsidP="005306D7">
      <w:pPr>
        <w:pStyle w:val="BodyText"/>
        <w:numPr>
          <w:ilvl w:val="0"/>
          <w:numId w:val="35"/>
        </w:numPr>
      </w:pPr>
      <w:r w:rsidRPr="005306D7">
        <w:t>Airfield waivers can take six (6) months to obtain, are valid for one year, but can be extended.</w:t>
      </w:r>
    </w:p>
    <w:p w14:paraId="4D9A14E5" w14:textId="75AA87DE" w:rsidR="005306D7" w:rsidRPr="005306D7" w:rsidRDefault="005306D7" w:rsidP="005306D7">
      <w:pPr>
        <w:pStyle w:val="BodyText"/>
        <w:numPr>
          <w:ilvl w:val="0"/>
          <w:numId w:val="35"/>
        </w:numPr>
      </w:pPr>
      <w:r w:rsidRPr="005306D7">
        <w:t xml:space="preserve">CG028, CG501, CG502, CG503, LF002, OT020, OT041, and SS040: These sites are located next to an active runway or </w:t>
      </w:r>
      <w:r w:rsidR="0019546A" w:rsidRPr="005306D7">
        <w:t>taxiway;</w:t>
      </w:r>
      <w:r w:rsidRPr="005306D7">
        <w:t xml:space="preserve"> </w:t>
      </w:r>
      <w:r w:rsidR="00CC5034" w:rsidRPr="005306D7">
        <w:t>therefore,</w:t>
      </w:r>
      <w:r w:rsidRPr="005306D7">
        <w:t xml:space="preserve"> access must be coordinated and communication with the control tower must be maintained while conducting activities. Flightline training is required.</w:t>
      </w:r>
    </w:p>
    <w:p w14:paraId="2B20696A" w14:textId="6C7D3E95" w:rsidR="005306D7" w:rsidRPr="005306D7" w:rsidRDefault="005306D7" w:rsidP="005306D7">
      <w:pPr>
        <w:pStyle w:val="BodyText"/>
        <w:numPr>
          <w:ilvl w:val="0"/>
          <w:numId w:val="35"/>
        </w:numPr>
      </w:pPr>
      <w:r w:rsidRPr="005306D7">
        <w:t>LF001</w:t>
      </w:r>
      <w:r w:rsidR="009B2F7D">
        <w:t>:</w:t>
      </w:r>
      <w:r>
        <w:t xml:space="preserve"> </w:t>
      </w:r>
      <w:r w:rsidRPr="005306D7">
        <w:t>coordinate access with the POL facility.</w:t>
      </w:r>
    </w:p>
    <w:p w14:paraId="1578C148" w14:textId="320EE541" w:rsidR="005306D7" w:rsidRPr="005306D7" w:rsidRDefault="005306D7" w:rsidP="005306D7">
      <w:pPr>
        <w:pStyle w:val="BodyText"/>
        <w:numPr>
          <w:ilvl w:val="0"/>
          <w:numId w:val="35"/>
        </w:numPr>
      </w:pPr>
      <w:r w:rsidRPr="005306D7">
        <w:t>TS882</w:t>
      </w:r>
      <w:r w:rsidR="009B2F7D">
        <w:t>:</w:t>
      </w:r>
      <w:r>
        <w:t xml:space="preserve"> </w:t>
      </w:r>
      <w:r w:rsidRPr="005306D7">
        <w:t>coordinate access with golf course facility.</w:t>
      </w:r>
    </w:p>
    <w:p w14:paraId="549B9C5B" w14:textId="45F5C66B" w:rsidR="005306D7" w:rsidRPr="005306D7" w:rsidRDefault="005306D7" w:rsidP="005306D7">
      <w:pPr>
        <w:pStyle w:val="BodyText"/>
        <w:numPr>
          <w:ilvl w:val="0"/>
          <w:numId w:val="35"/>
        </w:numPr>
      </w:pPr>
      <w:r w:rsidRPr="005306D7">
        <w:t>LF003</w:t>
      </w:r>
      <w:r w:rsidR="009B2F7D">
        <w:t>:</w:t>
      </w:r>
      <w:r w:rsidRPr="005306D7">
        <w:t xml:space="preserve"> may require coordination through multiple agencies if the selected remedy has any impact on Luna Lake. </w:t>
      </w:r>
    </w:p>
    <w:p w14:paraId="70CA278C" w14:textId="5E71F8B8" w:rsidR="005306D7" w:rsidRPr="005306D7" w:rsidRDefault="005306D7" w:rsidP="005306D7">
      <w:pPr>
        <w:pStyle w:val="BodyText"/>
        <w:numPr>
          <w:ilvl w:val="0"/>
          <w:numId w:val="35"/>
        </w:numPr>
      </w:pPr>
      <w:r w:rsidRPr="005306D7">
        <w:t>OT017</w:t>
      </w:r>
      <w:r w:rsidR="009B2F7D">
        <w:t>:</w:t>
      </w:r>
      <w:r w:rsidRPr="005306D7">
        <w:t xml:space="preserve"> is located underneath high security Building 645 (Avionics Complex) requiring additional advanced coordination, advanced notification of arrival</w:t>
      </w:r>
      <w:r>
        <w:t>,</w:t>
      </w:r>
      <w:r w:rsidRPr="005306D7">
        <w:t xml:space="preserve"> and escorts within the fence line.</w:t>
      </w:r>
    </w:p>
    <w:p w14:paraId="508E55A4" w14:textId="07295625" w:rsidR="005306D7" w:rsidRPr="005306D7" w:rsidRDefault="005306D7" w:rsidP="005306D7">
      <w:pPr>
        <w:pStyle w:val="BodyText"/>
        <w:numPr>
          <w:ilvl w:val="0"/>
          <w:numId w:val="35"/>
        </w:numPr>
      </w:pPr>
      <w:r w:rsidRPr="005306D7">
        <w:t>DC034</w:t>
      </w:r>
      <w:r w:rsidR="009B2F7D">
        <w:t>:</w:t>
      </w:r>
      <w:r w:rsidRPr="005306D7">
        <w:t xml:space="preserve"> has a </w:t>
      </w:r>
      <w:r w:rsidR="00AE2C1B">
        <w:t>right</w:t>
      </w:r>
      <w:r w:rsidR="00C228E3">
        <w:t>-</w:t>
      </w:r>
      <w:r w:rsidR="00AE2C1B">
        <w:t>of</w:t>
      </w:r>
      <w:r w:rsidR="00F3517D">
        <w:t>-</w:t>
      </w:r>
      <w:r w:rsidR="00AE2C1B">
        <w:t>entry (</w:t>
      </w:r>
      <w:r w:rsidRPr="005306D7">
        <w:t>ROE</w:t>
      </w:r>
      <w:r w:rsidR="00AE2C1B">
        <w:t>)</w:t>
      </w:r>
      <w:r w:rsidRPr="005306D7">
        <w:t xml:space="preserve"> to the off-site portions of the site. This will be renewed by the AF in March 2027.  Contractor needs to notify property owner one week in advance of site work.</w:t>
      </w:r>
    </w:p>
    <w:p w14:paraId="693E7346" w14:textId="0AC2F665" w:rsidR="006A0B18" w:rsidRPr="006014EF" w:rsidRDefault="00395157" w:rsidP="009F3A2B">
      <w:pPr>
        <w:pStyle w:val="Heading2"/>
        <w:spacing w:before="0"/>
        <w:rPr>
          <w:rFonts w:hint="eastAsia"/>
        </w:rPr>
      </w:pPr>
      <w:bookmarkStart w:id="133" w:name="_Toc277151447"/>
      <w:bookmarkStart w:id="134" w:name="_Toc307216725"/>
      <w:bookmarkStart w:id="135" w:name="_Toc318272134"/>
      <w:bookmarkStart w:id="136" w:name="_Toc319048148"/>
      <w:bookmarkStart w:id="137" w:name="_Toc231910839"/>
      <w:r>
        <w:t xml:space="preserve">4.14  </w:t>
      </w:r>
      <w:r w:rsidR="00D21397">
        <w:t xml:space="preserve"> </w:t>
      </w:r>
      <w:r w:rsidR="009F3A2B">
        <w:tab/>
      </w:r>
      <w:r w:rsidR="00ED39CC" w:rsidRPr="006014EF">
        <w:t>Worksite Activities and Coordination</w:t>
      </w:r>
      <w:bookmarkEnd w:id="133"/>
      <w:bookmarkEnd w:id="134"/>
      <w:bookmarkEnd w:id="135"/>
      <w:bookmarkEnd w:id="136"/>
      <w:bookmarkEnd w:id="137"/>
    </w:p>
    <w:p w14:paraId="79028E55" w14:textId="592F5D0F" w:rsidR="006A0B18" w:rsidRPr="006014EF" w:rsidRDefault="00395157" w:rsidP="009F3A2B">
      <w:pPr>
        <w:pStyle w:val="Heading3"/>
      </w:pPr>
      <w:bookmarkStart w:id="138" w:name="_Toc277151448"/>
      <w:bookmarkStart w:id="139" w:name="_Toc307216726"/>
      <w:bookmarkStart w:id="140" w:name="_Toc318272135"/>
      <w:bookmarkStart w:id="141" w:name="_Toc319048149"/>
      <w:bookmarkStart w:id="142" w:name="_Toc231910840"/>
      <w:r>
        <w:t xml:space="preserve">4.14.1 </w:t>
      </w:r>
      <w:r w:rsidR="009F3A2B">
        <w:tab/>
      </w:r>
      <w:r w:rsidR="00ED39CC" w:rsidRPr="006014EF">
        <w:t>Coordination of Activities</w:t>
      </w:r>
      <w:bookmarkEnd w:id="138"/>
      <w:bookmarkEnd w:id="139"/>
      <w:bookmarkEnd w:id="140"/>
      <w:bookmarkEnd w:id="141"/>
      <w:bookmarkEnd w:id="142"/>
    </w:p>
    <w:p w14:paraId="1A63C001" w14:textId="3D72A3CC" w:rsidR="00541744" w:rsidRPr="00F73D02" w:rsidRDefault="00ED39CC" w:rsidP="009F3A2B">
      <w:pPr>
        <w:pStyle w:val="BodyText"/>
        <w:rPr>
          <w:b/>
        </w:rPr>
      </w:pPr>
      <w:r w:rsidRPr="00D12289">
        <w:t xml:space="preserve">The Contractor shall coordinate worksite activities with all applicable personnel to ensure the protection of human health and the environment; prevent damage to property, utilities, materials, supplies, and equipment; and avoid work interruptions. </w:t>
      </w:r>
      <w:r w:rsidR="00B11C98" w:rsidRPr="00D12289">
        <w:t xml:space="preserve"> </w:t>
      </w:r>
      <w:r w:rsidRPr="002840C2">
        <w:t>The Contractor shall provide security to work areas</w:t>
      </w:r>
      <w:r w:rsidR="00D401C3" w:rsidRPr="002840C2">
        <w:t>, if needed</w:t>
      </w:r>
      <w:r w:rsidR="004329D7" w:rsidRPr="002840C2">
        <w:t>.</w:t>
      </w:r>
      <w:r w:rsidRPr="00D12289">
        <w:t xml:space="preserve"> </w:t>
      </w:r>
      <w:r w:rsidR="00025713" w:rsidRPr="00D12289">
        <w:t xml:space="preserve">The </w:t>
      </w:r>
      <w:r w:rsidR="00A43A9C">
        <w:t>C</w:t>
      </w:r>
      <w:r w:rsidR="00025713" w:rsidRPr="00D12289">
        <w:t>ontractor</w:t>
      </w:r>
      <w:r w:rsidRPr="00D12289">
        <w:t xml:space="preserve"> shall perform emergency response to situations arising from project activities. </w:t>
      </w:r>
      <w:r w:rsidR="00B11C98" w:rsidRPr="00D12289">
        <w:t xml:space="preserve"> </w:t>
      </w:r>
      <w:r w:rsidRPr="00D12289">
        <w:t xml:space="preserve">The Contractor shall perform emergency repairs to facilities, systems, improvements, or utilities damaged </w:t>
      </w:r>
      <w:r w:rsidR="004610CC">
        <w:t>while</w:t>
      </w:r>
      <w:r w:rsidRPr="00D12289">
        <w:t xml:space="preserve"> executing </w:t>
      </w:r>
      <w:r w:rsidR="006C4EE5" w:rsidRPr="00D12289">
        <w:t xml:space="preserve">the </w:t>
      </w:r>
      <w:r w:rsidR="00BB288B" w:rsidRPr="00D12289">
        <w:t>contract</w:t>
      </w:r>
      <w:r w:rsidRPr="00D12289">
        <w:t xml:space="preserve"> requirements.  The Contractor shall comply with all local, state, </w:t>
      </w:r>
      <w:r w:rsidR="008E4338" w:rsidRPr="00D12289">
        <w:t>federal,</w:t>
      </w:r>
      <w:r w:rsidRPr="00D12289">
        <w:t xml:space="preserve"> and military </w:t>
      </w:r>
      <w:r w:rsidR="004610CC">
        <w:t>laws</w:t>
      </w:r>
      <w:r w:rsidR="004610CC" w:rsidRPr="00D12289">
        <w:t xml:space="preserve"> </w:t>
      </w:r>
      <w:r w:rsidRPr="00D12289">
        <w:t xml:space="preserve">and guidance covering security activities.  The Contractor </w:t>
      </w:r>
      <w:r w:rsidR="006C4EE5" w:rsidRPr="00D12289">
        <w:t xml:space="preserve">shall </w:t>
      </w:r>
      <w:r w:rsidRPr="00D12289">
        <w:t>comply with Occupational Safety and Health Administration (OSHA) safety and health regulations and local safety office requirements.  The Contractor is required to provide the</w:t>
      </w:r>
      <w:r w:rsidR="001C272D">
        <w:t xml:space="preserve"> </w:t>
      </w:r>
      <w:r w:rsidR="008040FD" w:rsidRPr="00F81FF6">
        <w:t>CO</w:t>
      </w:r>
      <w:ins w:id="143" w:author="Richards, Jennifer Soon CIV USARMY CESAS (USA)" w:date="2026-06-26T13:35:00Z" w16du:dateUtc="2026-06-26T17:35:00Z">
        <w:r w:rsidR="00323C12">
          <w:t>R</w:t>
        </w:r>
      </w:ins>
      <w:r w:rsidR="008040FD" w:rsidRPr="00F81FF6">
        <w:t>/</w:t>
      </w:r>
      <w:r w:rsidR="00066EB1" w:rsidRPr="00F81FF6">
        <w:t>K</w:t>
      </w:r>
      <w:r w:rsidRPr="00F81FF6">
        <w:t>O</w:t>
      </w:r>
      <w:r w:rsidRPr="00D12289">
        <w:t xml:space="preserve"> copies of any OSHA report(s) submitted during the duration of the </w:t>
      </w:r>
      <w:r w:rsidR="00BB288B" w:rsidRPr="00D12289">
        <w:t>contract</w:t>
      </w:r>
      <w:r w:rsidRPr="00D12289">
        <w:t>.</w:t>
      </w:r>
    </w:p>
    <w:p w14:paraId="74B5180D" w14:textId="17F72C0E" w:rsidR="006A0B18" w:rsidRPr="00481D79" w:rsidRDefault="00AE184F" w:rsidP="009F3A2B">
      <w:pPr>
        <w:pStyle w:val="Heading3"/>
      </w:pPr>
      <w:bookmarkStart w:id="144" w:name="_Toc277151449"/>
      <w:bookmarkStart w:id="145" w:name="_Toc307216727"/>
      <w:bookmarkStart w:id="146" w:name="_Toc318272136"/>
      <w:bookmarkStart w:id="147" w:name="_Toc319048150"/>
      <w:bookmarkStart w:id="148" w:name="_Toc231910841"/>
      <w:r w:rsidRPr="00B6252F">
        <w:t xml:space="preserve">4.14.2 </w:t>
      </w:r>
      <w:r w:rsidR="00ED39CC" w:rsidRPr="00481D79">
        <w:t>Hazardous Material</w:t>
      </w:r>
      <w:r w:rsidR="00B11C98" w:rsidRPr="00B21678">
        <w:t>,</w:t>
      </w:r>
      <w:r w:rsidR="00ED39CC" w:rsidRPr="00481D79">
        <w:t xml:space="preserve"> and Hazardous Waste Permitting and Reporting</w:t>
      </w:r>
      <w:bookmarkEnd w:id="144"/>
      <w:bookmarkEnd w:id="145"/>
      <w:bookmarkEnd w:id="146"/>
      <w:bookmarkEnd w:id="147"/>
      <w:bookmarkEnd w:id="148"/>
    </w:p>
    <w:p w14:paraId="61083F28" w14:textId="1E9E7CD0" w:rsidR="002D6973" w:rsidRPr="00481D79" w:rsidRDefault="00ED39CC" w:rsidP="009F3A2B">
      <w:pPr>
        <w:pStyle w:val="BodyText"/>
      </w:pPr>
      <w:r w:rsidRPr="00481D79">
        <w:t>The Contractor shall handle all</w:t>
      </w:r>
      <w:r w:rsidR="00CE5616" w:rsidRPr="00481D79">
        <w:t xml:space="preserve"> </w:t>
      </w:r>
      <w:r w:rsidRPr="00481D79">
        <w:t>hazardous materials</w:t>
      </w:r>
      <w:r w:rsidR="00B11C98" w:rsidRPr="00481D79">
        <w:t>,</w:t>
      </w:r>
      <w:r w:rsidRPr="00481D79">
        <w:t xml:space="preserve"> and </w:t>
      </w:r>
      <w:r w:rsidR="00510A3E">
        <w:t xml:space="preserve">hazardous </w:t>
      </w:r>
      <w:r w:rsidRPr="00481D79">
        <w:t xml:space="preserve">waste in accordance with applicable federal, state, local, </w:t>
      </w:r>
      <w:r w:rsidR="00286401">
        <w:t>Installation</w:t>
      </w:r>
      <w:r w:rsidR="004610CC">
        <w:t>,</w:t>
      </w:r>
      <w:r w:rsidR="00C33773">
        <w:t xml:space="preserve"> </w:t>
      </w:r>
      <w:r w:rsidR="00B31B74" w:rsidRPr="00F81FF6">
        <w:t xml:space="preserve">and </w:t>
      </w:r>
      <w:r w:rsidR="007272AB" w:rsidRPr="00F81FF6">
        <w:t>USACE</w:t>
      </w:r>
      <w:r w:rsidR="00446C11" w:rsidRPr="00481D79">
        <w:t xml:space="preserve"> </w:t>
      </w:r>
      <w:r w:rsidRPr="00481D79">
        <w:t>requirements.  The Contractor shall provide all</w:t>
      </w:r>
      <w:r w:rsidR="004610CC">
        <w:t xml:space="preserve"> documentation related to</w:t>
      </w:r>
      <w:r w:rsidRPr="00481D79">
        <w:t xml:space="preserve"> hazardous materials use</w:t>
      </w:r>
      <w:r w:rsidR="004610CC">
        <w:t>,</w:t>
      </w:r>
      <w:r w:rsidRPr="00481D79">
        <w:t xml:space="preserve"> and hazardous waste disposal to </w:t>
      </w:r>
      <w:r w:rsidR="0040435F" w:rsidRPr="00481D79">
        <w:t>AFCEC, COR</w:t>
      </w:r>
      <w:r w:rsidR="004610CC">
        <w:t>,</w:t>
      </w:r>
      <w:r w:rsidR="0040435F" w:rsidRPr="00481D79">
        <w:t xml:space="preserve"> and </w:t>
      </w:r>
      <w:r w:rsidR="00245124" w:rsidRPr="00481D79">
        <w:t xml:space="preserve">Installation </w:t>
      </w:r>
      <w:r w:rsidR="00056685">
        <w:t>RPM</w:t>
      </w:r>
      <w:r w:rsidR="00245124" w:rsidRPr="00481D79">
        <w:t>(s)</w:t>
      </w:r>
      <w:r w:rsidR="004610CC">
        <w:t>.  Additionally</w:t>
      </w:r>
      <w:r w:rsidRPr="00481D79">
        <w:t>,</w:t>
      </w:r>
      <w:r w:rsidR="004610CC">
        <w:t xml:space="preserve"> the Contractor</w:t>
      </w:r>
      <w:r w:rsidRPr="00481D79">
        <w:t xml:space="preserve"> shall register with the </w:t>
      </w:r>
      <w:r w:rsidRPr="00481D79">
        <w:lastRenderedPageBreak/>
        <w:t xml:space="preserve">Hazardous Materials Pharmacy program (if available) at the </w:t>
      </w:r>
      <w:r w:rsidR="00286401">
        <w:t>Installation</w:t>
      </w:r>
      <w:r w:rsidR="00AE788E" w:rsidRPr="00481D79">
        <w:t xml:space="preserve"> </w:t>
      </w:r>
      <w:r w:rsidRPr="00481D79">
        <w:t xml:space="preserve">to ensure appropriate and efficient tracking of the Contractor’s hazardous material purchases, inventories, use, and releases as required by the Emergency Planning and Community Right-to-Know Act, </w:t>
      </w:r>
      <w:r w:rsidR="00C60EA3">
        <w:t>EOs</w:t>
      </w:r>
      <w:r w:rsidRPr="00481D79">
        <w:t xml:space="preserve">, or any </w:t>
      </w:r>
      <w:r w:rsidR="00446C11" w:rsidRPr="00481D79">
        <w:t xml:space="preserve">Installation </w:t>
      </w:r>
      <w:r w:rsidRPr="00481D79">
        <w:t>reporting requirements.</w:t>
      </w:r>
    </w:p>
    <w:p w14:paraId="47499D80" w14:textId="025E4686" w:rsidR="000D2AC6" w:rsidRDefault="00ED39CC" w:rsidP="009F3A2B">
      <w:pPr>
        <w:pStyle w:val="BodyText"/>
      </w:pPr>
      <w:r>
        <w:t xml:space="preserve">The Contractor shall also comply with federal, state, local, </w:t>
      </w:r>
      <w:r w:rsidR="00286401">
        <w:t>Installation</w:t>
      </w:r>
      <w:r w:rsidR="00B31B74">
        <w:t xml:space="preserve">, </w:t>
      </w:r>
      <w:r w:rsidR="00B31B74" w:rsidRPr="00F81FF6">
        <w:t xml:space="preserve">and </w:t>
      </w:r>
      <w:r w:rsidR="007272AB" w:rsidRPr="00F81FF6">
        <w:t>USACE</w:t>
      </w:r>
      <w:r w:rsidR="00480328">
        <w:t xml:space="preserve"> </w:t>
      </w:r>
      <w:r>
        <w:t xml:space="preserve">requirements for any task involving the transportation </w:t>
      </w:r>
      <w:r w:rsidR="00CC5034">
        <w:t>of hazardous</w:t>
      </w:r>
      <w:r>
        <w:t xml:space="preserve"> waste</w:t>
      </w:r>
      <w:r w:rsidR="00480328">
        <w:t>,</w:t>
      </w:r>
      <w:r>
        <w:t xml:space="preserve"> and contaminated material to off-site treatment, storage</w:t>
      </w:r>
      <w:r w:rsidR="00480328">
        <w:t>,</w:t>
      </w:r>
      <w:r>
        <w:t xml:space="preserve"> and/or disposal facilities.  This includes 40 Code of Federal Regulations (CFR) </w:t>
      </w:r>
      <w:r w:rsidR="003E0BC4">
        <w:t xml:space="preserve">Parts 260 and 263, 49 CFR Parts 172, 173, 178, and </w:t>
      </w:r>
      <w:r>
        <w:t>179</w:t>
      </w:r>
      <w:r w:rsidR="00AE788E">
        <w:t>,</w:t>
      </w:r>
      <w:r>
        <w:t xml:space="preserve"> and all other applicable federal</w:t>
      </w:r>
      <w:r w:rsidR="00480328">
        <w:t>, state, and local</w:t>
      </w:r>
      <w:r>
        <w:t xml:space="preserve"> transportation regulatio</w:t>
      </w:r>
      <w:r w:rsidR="00CE5616">
        <w:t>ns.</w:t>
      </w:r>
      <w:r w:rsidR="00B31B74">
        <w:t xml:space="preserve">  </w:t>
      </w:r>
      <w:r w:rsidR="000D2AC6">
        <w:t>The Contractor is responsible for all disposal costs of hazardous waste.</w:t>
      </w:r>
    </w:p>
    <w:p w14:paraId="19ECC0A7" w14:textId="60E1370B" w:rsidR="00815553" w:rsidRPr="00FD27FA" w:rsidRDefault="00B31B74" w:rsidP="009F3A2B">
      <w:pPr>
        <w:pStyle w:val="BodyText"/>
      </w:pPr>
      <w:r>
        <w:t>T</w:t>
      </w:r>
      <w:r w:rsidRPr="00A3489E">
        <w:t>he Contractor shall perform all work in a manner that minimizes the pollution of air, water</w:t>
      </w:r>
      <w:r w:rsidR="00C33773">
        <w:t>,</w:t>
      </w:r>
      <w:r w:rsidRPr="00A3489E">
        <w:t xml:space="preserve"> or land and develop contingency measures for </w:t>
      </w:r>
      <w:r w:rsidR="00CC1D14">
        <w:t xml:space="preserve">the </w:t>
      </w:r>
      <w:r w:rsidRPr="00A3489E">
        <w:t xml:space="preserve">cleanup of any spills that may occur during the performance of this Contract. </w:t>
      </w:r>
      <w:r>
        <w:t xml:space="preserve"> The Contractor is responsible for performing IDW characterization, management, and disposal in support of the environmental restoration project in this contract. </w:t>
      </w:r>
      <w:r w:rsidR="00A21DC5">
        <w:t xml:space="preserve"> </w:t>
      </w:r>
      <w:r>
        <w:t>Waste management activities</w:t>
      </w:r>
      <w:r w:rsidR="00CC1D14">
        <w:t>,</w:t>
      </w:r>
      <w:r>
        <w:t xml:space="preserve"> including identification, hazardous waste determination, characterization, segregation and storage, labeling and marking, preparation of transportation </w:t>
      </w:r>
      <w:r w:rsidR="00875AF5">
        <w:t>documents</w:t>
      </w:r>
      <w:r>
        <w:t>, and record keeping</w:t>
      </w:r>
      <w:r w:rsidR="00CC1D14">
        <w:t>,</w:t>
      </w:r>
      <w:r>
        <w:t xml:space="preserve"> shall be in accordance with </w:t>
      </w:r>
      <w:r w:rsidR="00C33773">
        <w:t>US</w:t>
      </w:r>
      <w:r>
        <w:t xml:space="preserve">EPA and Department of Transportation (DOT) regulations, state hazardous waste regulations, </w:t>
      </w:r>
      <w:r w:rsidR="00CC1D14">
        <w:t xml:space="preserve">where </w:t>
      </w:r>
      <w:r>
        <w:t xml:space="preserve">applicable, and the </w:t>
      </w:r>
      <w:r w:rsidR="00286401">
        <w:t>Installation</w:t>
      </w:r>
      <w:r>
        <w:t xml:space="preserve"> RCRA permit, </w:t>
      </w:r>
      <w:r w:rsidR="00CC1D14">
        <w:t xml:space="preserve">when </w:t>
      </w:r>
      <w:r>
        <w:t xml:space="preserve">applicable. </w:t>
      </w:r>
      <w:r w:rsidR="00C33773">
        <w:t xml:space="preserve"> </w:t>
      </w:r>
      <w:r>
        <w:t xml:space="preserve">All IDW generated by the </w:t>
      </w:r>
      <w:r w:rsidR="003521B5">
        <w:t>DERP</w:t>
      </w:r>
      <w:r>
        <w:t xml:space="preserve"> </w:t>
      </w:r>
      <w:r w:rsidR="00616844">
        <w:t xml:space="preserve">is </w:t>
      </w:r>
      <w:r>
        <w:t xml:space="preserve">subject to the Off-Site Rule (40 CFR 300.440). </w:t>
      </w:r>
      <w:r w:rsidR="00C33773">
        <w:t xml:space="preserve"> </w:t>
      </w:r>
      <w:r>
        <w:t xml:space="preserve">Wastes may be placed in facilities compliant with </w:t>
      </w:r>
      <w:r w:rsidRPr="00DB4BA0">
        <w:t xml:space="preserve">RCRA or other applicable </w:t>
      </w:r>
      <w:r w:rsidR="00C33773">
        <w:t>f</w:t>
      </w:r>
      <w:r w:rsidR="00C33773" w:rsidRPr="00DB4BA0">
        <w:t xml:space="preserve">ederal </w:t>
      </w:r>
      <w:r w:rsidRPr="00DB4BA0">
        <w:t xml:space="preserve">or </w:t>
      </w:r>
      <w:r w:rsidR="00C33773">
        <w:t>s</w:t>
      </w:r>
      <w:r w:rsidR="00C33773" w:rsidRPr="00DB4BA0">
        <w:t xml:space="preserve">tate </w:t>
      </w:r>
      <w:r w:rsidRPr="00DB4BA0">
        <w:t>requirements</w:t>
      </w:r>
      <w:r>
        <w:t>.</w:t>
      </w:r>
      <w:r w:rsidR="00815553">
        <w:t xml:space="preserve">  </w:t>
      </w:r>
      <w:r w:rsidR="00815553" w:rsidRPr="00B3295A">
        <w:t>The Contractor is responsible for disposal costs of all IDW.</w:t>
      </w:r>
    </w:p>
    <w:p w14:paraId="50C8EC92" w14:textId="4231A4E6" w:rsidR="00815553" w:rsidRDefault="00403AA2" w:rsidP="009F3A2B">
      <w:pPr>
        <w:pStyle w:val="BodyText"/>
      </w:pPr>
      <w:bookmarkStart w:id="149" w:name="_Hlk34384706"/>
      <w:r w:rsidRPr="00403AA2">
        <w:t xml:space="preserve">All waste </w:t>
      </w:r>
      <w:r w:rsidR="007603F1">
        <w:t xml:space="preserve">media </w:t>
      </w:r>
      <w:r w:rsidRPr="00403AA2">
        <w:t xml:space="preserve">from areas with identified </w:t>
      </w:r>
      <w:r w:rsidR="00E0638B">
        <w:t>PFAS</w:t>
      </w:r>
      <w:r w:rsidRPr="00403AA2">
        <w:t xml:space="preserve"> contamination shall be segregated, stored, and </w:t>
      </w:r>
      <w:r w:rsidRPr="00CC1D14">
        <w:t xml:space="preserve">disposed of in accordance with </w:t>
      </w:r>
      <w:bookmarkStart w:id="150" w:name="_Hlk34383184"/>
      <w:r w:rsidR="003914F2" w:rsidRPr="00CC1D14">
        <w:t>the guidance provided in</w:t>
      </w:r>
      <w:r w:rsidRPr="00CC1D14">
        <w:t xml:space="preserve"> </w:t>
      </w:r>
      <w:r w:rsidR="003E2E87" w:rsidRPr="00CC1D14">
        <w:t>Section 1.3</w:t>
      </w:r>
      <w:r w:rsidR="00AF60ED" w:rsidRPr="00CC1D14">
        <w:t>.</w:t>
      </w:r>
      <w:r w:rsidR="00AF60ED">
        <w:t xml:space="preserve"> </w:t>
      </w:r>
      <w:bookmarkEnd w:id="150"/>
    </w:p>
    <w:bookmarkEnd w:id="149"/>
    <w:p w14:paraId="5E7F46FF" w14:textId="11649C03" w:rsidR="00B31B74" w:rsidRDefault="00B31B74" w:rsidP="009F3A2B">
      <w:pPr>
        <w:pStyle w:val="BodyText"/>
      </w:pPr>
      <w:r>
        <w:t xml:space="preserve">The Contractor shall write and implement waste management plans for government review and approval before initiating on-site restoration work. </w:t>
      </w:r>
      <w:r w:rsidR="00D8681A">
        <w:t xml:space="preserve"> </w:t>
      </w:r>
      <w:r>
        <w:t>The</w:t>
      </w:r>
      <w:r w:rsidR="00CC1D14">
        <w:t>se</w:t>
      </w:r>
      <w:r>
        <w:t xml:space="preserve"> plans shall document the process for making a hazardous waste determination for IDW in accordance with 40 CFR 262.1</w:t>
      </w:r>
      <w:r w:rsidR="648FACB5">
        <w:t>1</w:t>
      </w:r>
      <w:r>
        <w:t xml:space="preserve"> and</w:t>
      </w:r>
      <w:r w:rsidR="00CC1D14">
        <w:t xml:space="preserve"> detail the</w:t>
      </w:r>
      <w:r>
        <w:t xml:space="preserve"> procedures for managing the waste and documenting </w:t>
      </w:r>
      <w:r w:rsidR="00CC1D14">
        <w:t xml:space="preserve">its </w:t>
      </w:r>
      <w:r>
        <w:t xml:space="preserve">disposal. </w:t>
      </w:r>
      <w:r w:rsidR="00D8681A">
        <w:t xml:space="preserve"> </w:t>
      </w:r>
      <w:r>
        <w:t xml:space="preserve">For work involving </w:t>
      </w:r>
      <w:r w:rsidR="00CC1D14">
        <w:t xml:space="preserve">the </w:t>
      </w:r>
      <w:r>
        <w:t>generation and disposal of hazardous waste, the Contractor</w:t>
      </w:r>
      <w:r w:rsidR="00CD60F0">
        <w:t xml:space="preserve"> </w:t>
      </w:r>
      <w:r w:rsidR="00324670">
        <w:t xml:space="preserve">shall </w:t>
      </w:r>
      <w:r w:rsidR="00CD60F0">
        <w:t xml:space="preserve">coordinate activities with the </w:t>
      </w:r>
      <w:r w:rsidR="00286401">
        <w:t>Installation</w:t>
      </w:r>
      <w:r w:rsidR="00CD60F0">
        <w:t xml:space="preserve"> hazardous waste manager and</w:t>
      </w:r>
      <w:r>
        <w:t xml:space="preserve"> perform waste management that complies with all generator requirements in 40 CFR Part 262. </w:t>
      </w:r>
      <w:r w:rsidR="00D8681A">
        <w:t xml:space="preserve"> </w:t>
      </w:r>
      <w:r>
        <w:t xml:space="preserve">These requirements include, but are not limited to, making hazardous waste determinations, determining generator category, obtaining </w:t>
      </w:r>
      <w:r w:rsidR="00D8681A">
        <w:t>US</w:t>
      </w:r>
      <w:r>
        <w:t xml:space="preserve">EPA ID numbers, notification of hazardous waste activity, use of the manifest system, complying with pre-transportation requirements, and maintaining records in accordance with 40 CFR 262.40 and 40 CFR 262.44. </w:t>
      </w:r>
      <w:r w:rsidR="00D8681A">
        <w:t xml:space="preserve"> </w:t>
      </w:r>
      <w:r>
        <w:t xml:space="preserve">For </w:t>
      </w:r>
      <w:r w:rsidR="00286401">
        <w:t>Installation</w:t>
      </w:r>
      <w:r>
        <w:t>s with existing hazard</w:t>
      </w:r>
      <w:r w:rsidR="00D8681A">
        <w:t>ous</w:t>
      </w:r>
      <w:r>
        <w:t xml:space="preserve"> waste </w:t>
      </w:r>
      <w:r w:rsidR="00CC1D14">
        <w:t xml:space="preserve">ID </w:t>
      </w:r>
      <w:r>
        <w:t xml:space="preserve">numbers, coordinate waste with </w:t>
      </w:r>
      <w:r w:rsidR="00CC1D14">
        <w:t xml:space="preserve">the </w:t>
      </w:r>
      <w:r w:rsidR="00286401">
        <w:t>Installation</w:t>
      </w:r>
      <w:r>
        <w:t xml:space="preserve"> environmental staff. </w:t>
      </w:r>
      <w:r w:rsidR="00D8681A">
        <w:t xml:space="preserve"> </w:t>
      </w:r>
      <w:r>
        <w:t xml:space="preserve">Note that the </w:t>
      </w:r>
      <w:r w:rsidR="00286401">
        <w:t>Installation</w:t>
      </w:r>
      <w:r>
        <w:t xml:space="preserve"> is the waste generator and oversees and approves waste management activities. </w:t>
      </w:r>
      <w:r w:rsidR="00D8681A">
        <w:t xml:space="preserve"> </w:t>
      </w:r>
      <w:r>
        <w:t xml:space="preserve">The </w:t>
      </w:r>
      <w:r w:rsidR="00286401">
        <w:t>Installation</w:t>
      </w:r>
      <w:r>
        <w:t xml:space="preserve"> has signature authority as the generator on hazardous waste manifests prepared by the Contractor; however, Contractors may be required to sign waste characterization profiles, bills of lading for non-hazardous waste, and other DOT shipping papers.</w:t>
      </w:r>
    </w:p>
    <w:p w14:paraId="53D38BBD" w14:textId="700D3F29" w:rsidR="00B31B74" w:rsidRDefault="008B7D1C" w:rsidP="009F3A2B">
      <w:pPr>
        <w:pStyle w:val="BodyText"/>
      </w:pPr>
      <w:r>
        <w:t xml:space="preserve">The Contractor </w:t>
      </w:r>
      <w:r w:rsidR="00CA3AE9">
        <w:t>must obtain</w:t>
      </w:r>
      <w:r w:rsidR="00B31B74">
        <w:t xml:space="preserve"> a Certificate of Disposal/Destruction/or Placement for all hazardous waste, CERCLA remediation waste, </w:t>
      </w:r>
      <w:r w:rsidR="00D8681A">
        <w:t xml:space="preserve">Formerly Utilized Sites Remedial Action </w:t>
      </w:r>
      <w:r w:rsidR="12E5544D">
        <w:t>Program waste</w:t>
      </w:r>
      <w:r w:rsidR="00B31B74">
        <w:t>, asbestos</w:t>
      </w:r>
      <w:r w:rsidR="25B4B59D">
        <w:t xml:space="preserve"> containing material</w:t>
      </w:r>
      <w:r w:rsidR="00B31B74">
        <w:t xml:space="preserve">, </w:t>
      </w:r>
      <w:r w:rsidR="0008643C">
        <w:t xml:space="preserve">polychlorinated biphenyls </w:t>
      </w:r>
      <w:r w:rsidR="00D8681A">
        <w:t>(</w:t>
      </w:r>
      <w:r w:rsidR="00B31B74">
        <w:t>PCB</w:t>
      </w:r>
      <w:r w:rsidR="00CA3AE9">
        <w:t>s</w:t>
      </w:r>
      <w:r w:rsidR="00D8681A">
        <w:t>)</w:t>
      </w:r>
      <w:r w:rsidR="00B31B74">
        <w:t>, etc.</w:t>
      </w:r>
      <w:r w:rsidR="00CA3AE9">
        <w:t>,</w:t>
      </w:r>
      <w:r w:rsidR="00B31B74">
        <w:t xml:space="preserve"> from the ultimate disposal </w:t>
      </w:r>
      <w:r w:rsidR="00B31B74">
        <w:lastRenderedPageBreak/>
        <w:t xml:space="preserve">facility. </w:t>
      </w:r>
      <w:r w:rsidR="00D8681A">
        <w:t xml:space="preserve"> </w:t>
      </w:r>
      <w:r w:rsidR="00B31B74">
        <w:t xml:space="preserve">The certificate must correlate to each shipment of waste to the facility. </w:t>
      </w:r>
      <w:r w:rsidR="00D8681A">
        <w:t xml:space="preserve"> </w:t>
      </w:r>
      <w:r w:rsidR="00B31B74">
        <w:t xml:space="preserve">The Contractor shall submit the certificates to </w:t>
      </w:r>
      <w:r w:rsidR="008040FD">
        <w:t xml:space="preserve">the CO/KO </w:t>
      </w:r>
      <w:r w:rsidR="00B31B74">
        <w:t>for placement in the project/site file.</w:t>
      </w:r>
    </w:p>
    <w:p w14:paraId="48F8234F" w14:textId="44AD5325" w:rsidR="00B31B74" w:rsidRPr="00E62C09" w:rsidRDefault="00B31B74" w:rsidP="009F3A2B">
      <w:pPr>
        <w:pStyle w:val="BodyText"/>
      </w:pPr>
      <w:r w:rsidRPr="00E62C09">
        <w:t>After IDW disposal is complete at the site, an IDW report addendum shall be prepared to describe the IDW activities at each site and included as an addendum to one of the final reports.</w:t>
      </w:r>
    </w:p>
    <w:p w14:paraId="39568E9D" w14:textId="25D018BD" w:rsidR="00B31B74" w:rsidRPr="006423D8" w:rsidRDefault="003E61D4" w:rsidP="009F3A2B">
      <w:pPr>
        <w:pStyle w:val="Heading3"/>
      </w:pPr>
      <w:bookmarkStart w:id="151" w:name="_Toc231910842"/>
      <w:r>
        <w:t>4.14.</w:t>
      </w:r>
      <w:r w:rsidR="0091557D">
        <w:t>2.1</w:t>
      </w:r>
      <w:r w:rsidR="006741EC">
        <w:tab/>
      </w:r>
      <w:r w:rsidR="00B31B74" w:rsidRPr="00C33773">
        <w:t>Regulatory Requirements</w:t>
      </w:r>
      <w:bookmarkEnd w:id="151"/>
    </w:p>
    <w:p w14:paraId="38F85D80" w14:textId="0055065F" w:rsidR="00B31B74" w:rsidRDefault="00B31B74" w:rsidP="009F3A2B">
      <w:pPr>
        <w:pStyle w:val="BodyText"/>
      </w:pPr>
      <w:r>
        <w:t xml:space="preserve">All activities and IDW documents required by this scope of work shall </w:t>
      </w:r>
      <w:r w:rsidR="00117ACE">
        <w:t xml:space="preserve">comply with </w:t>
      </w:r>
      <w:r w:rsidR="004C1804">
        <w:t xml:space="preserve">and </w:t>
      </w:r>
      <w:r w:rsidR="00117ACE">
        <w:t>reflect the following regulations</w:t>
      </w:r>
      <w:r>
        <w:t xml:space="preserve"> and appropriate guidance publications, at a minimum: </w:t>
      </w:r>
    </w:p>
    <w:p w14:paraId="2B27C2CE" w14:textId="438F4ACC" w:rsidR="00B31B74" w:rsidRPr="0085401E" w:rsidRDefault="00B31B74">
      <w:pPr>
        <w:pStyle w:val="List1"/>
        <w:numPr>
          <w:ilvl w:val="0"/>
          <w:numId w:val="13"/>
        </w:numPr>
        <w:ind w:left="720"/>
      </w:pPr>
      <w:r w:rsidRPr="0085401E">
        <w:t xml:space="preserve">DOT, Hazardous Material Regulations, </w:t>
      </w:r>
      <w:r w:rsidR="00867CC9" w:rsidRPr="0085401E">
        <w:t xml:space="preserve">49 CFR </w:t>
      </w:r>
      <w:r w:rsidR="00C10722">
        <w:t xml:space="preserve">Subtitle B, Chapter I, </w:t>
      </w:r>
      <w:r w:rsidR="00867CC9" w:rsidRPr="0085401E">
        <w:t>Subchapters A, B, and C.</w:t>
      </w:r>
    </w:p>
    <w:p w14:paraId="2F69215E" w14:textId="4D3D8D6D" w:rsidR="00B31B74" w:rsidRPr="0085401E" w:rsidRDefault="00867CC9" w:rsidP="009F3A2B">
      <w:pPr>
        <w:pStyle w:val="List1"/>
      </w:pPr>
      <w:r>
        <w:t>US</w:t>
      </w:r>
      <w:r w:rsidR="00B31B74">
        <w:t>EPA, Re</w:t>
      </w:r>
      <w:r>
        <w:t xml:space="preserve">gulations, 40 CFR </w:t>
      </w:r>
      <w:r w:rsidR="005B0187">
        <w:t xml:space="preserve">Chapter I, </w:t>
      </w:r>
      <w:r>
        <w:t>Subchapter I</w:t>
      </w:r>
      <w:r w:rsidR="22F464CC">
        <w:t xml:space="preserve"> – Solid Waste</w:t>
      </w:r>
      <w:r>
        <w:t>.</w:t>
      </w:r>
    </w:p>
    <w:p w14:paraId="598D0224" w14:textId="62690AD9" w:rsidR="00B31B74" w:rsidRPr="0085401E" w:rsidRDefault="00867CC9" w:rsidP="009F3A2B">
      <w:pPr>
        <w:pStyle w:val="List1"/>
      </w:pPr>
      <w:r w:rsidRPr="0085401E">
        <w:t>US</w:t>
      </w:r>
      <w:r w:rsidR="00B31B74" w:rsidRPr="0085401E">
        <w:t xml:space="preserve">EPA Regulations, 40 CFR </w:t>
      </w:r>
      <w:r w:rsidR="005B0187">
        <w:t xml:space="preserve">Chapter I, </w:t>
      </w:r>
      <w:r w:rsidR="00B31B74" w:rsidRPr="0085401E">
        <w:t>Subchapter J – Superfund, Emergency Planning, and Co</w:t>
      </w:r>
      <w:r w:rsidRPr="0085401E">
        <w:t>mmunity Right-To-Know Programs.</w:t>
      </w:r>
    </w:p>
    <w:p w14:paraId="1197F2B4" w14:textId="33A5F7E1" w:rsidR="00B31B74" w:rsidRPr="0085401E" w:rsidRDefault="00B31B74" w:rsidP="009F3A2B">
      <w:pPr>
        <w:pStyle w:val="List1"/>
      </w:pPr>
      <w:r w:rsidRPr="0085401E">
        <w:t>CERCLA</w:t>
      </w:r>
      <w:r w:rsidR="00867CC9" w:rsidRPr="0085401E">
        <w:t>, 42 USC 9601-9675</w:t>
      </w:r>
    </w:p>
    <w:p w14:paraId="0D468BC8" w14:textId="0123385A" w:rsidR="00B31B74" w:rsidRPr="0085401E" w:rsidRDefault="00867CC9" w:rsidP="009F3A2B">
      <w:pPr>
        <w:pStyle w:val="List1"/>
      </w:pPr>
      <w:r w:rsidRPr="0085401E">
        <w:t>RCRA 42 USC 6901 et seq.</w:t>
      </w:r>
    </w:p>
    <w:p w14:paraId="66AFA53A" w14:textId="27CD2CD5" w:rsidR="003E61D4" w:rsidRDefault="00B31B74" w:rsidP="009F3A2B">
      <w:pPr>
        <w:pStyle w:val="List1"/>
      </w:pPr>
      <w:r w:rsidRPr="0085401E">
        <w:t xml:space="preserve">Other applicable </w:t>
      </w:r>
      <w:r w:rsidR="00867CC9" w:rsidRPr="0085401E">
        <w:t>federal</w:t>
      </w:r>
      <w:r w:rsidRPr="0085401E">
        <w:t xml:space="preserve">, </w:t>
      </w:r>
      <w:r w:rsidR="00867CC9" w:rsidRPr="0085401E">
        <w:t>state</w:t>
      </w:r>
      <w:r w:rsidRPr="0085401E">
        <w:t>, and local solid waste requirements.</w:t>
      </w:r>
      <w:bookmarkStart w:id="152" w:name="_Toc277151450"/>
      <w:bookmarkStart w:id="153" w:name="_Toc307216728"/>
      <w:bookmarkStart w:id="154" w:name="_Toc318272137"/>
      <w:bookmarkStart w:id="155" w:name="_Toc319048151"/>
    </w:p>
    <w:p w14:paraId="60E602F1" w14:textId="5056020C" w:rsidR="00786117" w:rsidRPr="001C0132" w:rsidRDefault="00786117" w:rsidP="009F3A2B">
      <w:pPr>
        <w:pStyle w:val="Heading2"/>
        <w:spacing w:before="0"/>
        <w:rPr>
          <w:rFonts w:hint="eastAsia"/>
        </w:rPr>
      </w:pPr>
      <w:bookmarkStart w:id="156" w:name="_Toc231910843"/>
      <w:r w:rsidRPr="001C0132">
        <w:t xml:space="preserve">4.15 </w:t>
      </w:r>
      <w:r w:rsidR="009F3A2B">
        <w:tab/>
      </w:r>
      <w:r w:rsidRPr="001C0132">
        <w:t>ORC Transition Plan</w:t>
      </w:r>
      <w:bookmarkEnd w:id="156"/>
    </w:p>
    <w:p w14:paraId="4E660B71" w14:textId="388582C0" w:rsidR="0093071A" w:rsidRDefault="00E323A3" w:rsidP="009F3A2B">
      <w:pPr>
        <w:pStyle w:val="BodyText"/>
      </w:pPr>
      <w:bookmarkStart w:id="157" w:name="_Hlk188883998"/>
      <w:r w:rsidRPr="000C2211">
        <w:t xml:space="preserve">The ORC Transition Plan is a strategic document that is initiated by the ORC Contractor two years prior to </w:t>
      </w:r>
      <w:r w:rsidR="00CA3AE9">
        <w:t xml:space="preserve">the </w:t>
      </w:r>
      <w:r w:rsidRPr="000C2211">
        <w:t>PoP end date and is delivered at least 90 days prior to the PoP end date.  The ORC Transition Plan should include</w:t>
      </w:r>
      <w:r w:rsidR="00CA3AE9">
        <w:t>,</w:t>
      </w:r>
      <w:r w:rsidRPr="000C2211">
        <w:t xml:space="preserve"> but not be limited </w:t>
      </w:r>
      <w:r w:rsidR="002874D4" w:rsidRPr="000C2211">
        <w:t>to</w:t>
      </w:r>
      <w:r w:rsidR="00CA3AE9">
        <w:t>,</w:t>
      </w:r>
      <w:r w:rsidRPr="000C2211">
        <w:t xml:space="preserve"> information regarding site statuses, the status of all operating treatment systems, contractor</w:t>
      </w:r>
      <w:r w:rsidR="00CA3AE9">
        <w:t>-</w:t>
      </w:r>
      <w:r w:rsidRPr="000C2211">
        <w:t>owned materials that will be removed and may be needed by the incoming contractor, and documents that may be in review with the regulators at the end of the PoP. </w:t>
      </w:r>
      <w:r w:rsidR="00CA3AE9">
        <w:t>To</w:t>
      </w:r>
      <w:r w:rsidR="00826A6B" w:rsidRPr="00826A6B">
        <w:t xml:space="preserve"> streamline </w:t>
      </w:r>
      <w:r w:rsidR="00E81F48">
        <w:t>the T</w:t>
      </w:r>
      <w:r w:rsidR="00826A6B" w:rsidRPr="00826A6B">
        <w:t xml:space="preserve">ransition </w:t>
      </w:r>
      <w:r w:rsidR="00E81F48">
        <w:t>P</w:t>
      </w:r>
      <w:r w:rsidR="00826A6B" w:rsidRPr="00826A6B">
        <w:t xml:space="preserve">lan, </w:t>
      </w:r>
      <w:r w:rsidR="00600FE3">
        <w:t>the Contractor is</w:t>
      </w:r>
      <w:r w:rsidR="00826A6B" w:rsidRPr="00826A6B">
        <w:t xml:space="preserve"> encouraged </w:t>
      </w:r>
      <w:r w:rsidR="00600FE3">
        <w:t>to</w:t>
      </w:r>
      <w:r w:rsidR="00826A6B" w:rsidRPr="00826A6B">
        <w:t xml:space="preserve"> reference other documents </w:t>
      </w:r>
      <w:r w:rsidR="00CA3AE9">
        <w:t>containing site status information</w:t>
      </w:r>
      <w:r w:rsidR="00826A6B" w:rsidRPr="00826A6B">
        <w:t>.</w:t>
      </w:r>
      <w:r w:rsidRPr="000C2211">
        <w:t xml:space="preserve"> The purpose of this plan is to support a seamless transition for the incoming ORC Contractor upon the award of a follow-on ORC. This plan serves as a critical reference for the incoming Contractor when detailing transitional activities within their PMP.</w:t>
      </w:r>
    </w:p>
    <w:p w14:paraId="3D0FA23A" w14:textId="36656567" w:rsidR="006A0B18" w:rsidRPr="00481D79" w:rsidRDefault="003E61D4" w:rsidP="009F3A2B">
      <w:pPr>
        <w:pStyle w:val="Heading1"/>
        <w:spacing w:before="0"/>
        <w:rPr>
          <w:rFonts w:hint="eastAsia"/>
        </w:rPr>
      </w:pPr>
      <w:bookmarkStart w:id="158" w:name="_Toc231910844"/>
      <w:bookmarkEnd w:id="157"/>
      <w:r>
        <w:t xml:space="preserve">5.0  </w:t>
      </w:r>
      <w:r w:rsidR="00D21397">
        <w:t xml:space="preserve"> </w:t>
      </w:r>
      <w:r w:rsidR="009F3A2B">
        <w:tab/>
      </w:r>
      <w:r w:rsidR="00ED39CC" w:rsidRPr="00481D79">
        <w:t>CHEMISTRY REQUIREMENTS</w:t>
      </w:r>
      <w:bookmarkEnd w:id="152"/>
      <w:bookmarkEnd w:id="153"/>
      <w:bookmarkEnd w:id="154"/>
      <w:bookmarkEnd w:id="155"/>
      <w:bookmarkEnd w:id="158"/>
    </w:p>
    <w:p w14:paraId="7D3CBD60" w14:textId="072E6820" w:rsidR="006A0B18" w:rsidRPr="000F37BC" w:rsidRDefault="00ED39CC" w:rsidP="009F3A2B">
      <w:pPr>
        <w:pStyle w:val="BodyText"/>
      </w:pPr>
      <w:r w:rsidRPr="000F37BC">
        <w:t xml:space="preserve">The Contractor shall be responsible for the quality of all required chemistry services performed.  The Contractor shall ensure that all chemistry-related tasks are conducted in accordance with the project-specific Work Plan (WP). </w:t>
      </w:r>
      <w:r w:rsidR="00DB23B8" w:rsidRPr="00DB23B8">
        <w:t xml:space="preserve">Any samples that are delayed or lost by the overnight carrier or destroyed in shipping must be </w:t>
      </w:r>
      <w:r w:rsidR="00CA3AE9">
        <w:t>resampled</w:t>
      </w:r>
      <w:r w:rsidR="00DB23B8" w:rsidRPr="00DB23B8">
        <w:t xml:space="preserve"> within 30 days</w:t>
      </w:r>
      <w:r w:rsidR="00BB70C6" w:rsidRPr="00BB70C6">
        <w:t xml:space="preserve"> at the expense of the Contractor</w:t>
      </w:r>
      <w:r w:rsidR="00DB23B8" w:rsidRPr="00DB23B8">
        <w:t>.</w:t>
      </w:r>
      <w:r w:rsidRPr="000F37BC">
        <w:t xml:space="preserve"> The Contractor shall identify a </w:t>
      </w:r>
      <w:r w:rsidR="00B36F8E" w:rsidRPr="000F37BC">
        <w:t>Program</w:t>
      </w:r>
      <w:r w:rsidRPr="000F37BC">
        <w:t xml:space="preserve"> Chemist as key personnel in the project WP.  The </w:t>
      </w:r>
      <w:r w:rsidR="00B36F8E" w:rsidRPr="000F37BC">
        <w:t>Program</w:t>
      </w:r>
      <w:r w:rsidRPr="000F37BC">
        <w:t xml:space="preserve"> Chemist will act as a POC on all chemistry-related issues and shall be responsible for ensuring that all Data Quality Objectives (DQOs) are met.</w:t>
      </w:r>
    </w:p>
    <w:p w14:paraId="32FF97AC" w14:textId="6965719F" w:rsidR="006A0B18" w:rsidRPr="00935F65" w:rsidRDefault="003E61D4" w:rsidP="009F3A2B">
      <w:pPr>
        <w:pStyle w:val="Heading2"/>
        <w:spacing w:before="0"/>
        <w:rPr>
          <w:rFonts w:hint="eastAsia"/>
        </w:rPr>
      </w:pPr>
      <w:bookmarkStart w:id="159" w:name="_Toc277151451"/>
      <w:bookmarkStart w:id="160" w:name="_Toc307216729"/>
      <w:bookmarkStart w:id="161" w:name="_Toc318272138"/>
      <w:bookmarkStart w:id="162" w:name="_Toc319048152"/>
      <w:bookmarkStart w:id="163" w:name="_Toc231910845"/>
      <w:r>
        <w:t>5.1</w:t>
      </w:r>
      <w:r w:rsidR="00CC0B03">
        <w:tab/>
      </w:r>
      <w:r w:rsidR="00ED39CC" w:rsidRPr="00935F65">
        <w:t>Quality Assurance</w:t>
      </w:r>
      <w:bookmarkEnd w:id="159"/>
      <w:bookmarkEnd w:id="160"/>
      <w:bookmarkEnd w:id="161"/>
      <w:bookmarkEnd w:id="162"/>
      <w:bookmarkEnd w:id="163"/>
    </w:p>
    <w:p w14:paraId="082C9FC1" w14:textId="2FB73EF5" w:rsidR="006A4990" w:rsidRPr="00310957" w:rsidRDefault="006A4990" w:rsidP="009F3A2B">
      <w:pPr>
        <w:pStyle w:val="BodyText"/>
      </w:pPr>
      <w:r w:rsidRPr="00310957">
        <w:t xml:space="preserve">The Contractor shall develop project-specific DQOs to ensure data of adequate quality are collected to support project decisions.  DQOs shall be developed in consensus with the restoration project team and in accordance with the Uniform Federal Policy for Quality Assurance Project Plans (UFP-QAPP) and USEPA QA/G4, </w:t>
      </w:r>
      <w:r w:rsidR="00DD6F2F">
        <w:t>“</w:t>
      </w:r>
      <w:r w:rsidRPr="00310957">
        <w:t xml:space="preserve">Guidance </w:t>
      </w:r>
      <w:r w:rsidR="00DD6F2F">
        <w:t xml:space="preserve">on Systematic Planning </w:t>
      </w:r>
      <w:r w:rsidR="00DD6F2F">
        <w:lastRenderedPageBreak/>
        <w:t xml:space="preserve">Using </w:t>
      </w:r>
      <w:r w:rsidRPr="00310957">
        <w:t>the Data Quality Objective Process</w:t>
      </w:r>
      <w:r w:rsidR="00DD6F2F">
        <w:t>”</w:t>
      </w:r>
      <w:r w:rsidRPr="00310957">
        <w:t xml:space="preserve"> (most recent version</w:t>
      </w:r>
      <w:r w:rsidR="007324C6" w:rsidRPr="00310957">
        <w:t>)</w:t>
      </w:r>
      <w:r w:rsidR="007324C6">
        <w:t xml:space="preserve"> and</w:t>
      </w:r>
      <w:r w:rsidRPr="00310957">
        <w:t xml:space="preserve"> documented in the project WP</w:t>
      </w:r>
      <w:r w:rsidR="002C5694" w:rsidRPr="00310957">
        <w:t xml:space="preserve">. </w:t>
      </w:r>
      <w:r w:rsidR="003D4229">
        <w:t xml:space="preserve"> </w:t>
      </w:r>
      <w:r w:rsidRPr="00310957">
        <w:t>The Contractor shall ensure that all requirements specified in the project WP are met.  If not met, the Contractor may be required to re-accomplish sampling at the Contractor’s expense.</w:t>
      </w:r>
    </w:p>
    <w:p w14:paraId="24FA4483" w14:textId="160964B1" w:rsidR="006A4990" w:rsidRPr="00310957" w:rsidRDefault="006A4990" w:rsidP="009F3A2B">
      <w:pPr>
        <w:pStyle w:val="BodyText"/>
      </w:pPr>
      <w:r w:rsidRPr="00310957">
        <w:t>All laboratory services shall be conducted in accordance with the approved project WP</w:t>
      </w:r>
      <w:r w:rsidR="00310957" w:rsidRPr="00310957">
        <w:t xml:space="preserve">. </w:t>
      </w:r>
      <w:r w:rsidRPr="00310957">
        <w:t xml:space="preserve"> Samples shall not be submitted for analysis until the WP is approved.</w:t>
      </w:r>
    </w:p>
    <w:p w14:paraId="4D028D1F" w14:textId="325FF320" w:rsidR="006A4990" w:rsidRPr="001A09C6" w:rsidRDefault="006A4990" w:rsidP="009F3A2B">
      <w:pPr>
        <w:pStyle w:val="BodyText"/>
      </w:pPr>
      <w:r w:rsidRPr="001A09C6">
        <w:t xml:space="preserve">The Contractor shall administer an AFCEC-approved performance evaluation sample program, verify and validate data, and perform corrective actions in accordance with the project WP.  </w:t>
      </w:r>
      <w:r w:rsidR="00D726E8">
        <w:t xml:space="preserve">See attached AFCEC guidance document, Ensuring Chemistry Data Quality – AFCEC Performance Evaluation Program.  </w:t>
      </w:r>
      <w:r w:rsidRPr="001A09C6">
        <w:t>Data validation shall be conducted on requirements presented in the WP and performed by an independent, qualified, and experienced data validator in accordance with DoD General Data Validation Guidelines and any applicable Modules</w:t>
      </w:r>
      <w:r w:rsidR="002C5694" w:rsidRPr="001A09C6">
        <w:t xml:space="preserve">.  </w:t>
      </w:r>
      <w:r w:rsidR="00616844" w:rsidRPr="00C35671">
        <w:t xml:space="preserve">One hundred </w:t>
      </w:r>
      <w:r w:rsidRPr="00C35671">
        <w:t>percent of the data shall be validated</w:t>
      </w:r>
      <w:r w:rsidR="002C5694" w:rsidRPr="00C35671">
        <w:t>.</w:t>
      </w:r>
      <w:r w:rsidR="002C5694" w:rsidRPr="001A09C6">
        <w:t xml:space="preserve">  </w:t>
      </w:r>
      <w:r w:rsidRPr="00C35671">
        <w:t xml:space="preserve">The level of data validation shall be </w:t>
      </w:r>
      <w:r w:rsidR="00CA3AE9" w:rsidRPr="00C35671">
        <w:t>project-specific</w:t>
      </w:r>
      <w:r w:rsidRPr="00C35671">
        <w:t>, a minimum of Stage 2B, documented in the project-specific WP, and approved by the COR</w:t>
      </w:r>
      <w:r w:rsidR="002C5694" w:rsidRPr="00C35671">
        <w:t>.</w:t>
      </w:r>
      <w:r w:rsidR="002C5694" w:rsidRPr="001A09C6">
        <w:t xml:space="preserve">  </w:t>
      </w:r>
      <w:r w:rsidRPr="001A09C6">
        <w:t>The data validation standard operating procedure shall be included in the WP</w:t>
      </w:r>
      <w:r w:rsidR="002C5694" w:rsidRPr="001A09C6">
        <w:t xml:space="preserve">.  </w:t>
      </w:r>
      <w:r w:rsidRPr="001A09C6">
        <w:t>Significant deviations from project requirements discovered during data validation shall be communicated with the project chemist and COR as part of the data validation process.</w:t>
      </w:r>
    </w:p>
    <w:p w14:paraId="15095300" w14:textId="0E92CCE9" w:rsidR="006A4990" w:rsidRPr="00310957" w:rsidRDefault="006A4990" w:rsidP="009F3A2B">
      <w:pPr>
        <w:pStyle w:val="BodyText"/>
      </w:pPr>
      <w:r w:rsidRPr="00310957">
        <w:t>A data validation report shall be prepared</w:t>
      </w:r>
      <w:r w:rsidR="009C6549">
        <w:t>, sufficiently document the data validation procedure, and provide a clear understanding of the data's representativeness</w:t>
      </w:r>
      <w:r w:rsidR="002C5694" w:rsidRPr="00310957">
        <w:t xml:space="preserve">.  </w:t>
      </w:r>
      <w:r w:rsidRPr="00310957">
        <w:t>The results of the data validation shall be summarized in the associated technical report</w:t>
      </w:r>
      <w:r w:rsidR="009C6549">
        <w:t>,</w:t>
      </w:r>
      <w:r w:rsidRPr="00310957">
        <w:t xml:space="preserve"> with supporting data validation reports included in an appendix</w:t>
      </w:r>
      <w:r w:rsidR="002C5694" w:rsidRPr="00310957">
        <w:t xml:space="preserve">.  </w:t>
      </w:r>
      <w:r w:rsidRPr="00C35671">
        <w:t>A data usability assessment of the validated data shall be performed</w:t>
      </w:r>
      <w:r w:rsidR="002C5694" w:rsidRPr="00C35671">
        <w:t xml:space="preserve">.  </w:t>
      </w:r>
      <w:r w:rsidRPr="00C35671">
        <w:t>The results of the data usability assessment shall be included in the technical report and shall identify the limitations of the data and the effect qualified results have on the decisions being made for the project.</w:t>
      </w:r>
    </w:p>
    <w:p w14:paraId="52871F2F" w14:textId="5D5EF152" w:rsidR="006A0B18" w:rsidRPr="00935F65" w:rsidRDefault="003E61D4" w:rsidP="009F3A2B">
      <w:pPr>
        <w:pStyle w:val="Heading2"/>
        <w:spacing w:before="0"/>
        <w:rPr>
          <w:rFonts w:hint="eastAsia"/>
        </w:rPr>
      </w:pPr>
      <w:bookmarkStart w:id="164" w:name="_Toc277151452"/>
      <w:bookmarkStart w:id="165" w:name="_Toc307216730"/>
      <w:bookmarkStart w:id="166" w:name="_Toc318272139"/>
      <w:bookmarkStart w:id="167" w:name="_Toc319048153"/>
      <w:bookmarkStart w:id="168" w:name="_Toc231910846"/>
      <w:r>
        <w:t xml:space="preserve">5.2 </w:t>
      </w:r>
      <w:r w:rsidR="00C82D10">
        <w:tab/>
      </w:r>
      <w:r w:rsidR="00ED39CC" w:rsidRPr="00935F65">
        <w:t>Laboratory Selection</w:t>
      </w:r>
      <w:bookmarkEnd w:id="164"/>
      <w:bookmarkEnd w:id="165"/>
      <w:bookmarkEnd w:id="166"/>
      <w:bookmarkEnd w:id="167"/>
      <w:bookmarkEnd w:id="168"/>
    </w:p>
    <w:p w14:paraId="167AF3D1" w14:textId="3F208FA2" w:rsidR="00E15C01" w:rsidRPr="00935F65" w:rsidRDefault="00E15C01" w:rsidP="009F3A2B">
      <w:pPr>
        <w:pStyle w:val="BodyText"/>
      </w:pPr>
      <w:r w:rsidRPr="00935F65">
        <w:t xml:space="preserve">The Contractor shall select a laboratory with analytical capabilities sufficient for the methods specified in the WP and adequate throughput capacity to handle the project’s analytical workload during all field activities.  During analysis and reporting, the </w:t>
      </w:r>
      <w:r w:rsidR="00883B03" w:rsidRPr="00935F65">
        <w:t>Contractor</w:t>
      </w:r>
      <w:r w:rsidRPr="00935F65">
        <w:t xml:space="preserve"> shall ensure that the selected laboratory is accredited under the DoD Environmental Laboratory Accreditation Program (ELAP), state, and federal requirements, including state certification where appropriate.</w:t>
      </w:r>
    </w:p>
    <w:p w14:paraId="3EAD7BB9" w14:textId="39C63645" w:rsidR="001C5F50" w:rsidRPr="000F37BC" w:rsidRDefault="00ED39CC" w:rsidP="009F3A2B">
      <w:pPr>
        <w:pStyle w:val="BodyText"/>
      </w:pPr>
      <w:r w:rsidRPr="000F37BC">
        <w:t xml:space="preserve">The Contractor may establish an on-site laboratory at the project site if </w:t>
      </w:r>
      <w:r w:rsidR="009C6549">
        <w:t xml:space="preserve">it is </w:t>
      </w:r>
      <w:r w:rsidRPr="000F37BC">
        <w:t>determined necessary by the Contractor.  However, on-site test laboratories shall also be accredited under the DoD ELAP and meet all state and federal requirements, including state certification where appropriate.</w:t>
      </w:r>
    </w:p>
    <w:p w14:paraId="7997C238" w14:textId="221CD1BD" w:rsidR="006A0B18" w:rsidRPr="00935F65" w:rsidRDefault="003E61D4" w:rsidP="009F3A2B">
      <w:pPr>
        <w:pStyle w:val="Heading2"/>
        <w:spacing w:before="0"/>
        <w:rPr>
          <w:rFonts w:hint="eastAsia"/>
        </w:rPr>
      </w:pPr>
      <w:bookmarkStart w:id="169" w:name="_Toc277151453"/>
      <w:bookmarkStart w:id="170" w:name="_Toc307216731"/>
      <w:bookmarkStart w:id="171" w:name="_Toc318272140"/>
      <w:bookmarkStart w:id="172" w:name="_Toc319048154"/>
      <w:bookmarkStart w:id="173" w:name="_Toc231910847"/>
      <w:r>
        <w:t xml:space="preserve">5.3 </w:t>
      </w:r>
      <w:r w:rsidR="00C82D10">
        <w:tab/>
      </w:r>
      <w:r w:rsidR="00ED39CC" w:rsidRPr="00935F65">
        <w:t>Analytical Data Management</w:t>
      </w:r>
      <w:bookmarkEnd w:id="169"/>
      <w:bookmarkEnd w:id="170"/>
      <w:bookmarkEnd w:id="171"/>
      <w:bookmarkEnd w:id="172"/>
      <w:bookmarkEnd w:id="173"/>
    </w:p>
    <w:p w14:paraId="5DDE8F7A" w14:textId="69A3853B" w:rsidR="00E15C01" w:rsidRPr="00935F65" w:rsidRDefault="00E15C01" w:rsidP="009F3A2B">
      <w:pPr>
        <w:pStyle w:val="BodyText"/>
      </w:pPr>
      <w:r w:rsidRPr="00935F65">
        <w:t xml:space="preserve">The Contractor shall ensure that all hard copy and electronic data deliverables supplied by the laboratory are complete and adequate to support the quality and usability of the data.  Raw data packages shall be submitted to </w:t>
      </w:r>
      <w:r w:rsidR="00033039">
        <w:t>the Installation</w:t>
      </w:r>
      <w:r w:rsidR="00B60AAD">
        <w:t xml:space="preserve"> </w:t>
      </w:r>
      <w:r w:rsidR="00C151E6">
        <w:t>RPM</w:t>
      </w:r>
      <w:r w:rsidR="00B60AAD">
        <w:t xml:space="preserve"> within 90 days of the completion of the sampling event.</w:t>
      </w:r>
      <w:r w:rsidRPr="00935F65">
        <w:t xml:space="preserve">  Data packages shall meet federal and state standards and include all information required to re-create the analysis, including correspondence with the laboratory regarding QA/QC exceedances and documentation of corrective actions.</w:t>
      </w:r>
    </w:p>
    <w:p w14:paraId="492FB286" w14:textId="04447902" w:rsidR="006A0B18" w:rsidRPr="00935F65" w:rsidRDefault="003E61D4" w:rsidP="009F3A2B">
      <w:pPr>
        <w:pStyle w:val="Heading2"/>
        <w:spacing w:before="0"/>
        <w:rPr>
          <w:rFonts w:hint="eastAsia"/>
        </w:rPr>
      </w:pPr>
      <w:bookmarkStart w:id="174" w:name="_Toc277151454"/>
      <w:bookmarkStart w:id="175" w:name="_Toc307216732"/>
      <w:bookmarkStart w:id="176" w:name="_Toc318272141"/>
      <w:bookmarkStart w:id="177" w:name="_Toc319048155"/>
      <w:bookmarkStart w:id="178" w:name="_Toc231910848"/>
      <w:r>
        <w:lastRenderedPageBreak/>
        <w:t>5.</w:t>
      </w:r>
      <w:r w:rsidR="007B6A02">
        <w:t>4</w:t>
      </w:r>
      <w:r>
        <w:t xml:space="preserve"> </w:t>
      </w:r>
      <w:r w:rsidR="00C82D10">
        <w:tab/>
      </w:r>
      <w:r w:rsidR="00ED39CC" w:rsidRPr="00935F65">
        <w:t>Record Keeping</w:t>
      </w:r>
      <w:bookmarkEnd w:id="174"/>
      <w:bookmarkEnd w:id="175"/>
      <w:bookmarkEnd w:id="176"/>
      <w:bookmarkEnd w:id="177"/>
      <w:bookmarkEnd w:id="178"/>
    </w:p>
    <w:p w14:paraId="65587142" w14:textId="7F0E18AC" w:rsidR="00F32D88" w:rsidRDefault="00ED39CC" w:rsidP="009F3A2B">
      <w:pPr>
        <w:pStyle w:val="BodyText"/>
      </w:pPr>
      <w:r w:rsidRPr="00935F65">
        <w:t>The Contractor shall create and maintain in one location written (in bound, numbered logbook) and electronic records sufficient to recreate each sampling, analytical, testing</w:t>
      </w:r>
      <w:r w:rsidR="004B598E" w:rsidRPr="00935F65">
        <w:t>,</w:t>
      </w:r>
      <w:r w:rsidRPr="00935F65">
        <w:t xml:space="preserve"> and monitoring event, and shall make these records available to the </w:t>
      </w:r>
      <w:r w:rsidR="006C4EE5" w:rsidRPr="00935F65">
        <w:t xml:space="preserve">Government </w:t>
      </w:r>
      <w:r w:rsidRPr="00935F65">
        <w:t xml:space="preserve">upon request.  The Contractor shall maintain records of, and derived from, all activities outlined in the appropriate portion of the QPP supporting the generation of these sampling and analysis records.  The Contractor shall also retain written calculations using information obtained from sampling, analysis monitoring, and testing activities, to include all raw data.  All information shall be provided to the </w:t>
      </w:r>
      <w:r w:rsidR="006C4EE5" w:rsidRPr="00935F65">
        <w:t xml:space="preserve">Government </w:t>
      </w:r>
      <w:r w:rsidRPr="00935F65">
        <w:t>upon request.</w:t>
      </w:r>
      <w:r w:rsidR="00F32D88" w:rsidRPr="00F32D88">
        <w:t xml:space="preserve"> </w:t>
      </w:r>
    </w:p>
    <w:p w14:paraId="531FE54F" w14:textId="29AD360F" w:rsidR="00406862" w:rsidRDefault="00F32D88" w:rsidP="009F3A2B">
      <w:pPr>
        <w:pStyle w:val="BodyText"/>
      </w:pPr>
      <w:r w:rsidRPr="00F32D88">
        <w:t xml:space="preserve">All field documentation shall be recorded in bound, numbered logbooks. Field logbooks shall have numbered pages and shall include a complete record of all field activities. </w:t>
      </w:r>
      <w:r w:rsidR="00616844">
        <w:t xml:space="preserve"> </w:t>
      </w:r>
      <w:r w:rsidRPr="00F32D88">
        <w:t xml:space="preserve">If multiple field logbooks are required, each shall be numbered and specifically identified to indicate dates and sites where used. </w:t>
      </w:r>
      <w:r w:rsidR="00616844">
        <w:t xml:space="preserve"> </w:t>
      </w:r>
      <w:r w:rsidRPr="00F32D88">
        <w:t xml:space="preserve">Field documentation shall be recorded at the time of fieldwork, i.e., details may not be added after the fact. </w:t>
      </w:r>
      <w:r w:rsidR="00616844">
        <w:t xml:space="preserve"> </w:t>
      </w:r>
      <w:r w:rsidRPr="00F32D88">
        <w:t>All information required to fully re</w:t>
      </w:r>
      <w:r w:rsidR="009C6549">
        <w:t>-</w:t>
      </w:r>
      <w:r w:rsidRPr="00F32D88">
        <w:t xml:space="preserve">create sampling, investigation, </w:t>
      </w:r>
      <w:r w:rsidR="00616844">
        <w:t xml:space="preserve">and </w:t>
      </w:r>
      <w:r w:rsidRPr="00F32D88">
        <w:t xml:space="preserve">remediation events shall be documented in the field logbook. </w:t>
      </w:r>
      <w:r w:rsidR="00616844">
        <w:t xml:space="preserve"> </w:t>
      </w:r>
      <w:r w:rsidR="009C6549">
        <w:t>The use of field forms may augment but not replace the details</w:t>
      </w:r>
      <w:r w:rsidRPr="00F32D88">
        <w:t xml:space="preserve"> required in the field logbook. </w:t>
      </w:r>
      <w:r w:rsidR="00616844">
        <w:t xml:space="preserve"> </w:t>
      </w:r>
      <w:r w:rsidRPr="00F32D88">
        <w:t>The field logbooks are a critical part of the official project record; the Contractor shall include procedures for maintenance, review, tracking, etc. of the field logbook in the programmatic UFP-QAPP.</w:t>
      </w:r>
    </w:p>
    <w:p w14:paraId="1441B818" w14:textId="20106342" w:rsidR="004F47F8" w:rsidRPr="00A02541" w:rsidRDefault="00D841A0" w:rsidP="009F3A2B">
      <w:pPr>
        <w:pStyle w:val="Heading2"/>
        <w:spacing w:before="0"/>
        <w:rPr>
          <w:rFonts w:hint="eastAsia"/>
        </w:rPr>
      </w:pPr>
      <w:bookmarkStart w:id="179" w:name="_Toc231910849"/>
      <w:bookmarkStart w:id="180" w:name="_Hlk135042444"/>
      <w:r>
        <w:t>5.</w:t>
      </w:r>
      <w:r w:rsidRPr="00A02541">
        <w:t>5</w:t>
      </w:r>
      <w:r w:rsidR="004F47F8" w:rsidRPr="00A02541">
        <w:t xml:space="preserve">     </w:t>
      </w:r>
      <w:r w:rsidR="009F3A2B">
        <w:tab/>
      </w:r>
      <w:r w:rsidR="004F47F8" w:rsidRPr="00A02541">
        <w:t>PFAS Sampling and Analysis</w:t>
      </w:r>
      <w:bookmarkEnd w:id="179"/>
    </w:p>
    <w:p w14:paraId="4E9ED828" w14:textId="3B33A794" w:rsidR="001D5932" w:rsidRDefault="00693514" w:rsidP="009F3A2B">
      <w:pPr>
        <w:spacing w:after="120"/>
        <w:rPr>
          <w:sz w:val="22"/>
          <w:szCs w:val="22"/>
        </w:rPr>
      </w:pPr>
      <w:r w:rsidRPr="00693514">
        <w:t>If PFAS sampling is required, samples shall be analyzed in accordance with DoD and AF policy</w:t>
      </w:r>
      <w:r w:rsidR="002A79E0">
        <w:t xml:space="preserve"> using an appropriate US EPA test method for the media being tested</w:t>
      </w:r>
      <w:r w:rsidRPr="00693514">
        <w:t>. In addition, the Contractor shall follow any applicable current</w:t>
      </w:r>
      <w:r w:rsidR="002A79E0">
        <w:t xml:space="preserve"> installation,</w:t>
      </w:r>
      <w:r w:rsidRPr="00693514">
        <w:t xml:space="preserve"> State</w:t>
      </w:r>
      <w:r w:rsidR="00D96F7C">
        <w:t>,</w:t>
      </w:r>
      <w:r w:rsidRPr="00693514">
        <w:t xml:space="preserve"> or Federal </w:t>
      </w:r>
      <w:r w:rsidR="002A79E0">
        <w:t xml:space="preserve">requirements or </w:t>
      </w:r>
      <w:r w:rsidRPr="00693514">
        <w:t>guidance for PFAS sampling.</w:t>
      </w:r>
    </w:p>
    <w:p w14:paraId="409F283D" w14:textId="112C17C9" w:rsidR="006A0B18" w:rsidRDefault="007B6A02">
      <w:pPr>
        <w:pStyle w:val="Heading1"/>
        <w:numPr>
          <w:ilvl w:val="0"/>
          <w:numId w:val="27"/>
        </w:numPr>
        <w:spacing w:before="0"/>
        <w:rPr>
          <w:rFonts w:hint="eastAsia"/>
        </w:rPr>
      </w:pPr>
      <w:bookmarkStart w:id="181" w:name="_Toc307216733"/>
      <w:bookmarkStart w:id="182" w:name="_Toc277151455"/>
      <w:bookmarkStart w:id="183" w:name="_Toc307216734"/>
      <w:bookmarkStart w:id="184" w:name="_Toc318272142"/>
      <w:bookmarkStart w:id="185" w:name="_Toc319048156"/>
      <w:bookmarkEnd w:id="180"/>
      <w:bookmarkEnd w:id="181"/>
      <w:r>
        <w:tab/>
      </w:r>
      <w:bookmarkStart w:id="186" w:name="_Toc231910850"/>
      <w:r w:rsidR="00ED39CC" w:rsidRPr="00935F65">
        <w:t>PLANS AND REPORTS</w:t>
      </w:r>
      <w:bookmarkEnd w:id="182"/>
      <w:bookmarkEnd w:id="183"/>
      <w:bookmarkEnd w:id="184"/>
      <w:bookmarkEnd w:id="185"/>
      <w:bookmarkEnd w:id="186"/>
    </w:p>
    <w:p w14:paraId="47F152F3" w14:textId="4D58EFB1" w:rsidR="00F455E9" w:rsidRPr="00F455E9" w:rsidRDefault="00847EF1" w:rsidP="009F3A2B">
      <w:pPr>
        <w:pStyle w:val="List3"/>
        <w:numPr>
          <w:ilvl w:val="0"/>
          <w:numId w:val="0"/>
        </w:numPr>
      </w:pPr>
      <w:r w:rsidRPr="00C35671">
        <w:t>A</w:t>
      </w:r>
      <w:r w:rsidR="00F455E9" w:rsidRPr="00C35671">
        <w:t xml:space="preserve">ll documents </w:t>
      </w:r>
      <w:r w:rsidRPr="00C35671">
        <w:t xml:space="preserve">are to be prepared </w:t>
      </w:r>
      <w:r w:rsidR="00F455E9" w:rsidRPr="00C35671">
        <w:t xml:space="preserve">in accordance with </w:t>
      </w:r>
      <w:r w:rsidR="00C20D2F" w:rsidRPr="00C35671">
        <w:t xml:space="preserve">the Department of the Air Force </w:t>
      </w:r>
      <w:r w:rsidR="004D786B" w:rsidRPr="00C35671">
        <w:t xml:space="preserve">Handbook </w:t>
      </w:r>
      <w:r w:rsidR="006C4E2B" w:rsidRPr="00C35671">
        <w:t>(</w:t>
      </w:r>
      <w:r w:rsidR="00F455E9" w:rsidRPr="00C35671">
        <w:t>DAFH</w:t>
      </w:r>
      <w:r w:rsidR="000F4C3C" w:rsidRPr="00C35671">
        <w:t>)</w:t>
      </w:r>
      <w:r w:rsidR="00F455E9" w:rsidRPr="00C35671">
        <w:t xml:space="preserve"> 33-337 (Tongue &amp; Quill).</w:t>
      </w:r>
    </w:p>
    <w:p w14:paraId="485F80A6" w14:textId="04672B46" w:rsidR="006A0B18" w:rsidRPr="00935F65" w:rsidRDefault="007B6A02" w:rsidP="009F3A2B">
      <w:pPr>
        <w:pStyle w:val="Heading2"/>
        <w:spacing w:before="0"/>
        <w:rPr>
          <w:rFonts w:hint="eastAsia"/>
        </w:rPr>
      </w:pPr>
      <w:bookmarkStart w:id="187" w:name="_Toc277151456"/>
      <w:bookmarkStart w:id="188" w:name="_Toc231910851"/>
      <w:bookmarkStart w:id="189" w:name="_Toc307216735"/>
      <w:bookmarkStart w:id="190" w:name="_Toc318272143"/>
      <w:bookmarkStart w:id="191" w:name="_Toc319048157"/>
      <w:r>
        <w:t>6.1</w:t>
      </w:r>
      <w:r>
        <w:tab/>
      </w:r>
      <w:r w:rsidR="00ED39CC" w:rsidRPr="00935F65">
        <w:t>Quality Program Plans</w:t>
      </w:r>
      <w:bookmarkEnd w:id="187"/>
      <w:bookmarkEnd w:id="188"/>
      <w:r w:rsidR="00ED39CC" w:rsidRPr="00935F65">
        <w:t xml:space="preserve"> </w:t>
      </w:r>
      <w:bookmarkEnd w:id="189"/>
      <w:bookmarkEnd w:id="190"/>
      <w:bookmarkEnd w:id="191"/>
    </w:p>
    <w:p w14:paraId="2E16FC8E" w14:textId="2D559A61" w:rsidR="00452FDD" w:rsidRDefault="6C13534D" w:rsidP="009F3A2B">
      <w:pPr>
        <w:pStyle w:val="BodyText"/>
      </w:pPr>
      <w:r>
        <w:t>The QPP shall include the WP,</w:t>
      </w:r>
      <w:r w:rsidR="009A2493">
        <w:t xml:space="preserve"> </w:t>
      </w:r>
      <w:r>
        <w:t>the Health and Safety Plan (HSP</w:t>
      </w:r>
      <w:r w:rsidR="009C6549">
        <w:t xml:space="preserve">; </w:t>
      </w:r>
      <w:r>
        <w:t>as required by 29 CFR 1910.120), and the Construction Quality Plan (CQP) if required.</w:t>
      </w:r>
    </w:p>
    <w:p w14:paraId="6D5AEC03" w14:textId="0BF66CD9" w:rsidR="00452FDD" w:rsidRPr="004633DC" w:rsidRDefault="007B6A02" w:rsidP="009F3A2B">
      <w:pPr>
        <w:pStyle w:val="Heading3"/>
      </w:pPr>
      <w:bookmarkStart w:id="192" w:name="4.1.2_Work_Plans_(WPs)"/>
      <w:bookmarkStart w:id="193" w:name="_bookmark35"/>
      <w:bookmarkStart w:id="194" w:name="_Toc231910852"/>
      <w:bookmarkEnd w:id="192"/>
      <w:bookmarkEnd w:id="193"/>
      <w:r>
        <w:t>6.1.1</w:t>
      </w:r>
      <w:r w:rsidR="009F3A2B">
        <w:tab/>
      </w:r>
      <w:r w:rsidR="00452FDD" w:rsidRPr="004633DC">
        <w:t>Work Plans</w:t>
      </w:r>
      <w:bookmarkEnd w:id="194"/>
    </w:p>
    <w:p w14:paraId="106E2C02" w14:textId="45927FB6" w:rsidR="00B14277" w:rsidRPr="00B14277" w:rsidRDefault="002B18C5" w:rsidP="009F3A2B">
      <w:pPr>
        <w:spacing w:after="120"/>
      </w:pPr>
      <w:r w:rsidRPr="002B18C5">
        <w:t xml:space="preserve">Prepare WPs to comply with </w:t>
      </w:r>
      <w:r w:rsidR="009B12D1">
        <w:t>DoD</w:t>
      </w:r>
      <w:r w:rsidRPr="002B18C5">
        <w:t>, AF</w:t>
      </w:r>
      <w:r w:rsidRPr="00F81FF6">
        <w:t xml:space="preserve">, </w:t>
      </w:r>
      <w:r w:rsidR="007272AB" w:rsidRPr="00F81FF6">
        <w:t>USACE</w:t>
      </w:r>
      <w:r w:rsidRPr="002B18C5">
        <w:t xml:space="preserve">, USEPA (epa.gov/quality), state, and local regulations and guidance.  </w:t>
      </w:r>
      <w:r w:rsidR="00A43A9C">
        <w:t>Base</w:t>
      </w:r>
      <w:r w:rsidR="001E60AD">
        <w:t>-</w:t>
      </w:r>
      <w:r w:rsidR="00A43A9C">
        <w:t>wide</w:t>
      </w:r>
      <w:r w:rsidR="009A4CD5">
        <w:t xml:space="preserve"> and site-specific WPs </w:t>
      </w:r>
      <w:r w:rsidRPr="002B18C5">
        <w:t>that require sampling and analysis shall be prepared in accordance with the UFP-QAPP</w:t>
      </w:r>
      <w:r w:rsidR="009A2493">
        <w:t>,</w:t>
      </w:r>
      <w:r w:rsidRPr="002B18C5">
        <w:t xml:space="preserve"> using </w:t>
      </w:r>
      <w:r w:rsidR="009A2493">
        <w:t xml:space="preserve">the </w:t>
      </w:r>
      <w:r w:rsidRPr="002B18C5">
        <w:t xml:space="preserve">optimized UFP-QAPP worksheets.  </w:t>
      </w:r>
      <w:r w:rsidR="009A2493" w:rsidRPr="00C35671">
        <w:t xml:space="preserve">The optimized UFP-QAPP worksheets shall constitute the entire WP when sampling and analysis </w:t>
      </w:r>
      <w:r w:rsidR="009C6549" w:rsidRPr="00C35671">
        <w:t xml:space="preserve">are </w:t>
      </w:r>
      <w:r w:rsidR="009A2493" w:rsidRPr="00C35671">
        <w:t>required.</w:t>
      </w:r>
      <w:r w:rsidR="009A2493">
        <w:t xml:space="preserve">  </w:t>
      </w:r>
      <w:r w:rsidRPr="002B18C5">
        <w:t>WPs shall be specified as separate payment milestones under the site</w:t>
      </w:r>
      <w:r w:rsidR="00616844">
        <w:t>-</w:t>
      </w:r>
      <w:r w:rsidRPr="002B18C5">
        <w:t>specifi</w:t>
      </w:r>
      <w:r w:rsidR="009B12D1">
        <w:t>c Sub-CLIN(s) as appropriate.</w:t>
      </w:r>
    </w:p>
    <w:p w14:paraId="46122B8A" w14:textId="4C343D56" w:rsidR="00452FDD" w:rsidRPr="004633DC" w:rsidRDefault="007B6A02" w:rsidP="009F3A2B">
      <w:pPr>
        <w:pStyle w:val="Heading3"/>
      </w:pPr>
      <w:bookmarkStart w:id="195" w:name="4.1.3_Health_and_Safety_Plan_(HSP)"/>
      <w:bookmarkStart w:id="196" w:name="_bookmark36"/>
      <w:bookmarkStart w:id="197" w:name="_Toc231910853"/>
      <w:bookmarkEnd w:id="195"/>
      <w:bookmarkEnd w:id="196"/>
      <w:r>
        <w:t>6.1.2</w:t>
      </w:r>
      <w:r>
        <w:tab/>
      </w:r>
      <w:r w:rsidR="00452FDD" w:rsidRPr="004633DC">
        <w:t>Health and Safety Plan</w:t>
      </w:r>
      <w:bookmarkEnd w:id="197"/>
    </w:p>
    <w:p w14:paraId="31366844" w14:textId="0C68C935" w:rsidR="00EF2F49" w:rsidRPr="004633DC" w:rsidRDefault="00EF2F49" w:rsidP="009F3A2B">
      <w:pPr>
        <w:pStyle w:val="BodyText"/>
      </w:pPr>
      <w:r>
        <w:t xml:space="preserve">The Contractor shall prepare a HSP to comply with </w:t>
      </w:r>
      <w:r w:rsidR="00592253">
        <w:t>AF</w:t>
      </w:r>
      <w:r w:rsidRPr="00F81FF6">
        <w:t xml:space="preserve">, </w:t>
      </w:r>
      <w:r w:rsidR="007272AB" w:rsidRPr="00F81FF6">
        <w:t>USACE</w:t>
      </w:r>
      <w:r>
        <w:t>, OSHA</w:t>
      </w:r>
      <w:r w:rsidR="008773A1">
        <w:t>, US</w:t>
      </w:r>
      <w:r>
        <w:t>EPA, federal</w:t>
      </w:r>
      <w:r w:rsidR="00FA104C">
        <w:t>/state/</w:t>
      </w:r>
      <w:r>
        <w:t>local health and safety regulations and guidance</w:t>
      </w:r>
      <w:r w:rsidR="00FA104C">
        <w:t>,</w:t>
      </w:r>
      <w:r>
        <w:t xml:space="preserve"> including </w:t>
      </w:r>
      <w:r w:rsidR="007272AB" w:rsidRPr="00F81FF6">
        <w:t>USACE</w:t>
      </w:r>
      <w:r w:rsidR="2677BEF5">
        <w:t xml:space="preserve"> </w:t>
      </w:r>
      <w:r w:rsidR="009C6549">
        <w:t>Engineering Manual (</w:t>
      </w:r>
      <w:r>
        <w:t>EM</w:t>
      </w:r>
      <w:r w:rsidR="009C6549">
        <w:t>)</w:t>
      </w:r>
      <w:r>
        <w:t xml:space="preserve"> 385-1-1. </w:t>
      </w:r>
      <w:r w:rsidR="004633DC">
        <w:t xml:space="preserve"> </w:t>
      </w:r>
      <w:r w:rsidR="00B31B74">
        <w:t>In accordance with</w:t>
      </w:r>
      <w:r w:rsidR="004D5F75">
        <w:t xml:space="preserve"> </w:t>
      </w:r>
      <w:r w:rsidR="00B31B74">
        <w:t xml:space="preserve">EM 385-1-1, the </w:t>
      </w:r>
      <w:r>
        <w:t xml:space="preserve">HSP </w:t>
      </w:r>
      <w:r w:rsidR="00B31B74">
        <w:t xml:space="preserve">will consist of </w:t>
      </w:r>
      <w:r>
        <w:t xml:space="preserve">a Site Safety </w:t>
      </w:r>
      <w:r>
        <w:lastRenderedPageBreak/>
        <w:t>and Health Plan (SSHP) and Accident Prevention Plan (APP).</w:t>
      </w:r>
      <w:r w:rsidR="00CC76E0">
        <w:t xml:space="preserve"> </w:t>
      </w:r>
      <w:r>
        <w:t xml:space="preserve"> </w:t>
      </w:r>
      <w:proofErr w:type="gramStart"/>
      <w:r>
        <w:t>Utilize to the fullest extent</w:t>
      </w:r>
      <w:proofErr w:type="gramEnd"/>
      <w:r>
        <w:t xml:space="preserve"> possible any existing related HSP, tailored specifically to the current effort.  The Contractor shall maintain written certification that the approved HSP has been reviewed with all personnel </w:t>
      </w:r>
      <w:r w:rsidR="009C6549">
        <w:t>who</w:t>
      </w:r>
      <w:r>
        <w:t xml:space="preserve"> work at the project site prior to their mobilization.</w:t>
      </w:r>
      <w:r w:rsidR="004633DC">
        <w:t xml:space="preserve"> </w:t>
      </w:r>
      <w:r>
        <w:t xml:space="preserve"> The </w:t>
      </w:r>
      <w:r w:rsidR="00CE4653">
        <w:t>C</w:t>
      </w:r>
      <w:r>
        <w:t xml:space="preserve">ontractor and all subcontractors are required to comply with the approved HSP (including SSHP and APP).  The Government can shut down operations due to non-compliance </w:t>
      </w:r>
      <w:r w:rsidR="00FA104C">
        <w:t xml:space="preserve">without cost to the Government </w:t>
      </w:r>
      <w:r>
        <w:t>until safety issues are resolved.</w:t>
      </w:r>
    </w:p>
    <w:p w14:paraId="6A52A13F" w14:textId="3A4B6A98" w:rsidR="00452FDD" w:rsidRPr="004633DC" w:rsidRDefault="007B6A02" w:rsidP="009F3A2B">
      <w:pPr>
        <w:pStyle w:val="Heading3"/>
      </w:pPr>
      <w:bookmarkStart w:id="198" w:name="4.1.4_Sampling_and_Analysis_Plan_(SAP)"/>
      <w:bookmarkStart w:id="199" w:name="_bookmark37"/>
      <w:bookmarkStart w:id="200" w:name="4.1.5_Construction_Quality_Plan_(CQP)"/>
      <w:bookmarkStart w:id="201" w:name="_bookmark38"/>
      <w:bookmarkStart w:id="202" w:name="_Toc231910854"/>
      <w:bookmarkEnd w:id="198"/>
      <w:bookmarkEnd w:id="199"/>
      <w:bookmarkEnd w:id="200"/>
      <w:bookmarkEnd w:id="201"/>
      <w:r>
        <w:t>6.1.3</w:t>
      </w:r>
      <w:r>
        <w:tab/>
      </w:r>
      <w:r w:rsidR="00452FDD" w:rsidRPr="004633DC">
        <w:t>Construction Quality Plan</w:t>
      </w:r>
      <w:bookmarkEnd w:id="202"/>
    </w:p>
    <w:p w14:paraId="38E286F4" w14:textId="3B8CC161" w:rsidR="00EF2F49" w:rsidRDefault="00EF2F49" w:rsidP="009F3A2B">
      <w:pPr>
        <w:pStyle w:val="BodyText"/>
        <w:rPr>
          <w:spacing w:val="-1"/>
        </w:rPr>
      </w:pPr>
      <w:r w:rsidRPr="00EF2F49">
        <w:rPr>
          <w:spacing w:val="-1"/>
        </w:rPr>
        <w:t xml:space="preserve">The Contractor shall provide a CQP to comply </w:t>
      </w:r>
      <w:r w:rsidR="006640FD">
        <w:rPr>
          <w:spacing w:val="-1"/>
        </w:rPr>
        <w:t xml:space="preserve">with </w:t>
      </w:r>
      <w:r w:rsidR="00592253">
        <w:rPr>
          <w:spacing w:val="-1"/>
        </w:rPr>
        <w:t>AF</w:t>
      </w:r>
      <w:r w:rsidR="006640FD" w:rsidRPr="00F81FF6">
        <w:rPr>
          <w:spacing w:val="-1"/>
        </w:rPr>
        <w:t xml:space="preserve">, </w:t>
      </w:r>
      <w:r w:rsidR="007272AB" w:rsidRPr="00F81FF6">
        <w:rPr>
          <w:spacing w:val="-1"/>
        </w:rPr>
        <w:t>USACE</w:t>
      </w:r>
      <w:r w:rsidR="006640FD">
        <w:rPr>
          <w:spacing w:val="-1"/>
        </w:rPr>
        <w:t>, OSHA, US</w:t>
      </w:r>
      <w:r w:rsidRPr="00EF2F49">
        <w:rPr>
          <w:spacing w:val="-1"/>
        </w:rPr>
        <w:t xml:space="preserve">EPA, </w:t>
      </w:r>
      <w:r w:rsidR="004633DC" w:rsidRPr="00EF2F49">
        <w:rPr>
          <w:spacing w:val="-1"/>
        </w:rPr>
        <w:t xml:space="preserve">federal, </w:t>
      </w:r>
      <w:r w:rsidRPr="00EF2F49">
        <w:rPr>
          <w:spacing w:val="-1"/>
        </w:rPr>
        <w:t xml:space="preserve">state, and local </w:t>
      </w:r>
      <w:r w:rsidR="006640FD">
        <w:rPr>
          <w:spacing w:val="-1"/>
        </w:rPr>
        <w:t>quality</w:t>
      </w:r>
      <w:r w:rsidRPr="00EF2F49">
        <w:rPr>
          <w:spacing w:val="-1"/>
        </w:rPr>
        <w:t xml:space="preserve"> regulations, if needed.</w:t>
      </w:r>
    </w:p>
    <w:p w14:paraId="00C99D7B" w14:textId="4A393E4B" w:rsidR="006A0B18" w:rsidRPr="004633DC" w:rsidRDefault="007B6A02" w:rsidP="009F3A2B">
      <w:pPr>
        <w:pStyle w:val="Heading2"/>
        <w:spacing w:before="0"/>
        <w:rPr>
          <w:rFonts w:hint="eastAsia"/>
        </w:rPr>
      </w:pPr>
      <w:bookmarkStart w:id="203" w:name="_Toc277151457"/>
      <w:bookmarkStart w:id="204" w:name="_Toc307216736"/>
      <w:bookmarkStart w:id="205" w:name="_Toc318272144"/>
      <w:bookmarkStart w:id="206" w:name="_Toc319048158"/>
      <w:bookmarkStart w:id="207" w:name="_Toc231910855"/>
      <w:r>
        <w:t>6.2</w:t>
      </w:r>
      <w:r>
        <w:tab/>
      </w:r>
      <w:r w:rsidR="00ED39CC" w:rsidRPr="004633DC">
        <w:t>Technical Plans and Reports</w:t>
      </w:r>
      <w:bookmarkEnd w:id="203"/>
      <w:bookmarkEnd w:id="204"/>
      <w:bookmarkEnd w:id="205"/>
      <w:bookmarkEnd w:id="206"/>
      <w:bookmarkEnd w:id="207"/>
    </w:p>
    <w:p w14:paraId="2F670CC6" w14:textId="7CCAA48B" w:rsidR="00E13F78" w:rsidRDefault="00ED39CC" w:rsidP="009F3A2B">
      <w:pPr>
        <w:pStyle w:val="BodyText"/>
      </w:pPr>
      <w:r w:rsidRPr="000F37BC">
        <w:t>The Contractor shall provide reports</w:t>
      </w:r>
      <w:r w:rsidR="003255B9">
        <w:t xml:space="preserve"> and </w:t>
      </w:r>
      <w:r w:rsidRPr="000F37BC">
        <w:t>various other deliverables</w:t>
      </w:r>
      <w:r w:rsidR="003255B9">
        <w:t xml:space="preserve"> in accordance with </w:t>
      </w:r>
      <w:r w:rsidRPr="000F37BC">
        <w:t>the most appropriate industry standard</w:t>
      </w:r>
      <w:r w:rsidR="00BF400C">
        <w:t xml:space="preserve">, or where applicable, </w:t>
      </w:r>
      <w:r w:rsidR="00E15C01">
        <w:t xml:space="preserve">any </w:t>
      </w:r>
      <w:r w:rsidR="00BF400C">
        <w:t>federal or state guidelines</w:t>
      </w:r>
      <w:r w:rsidR="0032424D">
        <w:t>.</w:t>
      </w:r>
    </w:p>
    <w:p w14:paraId="1C4B6753" w14:textId="11B8AB93" w:rsidR="00461378" w:rsidRDefault="006745B2" w:rsidP="009F3A2B">
      <w:pPr>
        <w:pStyle w:val="BodyText"/>
      </w:pPr>
      <w:r>
        <w:t xml:space="preserve">Technical plans and reports are required </w:t>
      </w:r>
      <w:r w:rsidR="00ED39CC" w:rsidRPr="000F37BC">
        <w:t xml:space="preserve">to demonstrate that </w:t>
      </w:r>
      <w:r w:rsidR="002435B2">
        <w:t xml:space="preserve">POs </w:t>
      </w:r>
      <w:r w:rsidR="00ED39CC" w:rsidRPr="000F37BC">
        <w:t>and milestones are being met and that payment is appropriate.</w:t>
      </w:r>
    </w:p>
    <w:p w14:paraId="09053568" w14:textId="6BED9FF8" w:rsidR="00FE1246" w:rsidRPr="004633DC" w:rsidRDefault="00ED39CC" w:rsidP="009F3A2B">
      <w:pPr>
        <w:pStyle w:val="BodyText"/>
      </w:pPr>
      <w:r w:rsidRPr="004633DC">
        <w:t xml:space="preserve">Most documents must be submitted for initial </w:t>
      </w:r>
      <w:r w:rsidR="002614EB" w:rsidRPr="004633DC">
        <w:t>AF</w:t>
      </w:r>
      <w:r w:rsidRPr="004633DC">
        <w:t xml:space="preserve"> </w:t>
      </w:r>
      <w:r w:rsidR="00943351" w:rsidRPr="00F81FF6">
        <w:t xml:space="preserve">and </w:t>
      </w:r>
      <w:r w:rsidR="007272AB" w:rsidRPr="00F81FF6">
        <w:t>USACE</w:t>
      </w:r>
      <w:r w:rsidR="00943351" w:rsidRPr="004633DC">
        <w:t xml:space="preserve"> </w:t>
      </w:r>
      <w:r w:rsidRPr="004633DC">
        <w:t>review</w:t>
      </w:r>
      <w:r w:rsidR="009C6549">
        <w:t>,</w:t>
      </w:r>
      <w:r w:rsidRPr="004633DC">
        <w:t xml:space="preserve"> followed by submittal to one or more regulatory agencies.  The Contractor </w:t>
      </w:r>
      <w:r w:rsidR="006C4EE5" w:rsidRPr="004633DC">
        <w:t xml:space="preserve">shall </w:t>
      </w:r>
      <w:r w:rsidRPr="004633DC">
        <w:t xml:space="preserve">ascertain the number of copies required for delivery to all relevant parties.  Regulatory Agency review times will be based on the agency reviewing the document, </w:t>
      </w:r>
      <w:r w:rsidR="002F449A">
        <w:t xml:space="preserve">the </w:t>
      </w:r>
      <w:r w:rsidRPr="004633DC">
        <w:t xml:space="preserve">complexity of the deliverable, and </w:t>
      </w:r>
      <w:r w:rsidR="002F449A">
        <w:t xml:space="preserve">the </w:t>
      </w:r>
      <w:r w:rsidR="001A2885" w:rsidRPr="004633DC">
        <w:t>workload</w:t>
      </w:r>
      <w:r w:rsidRPr="004633DC">
        <w:t xml:space="preserve"> of the technical review team</w:t>
      </w:r>
      <w:r w:rsidR="003D1CEF" w:rsidRPr="004633DC">
        <w:t>, including regulatory partners</w:t>
      </w:r>
      <w:r w:rsidRPr="004633DC">
        <w:t xml:space="preserve">.  </w:t>
      </w:r>
      <w:r w:rsidR="003E4271" w:rsidRPr="004633DC">
        <w:t xml:space="preserve">The </w:t>
      </w:r>
      <w:r w:rsidR="00592253">
        <w:t>AF</w:t>
      </w:r>
      <w:r w:rsidR="003E4271" w:rsidRPr="004633DC">
        <w:t xml:space="preserve"> is unable to commit to review times for another agency</w:t>
      </w:r>
      <w:r w:rsidR="00F67185" w:rsidRPr="004633DC">
        <w:t>.  T</w:t>
      </w:r>
      <w:r w:rsidR="00271658" w:rsidRPr="004633DC">
        <w:t xml:space="preserve">he </w:t>
      </w:r>
      <w:r w:rsidR="00883B03" w:rsidRPr="004633DC">
        <w:t>Contractor</w:t>
      </w:r>
      <w:r w:rsidR="003D1CEF" w:rsidRPr="004633DC">
        <w:t xml:space="preserve"> shall be responsible for </w:t>
      </w:r>
      <w:r w:rsidR="002F449A">
        <w:t>coordinating</w:t>
      </w:r>
      <w:r w:rsidR="003D1CEF" w:rsidRPr="004633DC">
        <w:t xml:space="preserve"> </w:t>
      </w:r>
      <w:r w:rsidR="002F449A">
        <w:t xml:space="preserve">the </w:t>
      </w:r>
      <w:r w:rsidR="003D1CEF" w:rsidRPr="004633DC">
        <w:t>document review schedule with all stakeholders</w:t>
      </w:r>
      <w:r w:rsidR="003E4271" w:rsidRPr="004633DC">
        <w:t xml:space="preserve">. </w:t>
      </w:r>
      <w:r w:rsidR="004633DC" w:rsidRPr="004633DC">
        <w:t xml:space="preserve"> </w:t>
      </w:r>
      <w:r w:rsidR="003E4271" w:rsidRPr="00C35671">
        <w:t xml:space="preserve">However, </w:t>
      </w:r>
      <w:bookmarkStart w:id="208" w:name="_Hlk34386671"/>
      <w:r w:rsidR="003E4271" w:rsidRPr="00C35671">
        <w:t xml:space="preserve">historical </w:t>
      </w:r>
      <w:r w:rsidR="00F67185" w:rsidRPr="00C35671">
        <w:t>r</w:t>
      </w:r>
      <w:r w:rsidR="003E4271" w:rsidRPr="00C35671">
        <w:t xml:space="preserve">egulatory review times have </w:t>
      </w:r>
      <w:r w:rsidR="009A4CD5" w:rsidRPr="00C35671">
        <w:t>averaged</w:t>
      </w:r>
      <w:r w:rsidR="003D34CE" w:rsidRPr="00C35671">
        <w:t xml:space="preserve"> </w:t>
      </w:r>
      <w:r w:rsidR="00422605" w:rsidRPr="00C35671">
        <w:t>60</w:t>
      </w:r>
      <w:r w:rsidR="003D34CE" w:rsidRPr="00C35671">
        <w:t>-90</w:t>
      </w:r>
      <w:r w:rsidR="00422605" w:rsidRPr="00C35671">
        <w:t xml:space="preserve"> </w:t>
      </w:r>
      <w:r w:rsidR="008F152F" w:rsidRPr="00C35671">
        <w:t xml:space="preserve">calendar </w:t>
      </w:r>
      <w:r w:rsidR="003E4271" w:rsidRPr="00C35671">
        <w:t xml:space="preserve">days for low complexity documents and </w:t>
      </w:r>
      <w:r w:rsidR="003D34CE" w:rsidRPr="00C35671">
        <w:t>90-240</w:t>
      </w:r>
      <w:r w:rsidR="003E4271" w:rsidRPr="00C35671">
        <w:t xml:space="preserve"> </w:t>
      </w:r>
      <w:r w:rsidR="008F152F" w:rsidRPr="00C35671">
        <w:t xml:space="preserve">calendar </w:t>
      </w:r>
      <w:r w:rsidR="003E4271" w:rsidRPr="00C35671">
        <w:t>days for higher complexity documents</w:t>
      </w:r>
      <w:bookmarkEnd w:id="208"/>
      <w:r w:rsidR="003E4271" w:rsidRPr="00C35671">
        <w:t>.</w:t>
      </w:r>
      <w:r w:rsidR="003E4271" w:rsidRPr="004633DC">
        <w:t xml:space="preserve"> </w:t>
      </w:r>
      <w:r w:rsidR="00AD4291" w:rsidRPr="004633DC">
        <w:t xml:space="preserve"> </w:t>
      </w:r>
      <w:r w:rsidR="003E4271" w:rsidRPr="004633DC">
        <w:t xml:space="preserve">Please be advised </w:t>
      </w:r>
      <w:r w:rsidR="002F449A">
        <w:t xml:space="preserve">that </w:t>
      </w:r>
      <w:r w:rsidR="003E4271" w:rsidRPr="004633DC">
        <w:t>th</w:t>
      </w:r>
      <w:r w:rsidR="00F959F9">
        <w:t>e</w:t>
      </w:r>
      <w:r w:rsidR="003E4271" w:rsidRPr="004633DC">
        <w:t xml:space="preserve"> workload for those averages may not mirror </w:t>
      </w:r>
      <w:r w:rsidR="00206A60">
        <w:t xml:space="preserve">the </w:t>
      </w:r>
      <w:r w:rsidR="003E4271" w:rsidRPr="004633DC">
        <w:t>workload under a</w:t>
      </w:r>
      <w:r w:rsidR="00BE58DB" w:rsidRPr="004633DC">
        <w:t>n</w:t>
      </w:r>
      <w:r w:rsidR="003E4271" w:rsidRPr="004633DC">
        <w:t xml:space="preserve"> </w:t>
      </w:r>
      <w:r w:rsidR="00072247" w:rsidRPr="004633DC">
        <w:t>ORC</w:t>
      </w:r>
      <w:r w:rsidR="002F449A">
        <w:t>-</w:t>
      </w:r>
      <w:r w:rsidR="003E4271" w:rsidRPr="004633DC">
        <w:t>accelerated environment.</w:t>
      </w:r>
      <w:r w:rsidR="00AD4291" w:rsidRPr="004633DC">
        <w:t xml:space="preserve"> </w:t>
      </w:r>
      <w:r w:rsidR="003E4271" w:rsidRPr="004633DC">
        <w:t xml:space="preserve"> Therefore, </w:t>
      </w:r>
      <w:r w:rsidR="00883B03" w:rsidRPr="004633DC">
        <w:t>Contractor</w:t>
      </w:r>
      <w:r w:rsidR="003E4271" w:rsidRPr="004633DC">
        <w:t xml:space="preserve">s should review available information and form independent conclusions as to the time necessary, as well as risks and appropriate mitigation and contingency measures, to achieve the </w:t>
      </w:r>
      <w:r w:rsidR="002435B2" w:rsidRPr="004633DC">
        <w:t xml:space="preserve">PO </w:t>
      </w:r>
      <w:r w:rsidR="003E4271" w:rsidRPr="004633DC">
        <w:t xml:space="preserve">and </w:t>
      </w:r>
      <w:r w:rsidR="002435B2" w:rsidRPr="004633DC">
        <w:t>PP</w:t>
      </w:r>
      <w:r w:rsidR="003E4271" w:rsidRPr="004633DC">
        <w:t xml:space="preserve"> with their approach.  </w:t>
      </w:r>
      <w:r w:rsidRPr="00C35671">
        <w:t xml:space="preserve">Legally binding documents such as reports, correspondence, </w:t>
      </w:r>
      <w:r w:rsidR="002647E0" w:rsidRPr="00C35671">
        <w:t>No Further Action (</w:t>
      </w:r>
      <w:r w:rsidRPr="00C35671">
        <w:t>NFA</w:t>
      </w:r>
      <w:r w:rsidR="002647E0" w:rsidRPr="00C35671">
        <w:t>)</w:t>
      </w:r>
      <w:r w:rsidRPr="00C35671">
        <w:t xml:space="preserve"> documents, regulatory closure documents, RODs, or other </w:t>
      </w:r>
      <w:r w:rsidR="002F449A" w:rsidRPr="00C35671">
        <w:t>DD</w:t>
      </w:r>
      <w:r w:rsidRPr="00C35671">
        <w:t xml:space="preserve">s shall be signed by the </w:t>
      </w:r>
      <w:r w:rsidR="002614EB" w:rsidRPr="00C35671">
        <w:t>AF</w:t>
      </w:r>
      <w:r w:rsidRPr="00C35671">
        <w:t xml:space="preserve"> and </w:t>
      </w:r>
      <w:r w:rsidR="00153522" w:rsidRPr="00C35671">
        <w:t>not</w:t>
      </w:r>
      <w:r w:rsidRPr="00C35671">
        <w:t xml:space="preserve"> the Contractor.</w:t>
      </w:r>
    </w:p>
    <w:p w14:paraId="1F28BAA0" w14:textId="2664D55A" w:rsidR="0032424D" w:rsidRPr="004633DC" w:rsidRDefault="0032424D" w:rsidP="009F3A2B">
      <w:pPr>
        <w:pStyle w:val="BodyText"/>
      </w:pPr>
      <w:r w:rsidRPr="004633DC">
        <w:t xml:space="preserve">The Contractor shall submit all plans, reports, and other documents in </w:t>
      </w:r>
      <w:bookmarkStart w:id="209" w:name="_Hlk34386793"/>
      <w:r w:rsidRPr="00C35671">
        <w:t>Draft, Draft Final, and/or Final versions</w:t>
      </w:r>
      <w:r w:rsidR="00007208" w:rsidRPr="00C35671">
        <w:t>,</w:t>
      </w:r>
      <w:r w:rsidRPr="003D34CE">
        <w:t xml:space="preserve"> as appropriate for that specific document.</w:t>
      </w:r>
      <w:r w:rsidR="006204BB" w:rsidRPr="003D34CE">
        <w:t xml:space="preserve"> </w:t>
      </w:r>
      <w:r w:rsidR="009009F0" w:rsidRPr="003D34CE">
        <w:t xml:space="preserve">Update document versions </w:t>
      </w:r>
      <w:r w:rsidR="00007208" w:rsidRPr="003D34CE">
        <w:t xml:space="preserve">as </w:t>
      </w:r>
      <w:r w:rsidR="009009F0" w:rsidRPr="003D34CE">
        <w:t>required.</w:t>
      </w:r>
      <w:r w:rsidR="006204BB" w:rsidRPr="00007208">
        <w:t xml:space="preserve">  </w:t>
      </w:r>
      <w:r w:rsidRPr="004633DC">
        <w:t>Not all documents will require submittal of all versions</w:t>
      </w:r>
      <w:bookmarkEnd w:id="209"/>
      <w:r w:rsidRPr="004633DC">
        <w:t>.  The Contractor shall provide multiple versions of the following documents:</w:t>
      </w:r>
    </w:p>
    <w:p w14:paraId="5E80D490" w14:textId="003FC170" w:rsidR="00A459FB" w:rsidRDefault="00A459FB" w:rsidP="009F3A2B">
      <w:pPr>
        <w:pStyle w:val="BulletList"/>
      </w:pPr>
      <w:r>
        <w:t>Moody AFB</w:t>
      </w:r>
      <w:r w:rsidR="002B18C5">
        <w:t xml:space="preserve"> </w:t>
      </w:r>
      <w:r w:rsidR="00A81C06">
        <w:t>RPM</w:t>
      </w:r>
      <w:r w:rsidR="0032424D" w:rsidRPr="0032424D">
        <w:t xml:space="preserve">: </w:t>
      </w:r>
      <w:r w:rsidR="003D34CE" w:rsidRPr="0032424D">
        <w:t>[</w:t>
      </w:r>
      <w:r w:rsidR="003D34CE">
        <w:t>1</w:t>
      </w:r>
      <w:r w:rsidR="003D34CE" w:rsidRPr="0032424D">
        <w:t>]</w:t>
      </w:r>
      <w:r w:rsidR="003D34CE">
        <w:t xml:space="preserve"> </w:t>
      </w:r>
      <w:r w:rsidR="0032424D" w:rsidRPr="000F37BC">
        <w:t>hard</w:t>
      </w:r>
      <w:r w:rsidR="00F67185">
        <w:t xml:space="preserve"> </w:t>
      </w:r>
      <w:r w:rsidR="0032424D" w:rsidRPr="000F37BC">
        <w:t>cop</w:t>
      </w:r>
      <w:r w:rsidR="00887679">
        <w:t>y</w:t>
      </w:r>
      <w:r w:rsidR="0032424D" w:rsidRPr="000F37BC">
        <w:t xml:space="preserve"> and </w:t>
      </w:r>
      <w:r w:rsidR="003D34CE" w:rsidRPr="000F37BC">
        <w:t>[</w:t>
      </w:r>
      <w:r w:rsidR="003D34CE" w:rsidRPr="003D34CE">
        <w:t>1]</w:t>
      </w:r>
      <w:r w:rsidR="003D34CE">
        <w:t xml:space="preserve"> </w:t>
      </w:r>
      <w:r w:rsidR="0032424D" w:rsidRPr="000F37BC">
        <w:t xml:space="preserve">CD of all </w:t>
      </w:r>
      <w:r w:rsidR="00D027E2">
        <w:t>D</w:t>
      </w:r>
      <w:r w:rsidR="0032424D" w:rsidRPr="000F37BC">
        <w:t>raft documents</w:t>
      </w:r>
      <w:r w:rsidR="00D027E2">
        <w:t>,</w:t>
      </w:r>
      <w:r w:rsidR="0032424D">
        <w:t xml:space="preserve"> </w:t>
      </w:r>
      <w:r w:rsidRPr="000F37BC">
        <w:t>[</w:t>
      </w:r>
      <w:r>
        <w:t>2</w:t>
      </w:r>
      <w:r w:rsidRPr="000F37BC">
        <w:t xml:space="preserve">] </w:t>
      </w:r>
      <w:r w:rsidR="0032424D" w:rsidRPr="000F37BC">
        <w:t xml:space="preserve">hard copies and </w:t>
      </w:r>
      <w:r>
        <w:t xml:space="preserve">[3] </w:t>
      </w:r>
      <w:r w:rsidR="0032424D" w:rsidRPr="000F37BC">
        <w:t>CDs of all Draft Final and Final documents.</w:t>
      </w:r>
    </w:p>
    <w:p w14:paraId="3A144A3A" w14:textId="1D1F40EF" w:rsidR="0032424D" w:rsidRPr="00C35671" w:rsidRDefault="00A459FB" w:rsidP="009F3A2B">
      <w:pPr>
        <w:pStyle w:val="BulletList"/>
      </w:pPr>
      <w:r w:rsidRPr="00C35671">
        <w:t xml:space="preserve">Robins AFB RPM: [1] electronic copy of </w:t>
      </w:r>
      <w:r w:rsidR="00887679" w:rsidRPr="00C35671">
        <w:t xml:space="preserve">all </w:t>
      </w:r>
      <w:r w:rsidR="00D027E2" w:rsidRPr="00C35671">
        <w:t>D</w:t>
      </w:r>
      <w:r w:rsidRPr="00C35671">
        <w:t>raft documents</w:t>
      </w:r>
      <w:r w:rsidR="00D027E2" w:rsidRPr="00C35671">
        <w:t>,</w:t>
      </w:r>
      <w:r w:rsidRPr="00C35671">
        <w:t xml:space="preserve"> [1] hard copy and [1] electronic copy of all </w:t>
      </w:r>
      <w:r w:rsidR="00D027E2" w:rsidRPr="00C35671">
        <w:t>F</w:t>
      </w:r>
      <w:r w:rsidRPr="00C35671">
        <w:t>inal documents.</w:t>
      </w:r>
    </w:p>
    <w:p w14:paraId="6D994920" w14:textId="116F19D5" w:rsidR="0032424D" w:rsidRPr="00C35671" w:rsidRDefault="0082157C" w:rsidP="009F3A2B">
      <w:pPr>
        <w:pStyle w:val="BulletList"/>
      </w:pPr>
      <w:r w:rsidRPr="00C35671">
        <w:t>AFCEC</w:t>
      </w:r>
      <w:r w:rsidR="0032424D" w:rsidRPr="00C35671">
        <w:t xml:space="preserve"> Program </w:t>
      </w:r>
      <w:r w:rsidR="00271658" w:rsidRPr="00C35671">
        <w:t>Manager</w:t>
      </w:r>
      <w:r w:rsidR="0032424D" w:rsidRPr="00C35671">
        <w:t xml:space="preserve">: </w:t>
      </w:r>
      <w:r w:rsidR="00D027E2" w:rsidRPr="00C35671">
        <w:t xml:space="preserve">[1] electronic copy of </w:t>
      </w:r>
      <w:r w:rsidR="00887679" w:rsidRPr="00C35671">
        <w:t xml:space="preserve">all </w:t>
      </w:r>
      <w:r w:rsidR="00D027E2" w:rsidRPr="00C35671">
        <w:t>Draft documents,</w:t>
      </w:r>
      <w:r w:rsidR="0032424D" w:rsidRPr="00C35671">
        <w:t xml:space="preserve"> </w:t>
      </w:r>
      <w:r w:rsidR="00D027E2" w:rsidRPr="00C35671">
        <w:t xml:space="preserve">[1] </w:t>
      </w:r>
      <w:r w:rsidR="00F67185" w:rsidRPr="00C35671">
        <w:t>hard cop</w:t>
      </w:r>
      <w:r w:rsidR="00D027E2" w:rsidRPr="00C35671">
        <w:t>y</w:t>
      </w:r>
      <w:r w:rsidR="00F67185" w:rsidRPr="00C35671">
        <w:t xml:space="preserve"> and </w:t>
      </w:r>
      <w:r w:rsidR="00D027E2" w:rsidRPr="00C35671">
        <w:t xml:space="preserve">[1] electronic copy </w:t>
      </w:r>
      <w:r w:rsidR="00F67185" w:rsidRPr="00C35671">
        <w:t xml:space="preserve">of all </w:t>
      </w:r>
      <w:r w:rsidR="0032424D" w:rsidRPr="00C35671">
        <w:t>Draft Final and Final documents.</w:t>
      </w:r>
    </w:p>
    <w:p w14:paraId="1546B5E6" w14:textId="0F9B7968" w:rsidR="00D027E2" w:rsidRPr="00C35671" w:rsidRDefault="007272AB" w:rsidP="009F3A2B">
      <w:pPr>
        <w:pStyle w:val="BulletList"/>
      </w:pPr>
      <w:r w:rsidRPr="00C35671">
        <w:lastRenderedPageBreak/>
        <w:t>USACE</w:t>
      </w:r>
      <w:r w:rsidR="00D027E2" w:rsidRPr="00C35671">
        <w:t xml:space="preserve"> COR</w:t>
      </w:r>
      <w:r w:rsidR="00BA7579" w:rsidRPr="00C35671">
        <w:t xml:space="preserve">: </w:t>
      </w:r>
      <w:r w:rsidR="008A1174" w:rsidRPr="00C35671">
        <w:t>[1] electronic copies of all Draft, Draft Final, and Final documents.</w:t>
      </w:r>
    </w:p>
    <w:p w14:paraId="2AE479D3" w14:textId="2F4997B7" w:rsidR="005C5072" w:rsidRPr="00C35671" w:rsidRDefault="00D027E2" w:rsidP="009F3A2B">
      <w:pPr>
        <w:pStyle w:val="BulletList"/>
      </w:pPr>
      <w:r w:rsidRPr="00C35671">
        <w:t xml:space="preserve">EPA </w:t>
      </w:r>
      <w:r w:rsidR="00BA51E7" w:rsidRPr="00C35671">
        <w:t xml:space="preserve">Region 4: </w:t>
      </w:r>
      <w:r w:rsidR="00887679" w:rsidRPr="00C35671">
        <w:t>[1]</w:t>
      </w:r>
      <w:r w:rsidR="00BA51E7" w:rsidRPr="00C35671">
        <w:t xml:space="preserve"> electronic copies of </w:t>
      </w:r>
      <w:r w:rsidR="00887679" w:rsidRPr="00C35671">
        <w:t xml:space="preserve">all </w:t>
      </w:r>
      <w:r w:rsidR="00BA51E7" w:rsidRPr="00C35671">
        <w:t>Draft, Draft Final, and Final</w:t>
      </w:r>
      <w:r w:rsidR="00887679" w:rsidRPr="00C35671">
        <w:t xml:space="preserve"> documents</w:t>
      </w:r>
      <w:r w:rsidR="00BA51E7" w:rsidRPr="00C35671">
        <w:t>.</w:t>
      </w:r>
    </w:p>
    <w:p w14:paraId="7183DCB0" w14:textId="0BB4783D" w:rsidR="00887679" w:rsidRPr="00C35671" w:rsidRDefault="00887679" w:rsidP="009F3A2B">
      <w:pPr>
        <w:pStyle w:val="BulletList"/>
      </w:pPr>
      <w:r w:rsidRPr="00C35671">
        <w:t>GA EPD: [2] hard copies and [1] electronic copies of Draft, Draft Final, and Final documents.</w:t>
      </w:r>
    </w:p>
    <w:p w14:paraId="1A2254C5" w14:textId="33F59CB0" w:rsidR="005C5072" w:rsidRDefault="0084707B" w:rsidP="009F3A2B">
      <w:pPr>
        <w:pStyle w:val="BodyText"/>
      </w:pPr>
      <w:r>
        <w:t xml:space="preserve">The following are the </w:t>
      </w:r>
      <w:r w:rsidR="002F449A">
        <w:t xml:space="preserve">estimated review times for the AF and </w:t>
      </w:r>
      <w:r w:rsidR="007272AB" w:rsidRPr="00F81FF6">
        <w:t>USACE</w:t>
      </w:r>
      <w:r w:rsidR="002F449A">
        <w:t xml:space="preserve">. </w:t>
      </w:r>
      <w:r w:rsidR="003505B0">
        <w:t xml:space="preserve">Complex documents, </w:t>
      </w:r>
      <w:r w:rsidR="00892BF5">
        <w:t>P</w:t>
      </w:r>
      <w:r w:rsidR="003505B0">
        <w:t>ermit mod</w:t>
      </w:r>
      <w:r w:rsidR="002F449A">
        <w:t>ification</w:t>
      </w:r>
      <w:r w:rsidR="003505B0">
        <w:t xml:space="preserve">s, and </w:t>
      </w:r>
      <w:r w:rsidR="00892BF5">
        <w:t>D</w:t>
      </w:r>
      <w:r w:rsidR="002F449A">
        <w:t>D</w:t>
      </w:r>
      <w:r w:rsidR="00892898">
        <w:t>s may require additional time.</w:t>
      </w:r>
    </w:p>
    <w:tbl>
      <w:tblPr>
        <w:tblStyle w:val="TableGrid"/>
        <w:tblW w:w="0" w:type="auto"/>
        <w:tblLook w:val="04A0" w:firstRow="1" w:lastRow="0" w:firstColumn="1" w:lastColumn="0" w:noHBand="0" w:noVBand="1"/>
      </w:tblPr>
      <w:tblGrid>
        <w:gridCol w:w="3116"/>
        <w:gridCol w:w="3117"/>
        <w:gridCol w:w="3117"/>
      </w:tblGrid>
      <w:tr w:rsidR="005C5072" w14:paraId="6D759B86" w14:textId="77777777" w:rsidTr="00525733">
        <w:trPr>
          <w:cantSplit/>
          <w:tblHeader/>
        </w:trPr>
        <w:tc>
          <w:tcPr>
            <w:tcW w:w="3116" w:type="dxa"/>
          </w:tcPr>
          <w:p w14:paraId="45F00AE2" w14:textId="77777777" w:rsidR="005C5072" w:rsidRPr="003505B0" w:rsidRDefault="005C5072" w:rsidP="003050A6">
            <w:pPr>
              <w:rPr>
                <w:b/>
              </w:rPr>
            </w:pPr>
            <w:r w:rsidRPr="003505B0">
              <w:rPr>
                <w:b/>
              </w:rPr>
              <w:t>Reviewer</w:t>
            </w:r>
          </w:p>
        </w:tc>
        <w:tc>
          <w:tcPr>
            <w:tcW w:w="3117" w:type="dxa"/>
          </w:tcPr>
          <w:p w14:paraId="24DE6C26" w14:textId="08AE1E9E" w:rsidR="005C5072" w:rsidRPr="003505B0" w:rsidRDefault="00D401C3" w:rsidP="003050A6">
            <w:pPr>
              <w:rPr>
                <w:b/>
              </w:rPr>
            </w:pPr>
            <w:r>
              <w:rPr>
                <w:b/>
              </w:rPr>
              <w:t xml:space="preserve">Document </w:t>
            </w:r>
            <w:r w:rsidR="005C5072" w:rsidRPr="003505B0">
              <w:rPr>
                <w:b/>
              </w:rPr>
              <w:t>Review</w:t>
            </w:r>
            <w:r>
              <w:rPr>
                <w:b/>
              </w:rPr>
              <w:t xml:space="preserve"> (for each version)</w:t>
            </w:r>
          </w:p>
        </w:tc>
        <w:tc>
          <w:tcPr>
            <w:tcW w:w="3117" w:type="dxa"/>
          </w:tcPr>
          <w:p w14:paraId="03E7C4CD" w14:textId="1AD95A22" w:rsidR="005C5072" w:rsidRPr="003505B0" w:rsidRDefault="005C5072" w:rsidP="00943207">
            <w:pPr>
              <w:rPr>
                <w:b/>
              </w:rPr>
            </w:pPr>
            <w:r w:rsidRPr="003505B0">
              <w:rPr>
                <w:b/>
              </w:rPr>
              <w:t>R</w:t>
            </w:r>
            <w:r w:rsidR="0012381A">
              <w:rPr>
                <w:b/>
              </w:rPr>
              <w:t xml:space="preserve">esponse </w:t>
            </w:r>
            <w:r w:rsidRPr="003505B0">
              <w:rPr>
                <w:b/>
              </w:rPr>
              <w:t>T</w:t>
            </w:r>
            <w:r w:rsidR="0012381A">
              <w:rPr>
                <w:b/>
              </w:rPr>
              <w:t xml:space="preserve">o </w:t>
            </w:r>
            <w:r w:rsidRPr="003505B0">
              <w:rPr>
                <w:b/>
              </w:rPr>
              <w:t>C</w:t>
            </w:r>
            <w:r w:rsidR="0012381A">
              <w:rPr>
                <w:b/>
              </w:rPr>
              <w:t>omments</w:t>
            </w:r>
            <w:r w:rsidRPr="003505B0">
              <w:rPr>
                <w:b/>
              </w:rPr>
              <w:t xml:space="preserve"> </w:t>
            </w:r>
            <w:r w:rsidR="00943207">
              <w:rPr>
                <w:b/>
              </w:rPr>
              <w:t>Review</w:t>
            </w:r>
          </w:p>
        </w:tc>
      </w:tr>
      <w:tr w:rsidR="005C5072" w14:paraId="77CB7034" w14:textId="77777777" w:rsidTr="00525733">
        <w:trPr>
          <w:cantSplit/>
        </w:trPr>
        <w:tc>
          <w:tcPr>
            <w:tcW w:w="3116" w:type="dxa"/>
          </w:tcPr>
          <w:p w14:paraId="53DC6694" w14:textId="07E7A5B0" w:rsidR="005C5072" w:rsidRDefault="00D401C3" w:rsidP="00943207">
            <w:r>
              <w:t>AF</w:t>
            </w:r>
            <w:r w:rsidR="00943207">
              <w:t xml:space="preserve"> </w:t>
            </w:r>
            <w:r w:rsidR="00AA372E" w:rsidRPr="00F81FF6">
              <w:t xml:space="preserve">and </w:t>
            </w:r>
            <w:r w:rsidR="007272AB" w:rsidRPr="00F81FF6">
              <w:t>USACE</w:t>
            </w:r>
            <w:r w:rsidR="00AA372E">
              <w:t xml:space="preserve"> </w:t>
            </w:r>
            <w:r w:rsidR="005C5072">
              <w:t>Review</w:t>
            </w:r>
          </w:p>
        </w:tc>
        <w:tc>
          <w:tcPr>
            <w:tcW w:w="3117" w:type="dxa"/>
          </w:tcPr>
          <w:p w14:paraId="49582231" w14:textId="75BB671F" w:rsidR="005C5072" w:rsidRDefault="005C5072" w:rsidP="003050A6">
            <w:r>
              <w:t xml:space="preserve">30 </w:t>
            </w:r>
            <w:r w:rsidR="008F152F">
              <w:t>calendar days</w:t>
            </w:r>
          </w:p>
        </w:tc>
        <w:tc>
          <w:tcPr>
            <w:tcW w:w="3117" w:type="dxa"/>
          </w:tcPr>
          <w:p w14:paraId="55249741" w14:textId="317002AE" w:rsidR="005C5072" w:rsidRDefault="009D5454" w:rsidP="009D5454">
            <w:r>
              <w:t>21</w:t>
            </w:r>
            <w:r w:rsidR="005C5072">
              <w:t xml:space="preserve"> </w:t>
            </w:r>
            <w:r w:rsidR="008F152F">
              <w:t>calendar days</w:t>
            </w:r>
          </w:p>
        </w:tc>
      </w:tr>
      <w:tr w:rsidR="00D401C3" w14:paraId="701FDA69" w14:textId="77777777" w:rsidTr="00525733">
        <w:trPr>
          <w:cantSplit/>
        </w:trPr>
        <w:tc>
          <w:tcPr>
            <w:tcW w:w="3116" w:type="dxa"/>
          </w:tcPr>
          <w:p w14:paraId="315F3F3A" w14:textId="6830D58A" w:rsidR="00D401C3" w:rsidRDefault="00D401C3" w:rsidP="00AA372E">
            <w:r>
              <w:t>AF</w:t>
            </w:r>
            <w:r w:rsidR="00AA372E" w:rsidRPr="00F81FF6">
              <w:t xml:space="preserve">, </w:t>
            </w:r>
            <w:r w:rsidR="007272AB" w:rsidRPr="00F81FF6">
              <w:t>USACE</w:t>
            </w:r>
            <w:r w:rsidR="00AA372E" w:rsidRPr="00F81FF6">
              <w:t>,</w:t>
            </w:r>
            <w:r w:rsidR="00AA372E">
              <w:t xml:space="preserve"> </w:t>
            </w:r>
            <w:r w:rsidR="00943207">
              <w:t>and Legal* Review</w:t>
            </w:r>
          </w:p>
        </w:tc>
        <w:tc>
          <w:tcPr>
            <w:tcW w:w="3117" w:type="dxa"/>
          </w:tcPr>
          <w:p w14:paraId="2E095376" w14:textId="31238EC6" w:rsidR="00D401C3" w:rsidRDefault="00943207" w:rsidP="003050A6">
            <w:r>
              <w:t xml:space="preserve">60 </w:t>
            </w:r>
            <w:r w:rsidR="008F152F">
              <w:t>calendar d</w:t>
            </w:r>
            <w:r>
              <w:t>ays</w:t>
            </w:r>
          </w:p>
        </w:tc>
        <w:tc>
          <w:tcPr>
            <w:tcW w:w="3117" w:type="dxa"/>
          </w:tcPr>
          <w:p w14:paraId="36D3A2F8" w14:textId="77777777" w:rsidR="00D401C3" w:rsidRDefault="00D401C3" w:rsidP="009D5454"/>
        </w:tc>
      </w:tr>
      <w:tr w:rsidR="005C5072" w14:paraId="6A202E54" w14:textId="77777777" w:rsidTr="00525733">
        <w:trPr>
          <w:cantSplit/>
        </w:trPr>
        <w:tc>
          <w:tcPr>
            <w:tcW w:w="3116" w:type="dxa"/>
          </w:tcPr>
          <w:p w14:paraId="529C61B1" w14:textId="455EB705" w:rsidR="005C5072" w:rsidRDefault="005C5072" w:rsidP="0012381A">
            <w:r>
              <w:t>Coordination/Signature</w:t>
            </w:r>
            <w:r w:rsidR="0012381A">
              <w:t xml:space="preserve"> – Installation</w:t>
            </w:r>
          </w:p>
        </w:tc>
        <w:tc>
          <w:tcPr>
            <w:tcW w:w="3117" w:type="dxa"/>
          </w:tcPr>
          <w:p w14:paraId="545CA53B" w14:textId="3C29194C" w:rsidR="005C5072" w:rsidRDefault="009D5454" w:rsidP="003050A6">
            <w:r>
              <w:t xml:space="preserve">120 </w:t>
            </w:r>
            <w:r w:rsidR="008F152F">
              <w:t>calendar d</w:t>
            </w:r>
            <w:r>
              <w:t>ays</w:t>
            </w:r>
          </w:p>
        </w:tc>
        <w:tc>
          <w:tcPr>
            <w:tcW w:w="3117" w:type="dxa"/>
          </w:tcPr>
          <w:p w14:paraId="013BB1C9" w14:textId="77777777" w:rsidR="005C5072" w:rsidRDefault="005C5072" w:rsidP="003050A6"/>
        </w:tc>
      </w:tr>
      <w:tr w:rsidR="005C5072" w14:paraId="5115FAB7" w14:textId="77777777" w:rsidTr="00525733">
        <w:trPr>
          <w:cantSplit/>
        </w:trPr>
        <w:tc>
          <w:tcPr>
            <w:tcW w:w="3116" w:type="dxa"/>
          </w:tcPr>
          <w:p w14:paraId="6F9E4333" w14:textId="5F93363B" w:rsidR="005C5072" w:rsidRDefault="005C5072" w:rsidP="0012381A">
            <w:r>
              <w:t>Coordination/Signature</w:t>
            </w:r>
            <w:r w:rsidR="0012381A">
              <w:t xml:space="preserve"> – </w:t>
            </w:r>
            <w:r>
              <w:t>CZ</w:t>
            </w:r>
          </w:p>
        </w:tc>
        <w:tc>
          <w:tcPr>
            <w:tcW w:w="3117" w:type="dxa"/>
          </w:tcPr>
          <w:p w14:paraId="2584FC68" w14:textId="19455435" w:rsidR="005C5072" w:rsidRDefault="009D5454" w:rsidP="003050A6">
            <w:r>
              <w:t>90</w:t>
            </w:r>
            <w:r w:rsidR="008F152F">
              <w:t xml:space="preserve"> calendar days</w:t>
            </w:r>
          </w:p>
        </w:tc>
        <w:tc>
          <w:tcPr>
            <w:tcW w:w="3117" w:type="dxa"/>
          </w:tcPr>
          <w:p w14:paraId="79D3E570" w14:textId="77777777" w:rsidR="005C5072" w:rsidRDefault="005C5072" w:rsidP="003050A6"/>
        </w:tc>
      </w:tr>
      <w:tr w:rsidR="0084707B" w14:paraId="5BBB616D" w14:textId="77777777" w:rsidTr="00525733">
        <w:trPr>
          <w:cantSplit/>
        </w:trPr>
        <w:tc>
          <w:tcPr>
            <w:tcW w:w="9350" w:type="dxa"/>
            <w:gridSpan w:val="3"/>
          </w:tcPr>
          <w:p w14:paraId="5340103A" w14:textId="50B3140B" w:rsidR="009009F0" w:rsidRPr="00525733" w:rsidRDefault="009009F0" w:rsidP="008610BD">
            <w:pPr>
              <w:pStyle w:val="ListParagraph"/>
              <w:numPr>
                <w:ilvl w:val="0"/>
                <w:numId w:val="4"/>
              </w:numPr>
              <w:rPr>
                <w:sz w:val="18"/>
              </w:rPr>
            </w:pPr>
            <w:r w:rsidRPr="00525733">
              <w:rPr>
                <w:sz w:val="18"/>
              </w:rPr>
              <w:t>Legal review required per AFI 32-7020 for: PA/SIs that result in Site Closeout, Engineering Evaluations/Cost Analysis, Removal Action Memoranda, FS, P</w:t>
            </w:r>
            <w:r w:rsidR="002F449A">
              <w:rPr>
                <w:sz w:val="18"/>
              </w:rPr>
              <w:t xml:space="preserve">roposed </w:t>
            </w:r>
            <w:r w:rsidRPr="00525733">
              <w:rPr>
                <w:sz w:val="18"/>
              </w:rPr>
              <w:t>P</w:t>
            </w:r>
            <w:r w:rsidR="002F449A">
              <w:rPr>
                <w:sz w:val="18"/>
              </w:rPr>
              <w:t>lan</w:t>
            </w:r>
            <w:r w:rsidRPr="00525733">
              <w:rPr>
                <w:sz w:val="18"/>
              </w:rPr>
              <w:t>, ROD</w:t>
            </w:r>
            <w:r w:rsidR="002F449A">
              <w:rPr>
                <w:sz w:val="18"/>
              </w:rPr>
              <w:t>,</w:t>
            </w:r>
            <w:r w:rsidRPr="00525733">
              <w:rPr>
                <w:sz w:val="18"/>
              </w:rPr>
              <w:t xml:space="preserve"> and ROD modifications, Five-Year Reviews, </w:t>
            </w:r>
            <w:r w:rsidR="00315D6C">
              <w:rPr>
                <w:sz w:val="18"/>
              </w:rPr>
              <w:t>Remedial Action Completion Reports (</w:t>
            </w:r>
            <w:r w:rsidRPr="00525733">
              <w:rPr>
                <w:sz w:val="18"/>
              </w:rPr>
              <w:t>RACRs</w:t>
            </w:r>
            <w:r w:rsidR="00315D6C">
              <w:rPr>
                <w:sz w:val="18"/>
              </w:rPr>
              <w:t>)</w:t>
            </w:r>
            <w:r w:rsidRPr="00525733">
              <w:rPr>
                <w:sz w:val="18"/>
              </w:rPr>
              <w:t>, Site Closeout Reports, NPL deletion requests.</w:t>
            </w:r>
            <w:r w:rsidR="00525733">
              <w:rPr>
                <w:sz w:val="18"/>
              </w:rPr>
              <w:t xml:space="preserve"> </w:t>
            </w:r>
            <w:r w:rsidRPr="00525733">
              <w:rPr>
                <w:sz w:val="18"/>
              </w:rPr>
              <w:t xml:space="preserve"> See AFI 32-7020 for addition</w:t>
            </w:r>
            <w:r w:rsidR="00892898">
              <w:rPr>
                <w:sz w:val="18"/>
              </w:rPr>
              <w:t>al</w:t>
            </w:r>
            <w:r w:rsidRPr="00525733">
              <w:rPr>
                <w:sz w:val="18"/>
              </w:rPr>
              <w:t xml:space="preserve"> information.</w:t>
            </w:r>
          </w:p>
        </w:tc>
      </w:tr>
    </w:tbl>
    <w:p w14:paraId="78D64BCA" w14:textId="2D27D95C" w:rsidR="006A0B18" w:rsidRDefault="008C3661" w:rsidP="009F3A2B">
      <w:pPr>
        <w:pStyle w:val="BodyText"/>
      </w:pPr>
      <w:r w:rsidRPr="00C35671">
        <w:t xml:space="preserve">The Contractor shall upload all documents to </w:t>
      </w:r>
      <w:bookmarkStart w:id="210" w:name="_Hlk34387026"/>
      <w:r w:rsidR="002F449A" w:rsidRPr="00C35671">
        <w:t xml:space="preserve">its </w:t>
      </w:r>
      <w:r w:rsidR="009B72BA" w:rsidRPr="00C35671">
        <w:t>ORC document repository</w:t>
      </w:r>
      <w:bookmarkEnd w:id="210"/>
      <w:r w:rsidRPr="00C35671">
        <w:t>.</w:t>
      </w:r>
      <w:r w:rsidRPr="000F37BC">
        <w:t xml:space="preserve">  </w:t>
      </w:r>
      <w:r w:rsidR="00ED39CC" w:rsidRPr="000F37BC" w:rsidDel="00DE4F36">
        <w:t xml:space="preserve">The </w:t>
      </w:r>
      <w:r w:rsidR="00611278">
        <w:t>documents</w:t>
      </w:r>
      <w:r w:rsidR="00611278" w:rsidRPr="000F37BC" w:rsidDel="00DE4F36">
        <w:t xml:space="preserve"> </w:t>
      </w:r>
      <w:r w:rsidR="00ED39CC" w:rsidRPr="000F37BC" w:rsidDel="00DE4F36">
        <w:t xml:space="preserve">required for this </w:t>
      </w:r>
      <w:r w:rsidR="00BB288B">
        <w:t>contract</w:t>
      </w:r>
      <w:r w:rsidR="00ED39CC" w:rsidRPr="000F37BC" w:rsidDel="00DE4F36">
        <w:t xml:space="preserve"> shall be proposed by the Contractor and will be included in the Contractor’s </w:t>
      </w:r>
      <w:r w:rsidR="00AC4BBA">
        <w:t>IMS</w:t>
      </w:r>
      <w:r w:rsidR="00ED39CC" w:rsidRPr="000F37BC" w:rsidDel="00DE4F36">
        <w:t>.</w:t>
      </w:r>
    </w:p>
    <w:p w14:paraId="6EB0F7B8" w14:textId="00A96904" w:rsidR="006A0B18" w:rsidRPr="00525733" w:rsidRDefault="007B6A02" w:rsidP="009F3A2B">
      <w:pPr>
        <w:pStyle w:val="Heading1"/>
        <w:spacing w:before="0"/>
        <w:rPr>
          <w:rFonts w:hint="eastAsia"/>
        </w:rPr>
      </w:pPr>
      <w:bookmarkStart w:id="211" w:name="_Toc307216737"/>
      <w:bookmarkStart w:id="212" w:name="_Toc307216741"/>
      <w:bookmarkStart w:id="213" w:name="_Toc277151460"/>
      <w:bookmarkStart w:id="214" w:name="_Toc307216742"/>
      <w:bookmarkStart w:id="215" w:name="_Toc318272147"/>
      <w:bookmarkStart w:id="216" w:name="_Toc319048161"/>
      <w:bookmarkStart w:id="217" w:name="_Toc231910856"/>
      <w:bookmarkEnd w:id="211"/>
      <w:bookmarkEnd w:id="212"/>
      <w:r>
        <w:t>7.0</w:t>
      </w:r>
      <w:r w:rsidR="006440F1">
        <w:tab/>
      </w:r>
      <w:r w:rsidR="00ED39CC" w:rsidRPr="00525733">
        <w:t>SITE WORK</w:t>
      </w:r>
      <w:bookmarkEnd w:id="213"/>
      <w:bookmarkEnd w:id="214"/>
      <w:bookmarkEnd w:id="215"/>
      <w:bookmarkEnd w:id="216"/>
      <w:bookmarkEnd w:id="217"/>
    </w:p>
    <w:p w14:paraId="55BD21C2" w14:textId="0484CA49" w:rsidR="00CA0738" w:rsidRPr="00525733" w:rsidRDefault="00ED39CC" w:rsidP="009F3A2B">
      <w:pPr>
        <w:pStyle w:val="BodyText"/>
      </w:pPr>
      <w:r w:rsidRPr="00525733">
        <w:t xml:space="preserve">The Contractor shall perform site preparation, </w:t>
      </w:r>
      <w:r w:rsidR="00995ABB" w:rsidRPr="00525733">
        <w:t xml:space="preserve">site </w:t>
      </w:r>
      <w:r w:rsidRPr="00525733">
        <w:t>characterization</w:t>
      </w:r>
      <w:r w:rsidR="002F449A">
        <w:t>,</w:t>
      </w:r>
      <w:r w:rsidRPr="00525733">
        <w:t xml:space="preserve"> field investigation, conservation, demolition, and </w:t>
      </w:r>
      <w:r w:rsidR="00F45EDA" w:rsidRPr="00525733">
        <w:t xml:space="preserve">site </w:t>
      </w:r>
      <w:r w:rsidRPr="00525733">
        <w:t>restoration as required to</w:t>
      </w:r>
      <w:r w:rsidR="00E35577" w:rsidRPr="00525733">
        <w:t xml:space="preserve"> </w:t>
      </w:r>
      <w:r w:rsidR="00BC25FA" w:rsidRPr="00525733">
        <w:t xml:space="preserve">achieve </w:t>
      </w:r>
      <w:r w:rsidRPr="00525733">
        <w:t xml:space="preserve">the </w:t>
      </w:r>
      <w:r w:rsidR="002435B2" w:rsidRPr="00525733">
        <w:t xml:space="preserve">POs </w:t>
      </w:r>
      <w:r w:rsidRPr="00525733">
        <w:t xml:space="preserve">of this </w:t>
      </w:r>
      <w:r w:rsidR="00BB288B" w:rsidRPr="00525733">
        <w:t>contract</w:t>
      </w:r>
      <w:r w:rsidRPr="00525733">
        <w:t>.</w:t>
      </w:r>
    </w:p>
    <w:p w14:paraId="47D81053" w14:textId="49A0A3B2" w:rsidR="00CA0738" w:rsidRPr="00525733" w:rsidRDefault="007B6A02" w:rsidP="009F3A2B">
      <w:pPr>
        <w:pStyle w:val="Heading2"/>
        <w:spacing w:before="0"/>
        <w:rPr>
          <w:rFonts w:hint="eastAsia"/>
        </w:rPr>
      </w:pPr>
      <w:bookmarkStart w:id="218" w:name="_Toc277151461"/>
      <w:bookmarkStart w:id="219" w:name="_Toc307216743"/>
      <w:bookmarkStart w:id="220" w:name="_Toc318272148"/>
      <w:bookmarkStart w:id="221" w:name="_Toc319048162"/>
      <w:bookmarkStart w:id="222" w:name="_Toc231910857"/>
      <w:r>
        <w:t>7.1</w:t>
      </w:r>
      <w:r>
        <w:tab/>
      </w:r>
      <w:r w:rsidR="00ED39CC" w:rsidRPr="00C35671">
        <w:rPr>
          <w:rFonts w:hint="eastAsia"/>
        </w:rPr>
        <w:t>Conservation</w:t>
      </w:r>
      <w:bookmarkEnd w:id="218"/>
      <w:bookmarkEnd w:id="219"/>
      <w:bookmarkEnd w:id="220"/>
      <w:bookmarkEnd w:id="221"/>
      <w:bookmarkEnd w:id="222"/>
    </w:p>
    <w:p w14:paraId="6B1CC910" w14:textId="60C9F299" w:rsidR="00823DE3" w:rsidRPr="008E5E70" w:rsidRDefault="00ED39CC" w:rsidP="009F3A2B">
      <w:pPr>
        <w:pStyle w:val="BodyText"/>
      </w:pPr>
      <w:r w:rsidRPr="000F37BC">
        <w:t xml:space="preserve">Activities shall be planned and implemented in a manner that protects existing site utilities, structures, surface features, service operations, monitoring and other types of wells, and the general site environment.  This includes the protection of prehistoric and/or historic sites identified in the </w:t>
      </w:r>
      <w:r w:rsidR="00664643">
        <w:t>Installation</w:t>
      </w:r>
      <w:r w:rsidR="00664643" w:rsidRPr="000F37BC">
        <w:t xml:space="preserve"> </w:t>
      </w:r>
      <w:r w:rsidRPr="000F37BC">
        <w:t xml:space="preserve">Integrated Cultural Resources Management Plan; endangered/threatened wildlife species and their potential habitats; exemplary natural areas as defined in the base Integrated Natural Resources Management Plan; and trees, </w:t>
      </w:r>
      <w:r w:rsidR="00117ACE" w:rsidRPr="000F37BC">
        <w:t>shrubs,</w:t>
      </w:r>
      <w:r w:rsidRPr="000F37BC">
        <w:t xml:space="preserve"> and other vegetation not in the affected zone from dust damage, soil compaction, and physical contact with machines and equipment.  Work activities shall be coordinated with </w:t>
      </w:r>
      <w:r w:rsidR="0082157C">
        <w:t>AFCEC</w:t>
      </w:r>
      <w:r w:rsidR="00BE58DB">
        <w:t xml:space="preserve">, </w:t>
      </w:r>
      <w:r w:rsidR="00514C29">
        <w:t>COR,</w:t>
      </w:r>
      <w:r w:rsidR="002F449A">
        <w:t xml:space="preserve"> </w:t>
      </w:r>
      <w:r w:rsidR="00514C29" w:rsidRPr="00245124">
        <w:t>Installation</w:t>
      </w:r>
      <w:r w:rsidR="00245124">
        <w:t xml:space="preserve"> </w:t>
      </w:r>
      <w:r w:rsidR="00086C72">
        <w:t>RPM</w:t>
      </w:r>
      <w:r w:rsidR="00245124">
        <w:t>(s)</w:t>
      </w:r>
      <w:r w:rsidR="002F449A">
        <w:t xml:space="preserve">, </w:t>
      </w:r>
      <w:r w:rsidRPr="000F37BC">
        <w:t xml:space="preserve">Cultural Resources POCs, the Natural Resources POCs, </w:t>
      </w:r>
      <w:r w:rsidR="00770A6E" w:rsidRPr="000F37BC">
        <w:t xml:space="preserve">and </w:t>
      </w:r>
      <w:r w:rsidR="00664643">
        <w:t>Installation</w:t>
      </w:r>
      <w:r w:rsidR="00664643" w:rsidRPr="000F37BC">
        <w:t xml:space="preserve"> </w:t>
      </w:r>
      <w:r w:rsidRPr="000F37BC">
        <w:t xml:space="preserve">Operating Support POCs to ensure compliance with these requirements.  If appropriate, the Contractor shall conserve uncontaminated topsoil by removal, storage, or redistribution.  All reasonable measures shall be taken to minimize and suppress fugitive emissions of dust, vapors, and other site materials during site work.  All </w:t>
      </w:r>
      <w:proofErr w:type="gramStart"/>
      <w:r w:rsidRPr="000F37BC">
        <w:t>fill</w:t>
      </w:r>
      <w:proofErr w:type="gramEnd"/>
      <w:r w:rsidRPr="000F37BC">
        <w:t xml:space="preserve"> materials shall be non-contaminated with the proper documentation to demonstrate as such.  The Contractor shall conduct all operations and activities with the intent of reducing the amount of pollution generated.  Specific areas to be focused on are </w:t>
      </w:r>
      <w:r w:rsidR="00610B37" w:rsidRPr="000F37BC">
        <w:t>the generation</w:t>
      </w:r>
      <w:r w:rsidRPr="000F37BC">
        <w:t xml:space="preserve"> of solid waste, </w:t>
      </w:r>
      <w:r w:rsidR="002F449A">
        <w:t xml:space="preserve">the </w:t>
      </w:r>
      <w:r w:rsidRPr="000F37BC">
        <w:t xml:space="preserve">use of hazardous materials, </w:t>
      </w:r>
      <w:r w:rsidR="002F449A">
        <w:t xml:space="preserve">the </w:t>
      </w:r>
      <w:r w:rsidRPr="000F37BC">
        <w:t xml:space="preserve">use of </w:t>
      </w:r>
      <w:r w:rsidR="002F449A" w:rsidRPr="000F37BC">
        <w:t>ozone-depleting</w:t>
      </w:r>
      <w:r w:rsidRPr="000F37BC">
        <w:t xml:space="preserve"> chemicals, </w:t>
      </w:r>
      <w:r w:rsidR="002F449A">
        <w:t xml:space="preserve">the </w:t>
      </w:r>
      <w:r w:rsidRPr="000F37BC">
        <w:t xml:space="preserve">generation of hazardous waste, and </w:t>
      </w:r>
      <w:r w:rsidR="002F449A">
        <w:t xml:space="preserve">the </w:t>
      </w:r>
      <w:r w:rsidRPr="000F37BC">
        <w:t xml:space="preserve">use of energy and water.  During site </w:t>
      </w:r>
      <w:r w:rsidRPr="000F37BC">
        <w:lastRenderedPageBreak/>
        <w:t>work</w:t>
      </w:r>
      <w:r w:rsidR="002F449A">
        <w:t>,</w:t>
      </w:r>
      <w:r w:rsidRPr="000F37BC">
        <w:t xml:space="preserve"> the Contractor shall plan, construct, operate, maintain, optimize, and decommission systems necessary to control </w:t>
      </w:r>
      <w:r w:rsidR="002F449A" w:rsidRPr="000F37BC">
        <w:t>stormwater</w:t>
      </w:r>
      <w:r w:rsidRPr="000F37BC">
        <w:t xml:space="preserve"> run-on and </w:t>
      </w:r>
      <w:r w:rsidR="00117ACE" w:rsidRPr="000F37BC">
        <w:t>run-off</w:t>
      </w:r>
      <w:r w:rsidRPr="000F37BC">
        <w:t xml:space="preserve"> and transport surface water drainage to a treatment plant, discharge location, or any other appropriate destination.</w:t>
      </w:r>
    </w:p>
    <w:p w14:paraId="06C02D1F" w14:textId="500EDEE1" w:rsidR="00CA0738" w:rsidRPr="00525733" w:rsidRDefault="00E1670B" w:rsidP="009F3A2B">
      <w:pPr>
        <w:pStyle w:val="Heading2"/>
        <w:spacing w:before="0"/>
        <w:rPr>
          <w:rFonts w:hint="eastAsia"/>
        </w:rPr>
      </w:pPr>
      <w:bookmarkStart w:id="223" w:name="_Toc277151463"/>
      <w:bookmarkStart w:id="224" w:name="_Toc307216745"/>
      <w:bookmarkStart w:id="225" w:name="_Toc318272150"/>
      <w:bookmarkStart w:id="226" w:name="_Toc319048164"/>
      <w:bookmarkStart w:id="227" w:name="_Toc231910858"/>
      <w:r>
        <w:t>7.2</w:t>
      </w:r>
      <w:r>
        <w:tab/>
      </w:r>
      <w:r w:rsidR="00ED39CC" w:rsidRPr="00525733">
        <w:t>Site Characterization</w:t>
      </w:r>
      <w:bookmarkEnd w:id="223"/>
      <w:bookmarkEnd w:id="224"/>
      <w:bookmarkEnd w:id="225"/>
      <w:bookmarkEnd w:id="226"/>
      <w:r w:rsidR="00444D96" w:rsidRPr="00525733">
        <w:t xml:space="preserve"> and Field Investigation</w:t>
      </w:r>
      <w:bookmarkEnd w:id="227"/>
    </w:p>
    <w:p w14:paraId="45A245D2" w14:textId="6A3EFB0D" w:rsidR="00CA0738" w:rsidRPr="008E5E70" w:rsidRDefault="00ED39CC" w:rsidP="009F3A2B">
      <w:pPr>
        <w:pStyle w:val="BodyText"/>
      </w:pPr>
      <w:r w:rsidRPr="008E5E70">
        <w:t>The Contractor shall perform</w:t>
      </w:r>
      <w:r w:rsidR="00321B21">
        <w:t xml:space="preserve"> </w:t>
      </w:r>
      <w:r w:rsidRPr="008E5E70">
        <w:t xml:space="preserve">field investigation and sampling/analysis </w:t>
      </w:r>
      <w:r w:rsidR="002F449A">
        <w:t>to</w:t>
      </w:r>
      <w:r w:rsidR="002F449A" w:rsidRPr="008E5E70">
        <w:t xml:space="preserve"> </w:t>
      </w:r>
      <w:r w:rsidRPr="008E5E70">
        <w:t>characterize environmental conditions</w:t>
      </w:r>
      <w:r w:rsidR="007677AA">
        <w:t>, in accordance with approved DQOs,</w:t>
      </w:r>
      <w:r w:rsidR="007677AA" w:rsidRPr="008E5E70">
        <w:t xml:space="preserve"> </w:t>
      </w:r>
      <w:r w:rsidRPr="008E5E70">
        <w:t xml:space="preserve">as required to </w:t>
      </w:r>
      <w:r w:rsidR="00BC25FA" w:rsidRPr="008E5E70">
        <w:t xml:space="preserve">achieve </w:t>
      </w:r>
      <w:r w:rsidRPr="008E5E70">
        <w:t xml:space="preserve">the </w:t>
      </w:r>
      <w:r w:rsidR="002435B2">
        <w:t xml:space="preserve">POs </w:t>
      </w:r>
      <w:r w:rsidRPr="008E5E70">
        <w:t xml:space="preserve">of </w:t>
      </w:r>
      <w:r w:rsidR="00050F8F">
        <w:t>the site</w:t>
      </w:r>
      <w:r w:rsidRPr="008E5E70">
        <w:t xml:space="preserve">.  The Contractor shall identify specific site characterization activities proposed to </w:t>
      </w:r>
      <w:r w:rsidR="00BC25FA" w:rsidRPr="008E5E70">
        <w:t>achieve</w:t>
      </w:r>
      <w:r w:rsidRPr="008E5E70">
        <w:t xml:space="preserve"> the </w:t>
      </w:r>
      <w:proofErr w:type="spellStart"/>
      <w:r w:rsidR="002435B2">
        <w:t>POs</w:t>
      </w:r>
      <w:r w:rsidRPr="008E5E70">
        <w:t>.</w:t>
      </w:r>
      <w:proofErr w:type="spellEnd"/>
    </w:p>
    <w:p w14:paraId="05263E57" w14:textId="57E19A0B" w:rsidR="00CA0738" w:rsidRPr="00525733" w:rsidRDefault="00E1670B" w:rsidP="009F3A2B">
      <w:pPr>
        <w:pStyle w:val="Heading2"/>
        <w:spacing w:before="0"/>
        <w:rPr>
          <w:rFonts w:hint="eastAsia"/>
        </w:rPr>
      </w:pPr>
      <w:bookmarkStart w:id="228" w:name="_Toc277151464"/>
      <w:bookmarkStart w:id="229" w:name="_Toc307216746"/>
      <w:bookmarkStart w:id="230" w:name="_Toc318272151"/>
      <w:bookmarkStart w:id="231" w:name="_Toc319048165"/>
      <w:bookmarkStart w:id="232" w:name="_Toc231910859"/>
      <w:r>
        <w:t>7.3</w:t>
      </w:r>
      <w:r>
        <w:tab/>
      </w:r>
      <w:r w:rsidR="00ED39CC" w:rsidRPr="00525733">
        <w:t>Site Preparation</w:t>
      </w:r>
      <w:bookmarkEnd w:id="228"/>
      <w:bookmarkEnd w:id="229"/>
      <w:bookmarkEnd w:id="230"/>
      <w:bookmarkEnd w:id="231"/>
      <w:bookmarkEnd w:id="232"/>
    </w:p>
    <w:p w14:paraId="50F06F85" w14:textId="268FF254" w:rsidR="00CA0738" w:rsidRPr="000F37BC" w:rsidRDefault="00ED39CC" w:rsidP="009F3A2B">
      <w:pPr>
        <w:spacing w:after="120"/>
      </w:pPr>
      <w:r w:rsidRPr="008E5E70">
        <w:t xml:space="preserve">The Contractor shall perform site work as necessary to prepare sites for </w:t>
      </w:r>
      <w:r w:rsidR="00AA372E">
        <w:t>field</w:t>
      </w:r>
      <w:r w:rsidR="00AA372E" w:rsidRPr="008E5E70">
        <w:t xml:space="preserve"> </w:t>
      </w:r>
      <w:r w:rsidRPr="008E5E70">
        <w:t xml:space="preserve">activities.  Security and access controls shall be implemented to prevent unauthorized </w:t>
      </w:r>
      <w:r w:rsidR="002F449A">
        <w:t>site entry and</w:t>
      </w:r>
      <w:r w:rsidRPr="008E5E70">
        <w:t xml:space="preserve"> protect wildlife from site exposure.  The Contractor shall survey existing </w:t>
      </w:r>
      <w:r w:rsidRPr="00A6781A">
        <w:t>utilities</w:t>
      </w:r>
      <w:r w:rsidRPr="008E5E70">
        <w:t xml:space="preserve"> to determine adequacy and need for modifications to support site activities.  The Contractor shall obtain appropriate approvals and shall construct connections or new systems for electrical power, water,</w:t>
      </w:r>
      <w:r w:rsidRPr="000F37BC">
        <w:t xml:space="preserve"> sewer, gas distribution, telephone, and other utilities, as required, to </w:t>
      </w:r>
      <w:r w:rsidR="00BC25FA">
        <w:t>achieve</w:t>
      </w:r>
      <w:r w:rsidR="00BC25FA" w:rsidRPr="000F37BC">
        <w:t xml:space="preserve"> </w:t>
      </w:r>
      <w:r w:rsidRPr="000F37BC">
        <w:t>the</w:t>
      </w:r>
      <w:r w:rsidR="00BC25FA">
        <w:t xml:space="preserve"> </w:t>
      </w:r>
      <w:r w:rsidR="002435B2" w:rsidRPr="002435B2">
        <w:t xml:space="preserve">POs </w:t>
      </w:r>
      <w:r w:rsidRPr="000F37BC">
        <w:t>of this</w:t>
      </w:r>
      <w:r w:rsidR="008C36BF" w:rsidRPr="000F37BC">
        <w:t xml:space="preserve"> </w:t>
      </w:r>
      <w:r w:rsidR="009624E5">
        <w:t>contract</w:t>
      </w:r>
      <w:r w:rsidRPr="000F37BC">
        <w:t xml:space="preserve">.  </w:t>
      </w:r>
      <w:r w:rsidR="00AC2EBB" w:rsidRPr="003C6F56">
        <w:t xml:space="preserve">Additionally, the provision and cost of utility metering devices associated with </w:t>
      </w:r>
      <w:r w:rsidR="002F449A">
        <w:t xml:space="preserve">the </w:t>
      </w:r>
      <w:r w:rsidR="00AC2EBB" w:rsidRPr="003C6F56">
        <w:t xml:space="preserve">implementation of existing and proposed remedies, including </w:t>
      </w:r>
      <w:r w:rsidR="002F449A">
        <w:t xml:space="preserve">the </w:t>
      </w:r>
      <w:r w:rsidR="00AC2EBB" w:rsidRPr="003C6F56">
        <w:t>installation of individual meters for necessary utilities, is the responsibility of the Contractor.  The Contractor shall meter all utilities c</w:t>
      </w:r>
      <w:r w:rsidR="00AC2EBB">
        <w:t xml:space="preserve">onsumption </w:t>
      </w:r>
      <w:r w:rsidR="002F449A">
        <w:t>every month</w:t>
      </w:r>
      <w:r w:rsidR="00AC2EBB">
        <w:t xml:space="preserve">. </w:t>
      </w:r>
      <w:r w:rsidR="00AC2EBB" w:rsidRPr="00A6781A">
        <w:t>The Contractor shall be responsible for the associated cost of utilities</w:t>
      </w:r>
      <w:r w:rsidR="00A6781A" w:rsidRPr="00A6781A">
        <w:t xml:space="preserve"> at </w:t>
      </w:r>
      <w:r w:rsidR="00A6781A">
        <w:t xml:space="preserve">Moody AFB </w:t>
      </w:r>
      <w:r w:rsidR="00A6781A" w:rsidRPr="00A6781A">
        <w:t xml:space="preserve">SS039 systems: Hot Spot 1, Hot Spot 2, and </w:t>
      </w:r>
      <w:r w:rsidR="00992481" w:rsidRPr="00992481">
        <w:t xml:space="preserve">Dilute Plume Area </w:t>
      </w:r>
      <w:r w:rsidR="00992481">
        <w:t>(</w:t>
      </w:r>
      <w:r w:rsidR="00A6781A" w:rsidRPr="00A6781A">
        <w:t>DPA</w:t>
      </w:r>
      <w:r w:rsidR="00992481">
        <w:t>)</w:t>
      </w:r>
      <w:r w:rsidR="00A6781A" w:rsidRPr="00A6781A">
        <w:t xml:space="preserve"> 1.</w:t>
      </w:r>
      <w:r w:rsidR="00824F40">
        <w:t xml:space="preserve"> The </w:t>
      </w:r>
      <w:r w:rsidR="00263CD1">
        <w:rPr>
          <w:color w:val="000000"/>
        </w:rPr>
        <w:t>five</w:t>
      </w:r>
      <w:r w:rsidR="00824F40">
        <w:rPr>
          <w:color w:val="000000"/>
        </w:rPr>
        <w:t xml:space="preserve"> Directed Groundwater Recirculation (DGR) systems, and the historical Ground Water Treatment System (GWTS) (which is not currently in operation), at the SS039 site are metered separately. The Hot Spot 1, Hot Spot 2</w:t>
      </w:r>
      <w:r w:rsidR="00263CD1">
        <w:rPr>
          <w:color w:val="000000"/>
        </w:rPr>
        <w:t>,</w:t>
      </w:r>
      <w:r w:rsidR="00824F40">
        <w:rPr>
          <w:color w:val="000000"/>
        </w:rPr>
        <w:t xml:space="preserve"> and DPA 1 systems are metered individually</w:t>
      </w:r>
      <w:r w:rsidR="00263CD1">
        <w:rPr>
          <w:color w:val="000000"/>
        </w:rPr>
        <w:t>,</w:t>
      </w:r>
      <w:r w:rsidR="00824F40">
        <w:rPr>
          <w:color w:val="000000"/>
        </w:rPr>
        <w:t xml:space="preserve"> and utilities are direct paid by the contractor. The DPA 2, DPA 3</w:t>
      </w:r>
      <w:r w:rsidR="005613B0">
        <w:rPr>
          <w:color w:val="000000"/>
        </w:rPr>
        <w:t>,</w:t>
      </w:r>
      <w:r w:rsidR="00824F40">
        <w:rPr>
          <w:color w:val="000000"/>
        </w:rPr>
        <w:t xml:space="preserve"> and </w:t>
      </w:r>
      <w:r w:rsidR="00992481">
        <w:rPr>
          <w:color w:val="000000"/>
        </w:rPr>
        <w:t>the h</w:t>
      </w:r>
      <w:r w:rsidR="00824F40">
        <w:rPr>
          <w:color w:val="000000"/>
        </w:rPr>
        <w:t xml:space="preserve">istorical GWTS are all on base power and utilities are directly </w:t>
      </w:r>
      <w:proofErr w:type="gramStart"/>
      <w:r w:rsidR="00824F40">
        <w:rPr>
          <w:color w:val="000000"/>
        </w:rPr>
        <w:t>paid</w:t>
      </w:r>
      <w:proofErr w:type="gramEnd"/>
      <w:r w:rsidR="00824F40">
        <w:rPr>
          <w:color w:val="000000"/>
        </w:rPr>
        <w:t xml:space="preserve"> by the installation.</w:t>
      </w:r>
    </w:p>
    <w:p w14:paraId="35D28345" w14:textId="2897812B" w:rsidR="00CA0738" w:rsidRPr="00525733" w:rsidRDefault="00E1670B" w:rsidP="009F3A2B">
      <w:pPr>
        <w:pStyle w:val="Heading2"/>
        <w:spacing w:before="0"/>
        <w:rPr>
          <w:rFonts w:hint="eastAsia"/>
        </w:rPr>
      </w:pPr>
      <w:bookmarkStart w:id="233" w:name="_Toc307216747"/>
      <w:bookmarkStart w:id="234" w:name="_Toc277151465"/>
      <w:bookmarkStart w:id="235" w:name="_Toc307216748"/>
      <w:bookmarkStart w:id="236" w:name="_Toc318272152"/>
      <w:bookmarkStart w:id="237" w:name="_Toc319048166"/>
      <w:bookmarkStart w:id="238" w:name="_Toc231910860"/>
      <w:bookmarkEnd w:id="233"/>
      <w:r>
        <w:t>7.4</w:t>
      </w:r>
      <w:r>
        <w:tab/>
      </w:r>
      <w:r w:rsidR="00ED39CC" w:rsidRPr="00525733">
        <w:t>D</w:t>
      </w:r>
      <w:r w:rsidR="00ED39CC" w:rsidRPr="00C35671">
        <w:rPr>
          <w:rFonts w:hint="eastAsia"/>
        </w:rPr>
        <w:t>emolition</w:t>
      </w:r>
      <w:bookmarkEnd w:id="234"/>
      <w:bookmarkEnd w:id="235"/>
      <w:bookmarkEnd w:id="236"/>
      <w:bookmarkEnd w:id="237"/>
      <w:bookmarkEnd w:id="238"/>
    </w:p>
    <w:p w14:paraId="4C7FAF2E" w14:textId="4910CB84" w:rsidR="002F0F33" w:rsidRDefault="00B02DB3" w:rsidP="009F3A2B">
      <w:pPr>
        <w:pStyle w:val="BodyText"/>
      </w:pPr>
      <w:r w:rsidRPr="008E6321">
        <w:t>NOT APPLICABLE</w:t>
      </w:r>
    </w:p>
    <w:p w14:paraId="37C28B37" w14:textId="71F81F31" w:rsidR="005D56BE" w:rsidRPr="00525733" w:rsidRDefault="00E1670B" w:rsidP="009F3A2B">
      <w:pPr>
        <w:pStyle w:val="Heading2"/>
        <w:spacing w:before="0"/>
        <w:rPr>
          <w:rFonts w:hint="eastAsia"/>
        </w:rPr>
      </w:pPr>
      <w:bookmarkStart w:id="239" w:name="_Toc231910861"/>
      <w:r>
        <w:t>7.5</w:t>
      </w:r>
      <w:r>
        <w:tab/>
      </w:r>
      <w:r w:rsidR="005D56BE" w:rsidRPr="00525733">
        <w:t>Site Restoration</w:t>
      </w:r>
      <w:bookmarkEnd w:id="239"/>
    </w:p>
    <w:p w14:paraId="13239D24" w14:textId="2253B7B4" w:rsidR="005D56BE" w:rsidRDefault="005D56BE" w:rsidP="009F3A2B">
      <w:pPr>
        <w:pStyle w:val="BodyText"/>
      </w:pPr>
      <w:r>
        <w:t>The Contractor shall decontaminate equipment and facilities, decommission facilities as necessary, and fully restore the site(s) as close as possible to pre-construction conditions prior to demobilizing from the site(s).  The Contractor shall remove any temporary facilities and implement erosion control measures such as seeding, mulch</w:t>
      </w:r>
      <w:r w:rsidR="3B07C4E4">
        <w:t>ing</w:t>
      </w:r>
      <w:r>
        <w:t xml:space="preserve">, sodding, and </w:t>
      </w:r>
      <w:r w:rsidR="42D1EF2E">
        <w:t xml:space="preserve">placing </w:t>
      </w:r>
      <w:r>
        <w:t>erosion control fabrics; restore roads, structures, and utilities; and plant trees, shrubbery, grasses, and other vegetation.  The Contractor shall document and report on activities and train Government personnel to perform required maintenance, as requested.</w:t>
      </w:r>
    </w:p>
    <w:p w14:paraId="43D5ECD4" w14:textId="7459AB96" w:rsidR="006A0B18" w:rsidRPr="00525733" w:rsidRDefault="00E1670B" w:rsidP="009F3A2B">
      <w:pPr>
        <w:pStyle w:val="Heading1"/>
        <w:spacing w:before="0"/>
        <w:rPr>
          <w:rFonts w:hint="eastAsia"/>
        </w:rPr>
      </w:pPr>
      <w:bookmarkStart w:id="240" w:name="_Toc277151466"/>
      <w:bookmarkStart w:id="241" w:name="_Toc307216749"/>
      <w:bookmarkStart w:id="242" w:name="_Toc318272153"/>
      <w:bookmarkStart w:id="243" w:name="_Toc319048167"/>
      <w:bookmarkStart w:id="244" w:name="_Toc231910862"/>
      <w:r>
        <w:t>8.0</w:t>
      </w:r>
      <w:r>
        <w:tab/>
      </w:r>
      <w:r w:rsidR="00ED39CC" w:rsidRPr="00525733">
        <w:t>ENVIRONMENTAL REQUIREMENTS</w:t>
      </w:r>
      <w:bookmarkEnd w:id="240"/>
      <w:bookmarkEnd w:id="241"/>
      <w:bookmarkEnd w:id="242"/>
      <w:bookmarkEnd w:id="243"/>
      <w:bookmarkEnd w:id="244"/>
    </w:p>
    <w:p w14:paraId="5E7CA713" w14:textId="502C125A" w:rsidR="006A0B18" w:rsidRPr="000F37BC" w:rsidRDefault="00ED39CC" w:rsidP="009F3A2B">
      <w:pPr>
        <w:pStyle w:val="BodyText"/>
      </w:pPr>
      <w:r w:rsidRPr="000F37BC">
        <w:t xml:space="preserve">The Contractor shall perform a full range of activities to </w:t>
      </w:r>
      <w:r w:rsidR="00BC25FA">
        <w:t xml:space="preserve">achieve the </w:t>
      </w:r>
      <w:r w:rsidR="002435B2">
        <w:t xml:space="preserve">POs </w:t>
      </w:r>
      <w:r w:rsidRPr="000F37BC">
        <w:t xml:space="preserve">of this </w:t>
      </w:r>
      <w:r w:rsidR="00BB288B">
        <w:t>contract</w:t>
      </w:r>
      <w:r w:rsidRPr="000F37BC">
        <w:t xml:space="preserve">.  Requirements may include, but are not limited to, completion of conceptual design(s), construction, implementation, demolition, and emergency response as related to environmental </w:t>
      </w:r>
      <w:r w:rsidRPr="00047685">
        <w:t>engineering and construction</w:t>
      </w:r>
      <w:r w:rsidRPr="000F37BC">
        <w:t xml:space="preserve"> tasks.</w:t>
      </w:r>
    </w:p>
    <w:p w14:paraId="6CDAED78" w14:textId="77777777" w:rsidR="008A13A1" w:rsidRDefault="00ED39CC" w:rsidP="009F3A2B">
      <w:pPr>
        <w:pStyle w:val="BodyText"/>
      </w:pPr>
      <w:r w:rsidRPr="000F37BC">
        <w:lastRenderedPageBreak/>
        <w:t>The Contractor shall execute environmental restoration</w:t>
      </w:r>
      <w:r w:rsidR="00AC4BBA">
        <w:t xml:space="preserve"> </w:t>
      </w:r>
      <w:r w:rsidRPr="000F37BC">
        <w:t>projects</w:t>
      </w:r>
      <w:r w:rsidR="00BF400C" w:rsidRPr="00BF400C">
        <w:t xml:space="preserve"> </w:t>
      </w:r>
      <w:r w:rsidR="00BF400C">
        <w:t xml:space="preserve">in accordance with </w:t>
      </w:r>
      <w:r w:rsidR="007677AA">
        <w:t xml:space="preserve">approved DQOs and </w:t>
      </w:r>
      <w:r w:rsidR="00BF400C">
        <w:t>applicable federal, state</w:t>
      </w:r>
      <w:r w:rsidR="00CC7DE5">
        <w:t>,</w:t>
      </w:r>
      <w:r w:rsidR="00BF400C">
        <w:t xml:space="preserve"> and local laws and regulations</w:t>
      </w:r>
      <w:r w:rsidRPr="000F37BC">
        <w:t xml:space="preserve">.  The Contractor shall evaluate, complete, and modify designs as necessary, and plan, </w:t>
      </w:r>
      <w:r w:rsidR="00BD429A" w:rsidRPr="00BD429A">
        <w:t>optimize,</w:t>
      </w:r>
      <w:r w:rsidR="00BD429A">
        <w:t xml:space="preserve"> </w:t>
      </w:r>
      <w:r w:rsidRPr="000F37BC">
        <w:t xml:space="preserve">install, construct, test, and decommission any site as required to </w:t>
      </w:r>
      <w:r w:rsidR="00BC25FA">
        <w:t xml:space="preserve">achieve the </w:t>
      </w:r>
      <w:r w:rsidR="002435B2">
        <w:t xml:space="preserve">POs </w:t>
      </w:r>
      <w:r w:rsidRPr="000F37BC">
        <w:t xml:space="preserve">of this </w:t>
      </w:r>
      <w:r w:rsidR="00BB288B">
        <w:t>contract</w:t>
      </w:r>
      <w:r w:rsidRPr="000F37BC">
        <w:t>.  The Contractor shall document all activities as stated</w:t>
      </w:r>
      <w:r w:rsidR="006A0B18" w:rsidRPr="000F37BC">
        <w:t xml:space="preserve"> </w:t>
      </w:r>
      <w:r w:rsidRPr="000F37BC">
        <w:t>herein.</w:t>
      </w:r>
      <w:r w:rsidR="008A13A1" w:rsidRPr="008A13A1">
        <w:t xml:space="preserve"> </w:t>
      </w:r>
    </w:p>
    <w:p w14:paraId="191EE95D" w14:textId="0F368A4D" w:rsidR="006A0B18" w:rsidRPr="000F37BC" w:rsidRDefault="008A13A1" w:rsidP="009F3A2B">
      <w:pPr>
        <w:pStyle w:val="BodyText"/>
      </w:pPr>
      <w:r>
        <w:t xml:space="preserve">The Contractor may </w:t>
      </w:r>
      <w:r w:rsidR="002811C2">
        <w:t>change</w:t>
      </w:r>
      <w:r>
        <w:t xml:space="preserve"> the site-specific approach for attaining POs as needed</w:t>
      </w:r>
      <w:r w:rsidR="009D2F2F">
        <w:t>,</w:t>
      </w:r>
      <w:r>
        <w:t xml:space="preserve"> based on approval of the </w:t>
      </w:r>
      <w:r w:rsidR="009D2F2F">
        <w:t>R</w:t>
      </w:r>
      <w:r>
        <w:t xml:space="preserve">PM/COR, due to site conditions, regulatory changes, etc. </w:t>
      </w:r>
      <w:r w:rsidR="005423C7">
        <w:t xml:space="preserve"> </w:t>
      </w:r>
      <w:r>
        <w:t xml:space="preserve">All </w:t>
      </w:r>
      <w:r w:rsidR="002811C2">
        <w:t>changes</w:t>
      </w:r>
      <w:r>
        <w:t xml:space="preserve"> to the site-specific PO attainment approach shall be maintained current in the PMP, IMS, and MPS.</w:t>
      </w:r>
    </w:p>
    <w:p w14:paraId="4AC9FDCE" w14:textId="67BFB97D" w:rsidR="006A0B18" w:rsidRPr="00AA6875" w:rsidRDefault="00ED39CC" w:rsidP="009F3A2B">
      <w:pPr>
        <w:pStyle w:val="BodyText"/>
      </w:pPr>
      <w:r w:rsidRPr="00AA6875">
        <w:t xml:space="preserve">The Contractor shall perform support such as designing, planning, programming, scoping, studying, investigating, evaluating, </w:t>
      </w:r>
      <w:r w:rsidR="00BD429A" w:rsidRPr="00BD429A">
        <w:t xml:space="preserve">optimizing, </w:t>
      </w:r>
      <w:r w:rsidRPr="00AA6875">
        <w:t xml:space="preserve">and consulting on environmental </w:t>
      </w:r>
      <w:r w:rsidRPr="00047685">
        <w:t>engineering and construction</w:t>
      </w:r>
      <w:r w:rsidRPr="00AA6875">
        <w:t xml:space="preserve"> efforts.  The Contractor shall also provide training to </w:t>
      </w:r>
      <w:r w:rsidR="006C4EE5" w:rsidRPr="00AA6875">
        <w:t xml:space="preserve">Government </w:t>
      </w:r>
      <w:r w:rsidRPr="00AA6875">
        <w:t xml:space="preserve">and other </w:t>
      </w:r>
      <w:r w:rsidR="00883B03" w:rsidRPr="00AA6875">
        <w:t>Contractor</w:t>
      </w:r>
      <w:r w:rsidRPr="00AA6875">
        <w:t xml:space="preserve"> personnel regarding the </w:t>
      </w:r>
      <w:r w:rsidR="0032424D" w:rsidRPr="00AA6875">
        <w:t>O&amp;M</w:t>
      </w:r>
      <w:r w:rsidRPr="00AA6875">
        <w:t xml:space="preserve"> of equipment, systems, and facilities during equipment shakedown periods.  The </w:t>
      </w:r>
      <w:r w:rsidR="00883B03" w:rsidRPr="00AA6875">
        <w:t>Contractor</w:t>
      </w:r>
      <w:r w:rsidRPr="00AA6875">
        <w:t xml:space="preserve"> shall perform </w:t>
      </w:r>
      <w:r w:rsidR="0032424D" w:rsidRPr="00AA6875">
        <w:t>O&amp;M</w:t>
      </w:r>
      <w:r w:rsidRPr="00AA6875">
        <w:t xml:space="preserve"> of equipment, systems, and facilities prior to </w:t>
      </w:r>
      <w:r w:rsidR="00EE4F1C">
        <w:t>approval</w:t>
      </w:r>
      <w:r w:rsidRPr="00AA6875">
        <w:t xml:space="preserve"> by the </w:t>
      </w:r>
      <w:r w:rsidR="006C4EE5" w:rsidRPr="00AA6875">
        <w:t>Government</w:t>
      </w:r>
      <w:r w:rsidRPr="00AA6875">
        <w:t>.</w:t>
      </w:r>
    </w:p>
    <w:p w14:paraId="11C206A5" w14:textId="54A9CF8C" w:rsidR="00B17942" w:rsidRPr="000F37BC" w:rsidRDefault="00B17942" w:rsidP="009F3A2B">
      <w:pPr>
        <w:pStyle w:val="BodyText"/>
      </w:pPr>
      <w:r>
        <w:t xml:space="preserve">The Contractor shall implement </w:t>
      </w:r>
      <w:r w:rsidR="00AC6D38">
        <w:t>Environmental Management S</w:t>
      </w:r>
      <w:r>
        <w:t xml:space="preserve">ystem (EMS) principles in accordance </w:t>
      </w:r>
      <w:r w:rsidR="003E7163">
        <w:t xml:space="preserve">with </w:t>
      </w:r>
      <w:r w:rsidR="00883B03">
        <w:t>Contractor</w:t>
      </w:r>
      <w:r>
        <w:t xml:space="preserve"> requirements of </w:t>
      </w:r>
      <w:r w:rsidR="4A9FF631">
        <w:t>D</w:t>
      </w:r>
      <w:r>
        <w:t>AFI 32-7001 (</w:t>
      </w:r>
      <w:r w:rsidRPr="2147FBD0">
        <w:rPr>
          <w:i/>
          <w:iCs/>
        </w:rPr>
        <w:t>Environmental Management</w:t>
      </w:r>
      <w:r>
        <w:t xml:space="preserve">), to include Green and Sustainable Remediation (GSR) techniques, to </w:t>
      </w:r>
      <w:proofErr w:type="gramStart"/>
      <w:r>
        <w:t>the</w:t>
      </w:r>
      <w:proofErr w:type="gramEnd"/>
      <w:r>
        <w:t xml:space="preserve"> extent practicable while ensuring protection of human health and the environment.  EMS and GSR are defined in Enclosure </w:t>
      </w:r>
      <w:r w:rsidR="007054E5">
        <w:t>1</w:t>
      </w:r>
      <w:r w:rsidR="00D819D3">
        <w:t xml:space="preserve">, Acronyms and </w:t>
      </w:r>
      <w:r w:rsidR="00A06CD7">
        <w:t>Definitions</w:t>
      </w:r>
      <w:r>
        <w:t xml:space="preserve">.  An EMS follows the </w:t>
      </w:r>
      <w:r w:rsidR="00AD4291">
        <w:t>“</w:t>
      </w:r>
      <w:r>
        <w:t>Plan-Do-Check-Act</w:t>
      </w:r>
      <w:r w:rsidR="00AD4291">
        <w:t>”</w:t>
      </w:r>
      <w:r>
        <w:t xml:space="preserve"> cycle and considers the environmental impact of investigative and remedial activities during the remedy selection process</w:t>
      </w:r>
      <w:r w:rsidR="009D2F2F">
        <w:t>,</w:t>
      </w:r>
      <w:r>
        <w:t xml:space="preserve"> as well as </w:t>
      </w:r>
      <w:r w:rsidR="009D2F2F">
        <w:t>O&amp;M</w:t>
      </w:r>
      <w:r>
        <w:t xml:space="preserve"> of the remediation activity.  The Contractor shall incorporate an EMS approach into all environmental restoration projects, evaluating activities and selecting a remedy, product, and/or service that minimizes the environmental impact from the remedy, yet provides the maximum environmental benefit to the cleanup over the entire life of the remedial project.  The Contractor shall mitigate, minimize, or otherwise </w:t>
      </w:r>
      <w:r w:rsidR="00EC2DD3" w:rsidRPr="2147FBD0">
        <w:rPr>
          <w:rFonts w:cs="Arial"/>
        </w:rPr>
        <w:t>manage</w:t>
      </w:r>
      <w:r w:rsidR="00EC2DD3">
        <w:t xml:space="preserve"> </w:t>
      </w:r>
      <w:r>
        <w:t>the potential environmental impacts f</w:t>
      </w:r>
      <w:r w:rsidR="00F54AEB">
        <w:t>rom all remediation activities.</w:t>
      </w:r>
      <w:r w:rsidRPr="2147FBD0">
        <w:rPr>
          <w:rFonts w:cs="Arial"/>
        </w:rPr>
        <w:t xml:space="preserve"> </w:t>
      </w:r>
      <w:r w:rsidR="00AC6D38" w:rsidRPr="2147FBD0">
        <w:rPr>
          <w:rFonts w:cs="Arial"/>
        </w:rPr>
        <w:t xml:space="preserve"> </w:t>
      </w:r>
      <w:r>
        <w:t>C</w:t>
      </w:r>
      <w:r w:rsidRPr="2147FBD0">
        <w:rPr>
          <w:rFonts w:cs="Arial"/>
        </w:rPr>
        <w:t xml:space="preserve">ontractors working on AF </w:t>
      </w:r>
      <w:r w:rsidR="00CC7DE5">
        <w:t>Installation</w:t>
      </w:r>
      <w:r w:rsidR="002B18C5">
        <w:t>s</w:t>
      </w:r>
      <w:r w:rsidR="00CC7DE5">
        <w:t xml:space="preserve"> </w:t>
      </w:r>
      <w:r w:rsidRPr="2147FBD0">
        <w:rPr>
          <w:rFonts w:cs="Arial"/>
        </w:rPr>
        <w:t xml:space="preserve">must complete an initial EMS awareness-level training and </w:t>
      </w:r>
      <w:r>
        <w:t xml:space="preserve">integrate EMS training with other required </w:t>
      </w:r>
      <w:r w:rsidR="00883B03">
        <w:t>Contractor</w:t>
      </w:r>
      <w:r>
        <w:t xml:space="preserve"> orientation and training.</w:t>
      </w:r>
    </w:p>
    <w:p w14:paraId="30F59A8B" w14:textId="0A046D72" w:rsidR="002D794D" w:rsidRPr="00AA6875" w:rsidRDefault="00E1670B" w:rsidP="009F3A2B">
      <w:pPr>
        <w:pStyle w:val="Heading2"/>
        <w:spacing w:before="0"/>
        <w:rPr>
          <w:rFonts w:hint="eastAsia"/>
        </w:rPr>
      </w:pPr>
      <w:bookmarkStart w:id="245" w:name="_Toc231910863"/>
      <w:r>
        <w:t>8.1</w:t>
      </w:r>
      <w:r>
        <w:tab/>
      </w:r>
      <w:r w:rsidR="008E2DB5">
        <w:t>Environmental Restoration Process Application</w:t>
      </w:r>
      <w:bookmarkEnd w:id="245"/>
      <w:r w:rsidR="009E0B6A">
        <w:t xml:space="preserve"> </w:t>
      </w:r>
    </w:p>
    <w:p w14:paraId="1CFA3437" w14:textId="25E84AFB" w:rsidR="007643F0" w:rsidRPr="000F37BC" w:rsidRDefault="00ED39CC" w:rsidP="009F3A2B">
      <w:pPr>
        <w:pStyle w:val="BodyText"/>
      </w:pPr>
      <w:r w:rsidRPr="000F37BC">
        <w:t xml:space="preserve">The Contractor shall perform </w:t>
      </w:r>
      <w:r w:rsidR="00D8012A">
        <w:t>all</w:t>
      </w:r>
      <w:r w:rsidR="0037314E">
        <w:t xml:space="preserve"> activities necessary</w:t>
      </w:r>
      <w:r w:rsidR="00D8012A">
        <w:t xml:space="preserve"> </w:t>
      </w:r>
      <w:r w:rsidRPr="000F37BC">
        <w:t xml:space="preserve">to meet all </w:t>
      </w:r>
      <w:r w:rsidR="00072247">
        <w:t>ORC</w:t>
      </w:r>
      <w:r w:rsidRPr="000F37BC">
        <w:t xml:space="preserve"> requirements.  </w:t>
      </w:r>
      <w:r w:rsidR="00E546D7">
        <w:t xml:space="preserve">Environmental </w:t>
      </w:r>
      <w:r w:rsidR="00095031">
        <w:t>restoration</w:t>
      </w:r>
      <w:r w:rsidR="00095031" w:rsidRPr="000F37BC">
        <w:t xml:space="preserve"> </w:t>
      </w:r>
      <w:r w:rsidRPr="000F37BC">
        <w:t xml:space="preserve">requirements include </w:t>
      </w:r>
      <w:r w:rsidR="00D8012A">
        <w:t>the full range of investigation, cleanup</w:t>
      </w:r>
      <w:r w:rsidR="00CC7DE5">
        <w:t>,</w:t>
      </w:r>
      <w:r w:rsidR="00D8012A">
        <w:t xml:space="preserve"> </w:t>
      </w:r>
      <w:r w:rsidR="009A4CD5">
        <w:t xml:space="preserve">optimization, </w:t>
      </w:r>
      <w:r w:rsidR="00D8012A">
        <w:t>and LTM activities.</w:t>
      </w:r>
      <w:r w:rsidR="007677AA">
        <w:t xml:space="preserve">  The Contractor shall </w:t>
      </w:r>
      <w:r w:rsidR="002E5D11">
        <w:t xml:space="preserve">develop and update a </w:t>
      </w:r>
      <w:r w:rsidR="007677AA">
        <w:t xml:space="preserve">CSM and </w:t>
      </w:r>
      <w:r w:rsidR="002E5D11">
        <w:t>a</w:t>
      </w:r>
      <w:r w:rsidR="003D4229">
        <w:t>n</w:t>
      </w:r>
      <w:r w:rsidR="002E5D11">
        <w:t xml:space="preserve"> </w:t>
      </w:r>
      <w:r w:rsidR="003D4229">
        <w:t>exit strategy</w:t>
      </w:r>
      <w:r w:rsidR="007677AA">
        <w:t xml:space="preserve"> </w:t>
      </w:r>
      <w:r w:rsidR="007677AA" w:rsidRPr="005B03A2">
        <w:t>(as described in Sections 8.1.</w:t>
      </w:r>
      <w:r w:rsidR="00631096" w:rsidRPr="005B03A2">
        <w:t xml:space="preserve">1 </w:t>
      </w:r>
      <w:r w:rsidR="007677AA" w:rsidRPr="005B03A2">
        <w:t>and 8.1.</w:t>
      </w:r>
      <w:r w:rsidR="00631096" w:rsidRPr="005B03A2">
        <w:t>2</w:t>
      </w:r>
      <w:r w:rsidR="007677AA" w:rsidRPr="005B03A2">
        <w:t>)</w:t>
      </w:r>
      <w:r w:rsidR="007677AA">
        <w:t xml:space="preserve">.  </w:t>
      </w:r>
      <w:r w:rsidR="00BD429A" w:rsidRPr="00BD429A">
        <w:t>The Contractor shall also provide logical approaches to improve remedy protectiveness, effectiveness, and cost efficiency</w:t>
      </w:r>
      <w:r w:rsidR="00095031">
        <w:t>,</w:t>
      </w:r>
      <w:r w:rsidR="00BD429A" w:rsidRPr="00BD429A">
        <w:t xml:space="preserve"> and to facilitate progress toward </w:t>
      </w:r>
      <w:r w:rsidR="00095031">
        <w:t xml:space="preserve">the </w:t>
      </w:r>
      <w:r w:rsidR="00BD429A" w:rsidRPr="00BD429A">
        <w:t xml:space="preserve">completion of </w:t>
      </w:r>
      <w:r w:rsidR="00515B52">
        <w:t xml:space="preserve">the </w:t>
      </w:r>
      <w:proofErr w:type="spellStart"/>
      <w:r w:rsidR="00F14978">
        <w:t>POs</w:t>
      </w:r>
      <w:r w:rsidR="00BD429A" w:rsidRPr="00BD429A">
        <w:t>.</w:t>
      </w:r>
      <w:proofErr w:type="spellEnd"/>
      <w:r w:rsidR="00BD429A" w:rsidRPr="00BD429A">
        <w:t xml:space="preserve"> </w:t>
      </w:r>
      <w:r w:rsidR="00AD0336">
        <w:t xml:space="preserve"> </w:t>
      </w:r>
      <w:r w:rsidR="007677AA">
        <w:t xml:space="preserve">The goals are to assess and optimize remedy performance and monitoring, demonstrate remedy progress in accordance with approved performance models, and take the site </w:t>
      </w:r>
      <w:r w:rsidR="007677AA" w:rsidRPr="006C19A7">
        <w:t xml:space="preserve">to its best long-term use or </w:t>
      </w:r>
      <w:r w:rsidR="00095031">
        <w:t>its</w:t>
      </w:r>
      <w:r w:rsidR="00095031" w:rsidRPr="006C19A7">
        <w:t xml:space="preserve"> </w:t>
      </w:r>
      <w:r w:rsidR="007677AA" w:rsidRPr="006C19A7">
        <w:t>closure</w:t>
      </w:r>
      <w:r w:rsidR="007677AA">
        <w:t>.</w:t>
      </w:r>
    </w:p>
    <w:p w14:paraId="523FBC36" w14:textId="79049C08" w:rsidR="004253B6" w:rsidRPr="000F37BC" w:rsidRDefault="00ED39CC" w:rsidP="009F3A2B">
      <w:pPr>
        <w:pStyle w:val="BodyText"/>
      </w:pPr>
      <w:r w:rsidRPr="000F37BC">
        <w:t xml:space="preserve">This </w:t>
      </w:r>
      <w:r w:rsidR="00BB288B">
        <w:t>contract</w:t>
      </w:r>
      <w:r w:rsidRPr="000F37BC">
        <w:t xml:space="preserve"> involves a </w:t>
      </w:r>
      <w:r w:rsidR="00BD75CE">
        <w:t>performance</w:t>
      </w:r>
      <w:r w:rsidR="002435B2">
        <w:t>-</w:t>
      </w:r>
      <w:r w:rsidR="00BD75CE">
        <w:t>based</w:t>
      </w:r>
      <w:r w:rsidRPr="000F37BC">
        <w:t xml:space="preserve"> approach, where the contracted work is performed with a focus on</w:t>
      </w:r>
      <w:r w:rsidR="00D8012A">
        <w:t xml:space="preserve"> results. </w:t>
      </w:r>
      <w:r w:rsidR="00B30498" w:rsidRPr="00B30498">
        <w:t xml:space="preserve"> </w:t>
      </w:r>
      <w:r w:rsidR="00B30498">
        <w:t>Results are achieved by 1</w:t>
      </w:r>
      <w:r w:rsidR="00BA5367">
        <w:t>)</w:t>
      </w:r>
      <w:r w:rsidR="00B30498">
        <w:t xml:space="preserve"> </w:t>
      </w:r>
      <w:r w:rsidR="00095031">
        <w:t>t</w:t>
      </w:r>
      <w:r w:rsidR="00B30498">
        <w:t>he achievement of the PO in the PP in accordance with the Performance standard per Table 1</w:t>
      </w:r>
      <w:r w:rsidR="00BA5367">
        <w:t xml:space="preserve">, or </w:t>
      </w:r>
      <w:r w:rsidR="00B30498">
        <w:t>2</w:t>
      </w:r>
      <w:r w:rsidR="00BA5367">
        <w:t>)</w:t>
      </w:r>
      <w:r w:rsidR="00B30498">
        <w:t xml:space="preserve"> </w:t>
      </w:r>
      <w:r w:rsidR="00095031">
        <w:t>the</w:t>
      </w:r>
      <w:r w:rsidR="00B30498">
        <w:t xml:space="preserve"> achievement of interim milestones that demonstrate value</w:t>
      </w:r>
      <w:r w:rsidR="005423C7">
        <w:t>-</w:t>
      </w:r>
      <w:r w:rsidR="00B30498">
        <w:t>added progress towards the achievement of the PO.</w:t>
      </w:r>
      <w:r w:rsidR="00D8012A">
        <w:t xml:space="preserve">  T</w:t>
      </w:r>
      <w:r w:rsidRPr="000F37BC">
        <w:t xml:space="preserve">his </w:t>
      </w:r>
      <w:r w:rsidR="00072247">
        <w:t>ORC</w:t>
      </w:r>
      <w:r w:rsidRPr="000F37BC">
        <w:t xml:space="preserve"> enables the Contractor to select actions best suited to the site requirements, ensures that </w:t>
      </w:r>
      <w:r w:rsidRPr="000F37BC">
        <w:lastRenderedPageBreak/>
        <w:t xml:space="preserve">best management practices and best available </w:t>
      </w:r>
      <w:bookmarkStart w:id="246" w:name="_Toc277151468"/>
      <w:r w:rsidRPr="000F37BC">
        <w:t>technologies are employed</w:t>
      </w:r>
      <w:r w:rsidR="00B17942">
        <w:t>, and focuses on continual improvement by applying an EMS approach</w:t>
      </w:r>
      <w:r w:rsidRPr="000F37BC">
        <w:t>.</w:t>
      </w:r>
      <w:r w:rsidR="008A13A1" w:rsidRPr="008A13A1">
        <w:t xml:space="preserve"> </w:t>
      </w:r>
      <w:r w:rsidR="005423C7">
        <w:t xml:space="preserve"> </w:t>
      </w:r>
      <w:r w:rsidR="008A13A1" w:rsidRPr="008A13A1">
        <w:t>The Contractor</w:t>
      </w:r>
      <w:r w:rsidR="006A1AC9">
        <w:t>’</w:t>
      </w:r>
      <w:r w:rsidR="008A13A1" w:rsidRPr="008A13A1">
        <w:t>s proposed approach shall be commensurate with site conditions</w:t>
      </w:r>
      <w:r w:rsidR="006A1AC9">
        <w:t xml:space="preserve">, </w:t>
      </w:r>
      <w:r w:rsidR="008A13A1" w:rsidRPr="008A13A1">
        <w:t>site status, and requirements to achieve the PO within the PP.</w:t>
      </w:r>
    </w:p>
    <w:p w14:paraId="658A70AD" w14:textId="08674FA9" w:rsidR="00BD429A" w:rsidRDefault="00E1670B" w:rsidP="009F3A2B">
      <w:pPr>
        <w:pStyle w:val="Heading3"/>
      </w:pPr>
      <w:bookmarkStart w:id="247" w:name="_Toc231910864"/>
      <w:bookmarkStart w:id="248" w:name="_Toc307216751"/>
      <w:bookmarkStart w:id="249" w:name="_Toc318272155"/>
      <w:bookmarkStart w:id="250" w:name="_Toc319048169"/>
      <w:r w:rsidRPr="00DB2ED4">
        <w:t>8.1.1</w:t>
      </w:r>
      <w:r w:rsidRPr="00DB2ED4">
        <w:tab/>
      </w:r>
      <w:r w:rsidR="00BD429A" w:rsidRPr="00DB2ED4">
        <w:t>Conceptual Site Model Guidance</w:t>
      </w:r>
      <w:bookmarkEnd w:id="247"/>
    </w:p>
    <w:p w14:paraId="0B1177D0" w14:textId="467B404B" w:rsidR="00BD429A" w:rsidRPr="00B448C3" w:rsidRDefault="00BD429A" w:rsidP="009F3A2B">
      <w:pPr>
        <w:pStyle w:val="BodyText"/>
      </w:pPr>
      <w:r>
        <w:t xml:space="preserve">For all sites, the Contractor shall prepare or update site CSMs following DQOs.  </w:t>
      </w:r>
      <w:r w:rsidRPr="00B448C3">
        <w:t xml:space="preserve">The CSM is a comprehensive </w:t>
      </w:r>
      <w:r w:rsidRPr="00C35671">
        <w:t>written and graphical description</w:t>
      </w:r>
      <w:r w:rsidRPr="00B448C3">
        <w:t xml:space="preserve"> of all available information about site conditions that could influence remedy design, selection, or performance. </w:t>
      </w:r>
      <w:r>
        <w:t xml:space="preserve"> </w:t>
      </w:r>
      <w:r w:rsidRPr="00B448C3">
        <w:t xml:space="preserve">Thus, the CSM forms the basis for defining </w:t>
      </w:r>
      <w:r>
        <w:t>Remedial Action Objectives (</w:t>
      </w:r>
      <w:r w:rsidRPr="00B448C3">
        <w:t>RA</w:t>
      </w:r>
      <w:r>
        <w:t>O</w:t>
      </w:r>
      <w:r w:rsidRPr="00B448C3">
        <w:t>s</w:t>
      </w:r>
      <w:r>
        <w:t>)</w:t>
      </w:r>
      <w:r w:rsidRPr="00B448C3">
        <w:t xml:space="preserve"> and developing and implementing a</w:t>
      </w:r>
      <w:r w:rsidR="003D4229">
        <w:t>n</w:t>
      </w:r>
      <w:r w:rsidRPr="00B448C3">
        <w:t xml:space="preserve"> </w:t>
      </w:r>
      <w:r w:rsidR="00643C91">
        <w:t>exit strategy</w:t>
      </w:r>
      <w:r w:rsidRPr="00B448C3">
        <w:t xml:space="preserve">. </w:t>
      </w:r>
      <w:r>
        <w:t xml:space="preserve"> </w:t>
      </w:r>
      <w:r w:rsidRPr="00B448C3">
        <w:t xml:space="preserve">A CSM </w:t>
      </w:r>
      <w:r>
        <w:t>incorporates</w:t>
      </w:r>
      <w:r w:rsidRPr="00B448C3">
        <w:t xml:space="preserve"> several elements, including the following:</w:t>
      </w:r>
    </w:p>
    <w:p w14:paraId="382E2DAC" w14:textId="1F43FC68" w:rsidR="00BD429A" w:rsidRDefault="00010B5D">
      <w:pPr>
        <w:pStyle w:val="ListParagraph"/>
        <w:numPr>
          <w:ilvl w:val="0"/>
          <w:numId w:val="11"/>
        </w:numPr>
        <w:spacing w:after="120" w:line="259" w:lineRule="auto"/>
      </w:pPr>
      <w:r>
        <w:t>Three</w:t>
      </w:r>
      <w:r w:rsidR="00BD429A">
        <w:t>-dimensional representation of:</w:t>
      </w:r>
    </w:p>
    <w:p w14:paraId="5E9AE16B" w14:textId="7966D38D" w:rsidR="00BD429A" w:rsidRDefault="00BD429A">
      <w:pPr>
        <w:pStyle w:val="ListParagraph"/>
        <w:numPr>
          <w:ilvl w:val="1"/>
          <w:numId w:val="11"/>
        </w:numPr>
        <w:spacing w:after="120" w:line="259" w:lineRule="auto"/>
        <w:ind w:left="1080"/>
      </w:pPr>
      <w:r w:rsidRPr="00B448C3">
        <w:t>Nature and extent of contaminant (including source types and affected media)</w:t>
      </w:r>
    </w:p>
    <w:p w14:paraId="76C6C013" w14:textId="78CEC32D" w:rsidR="00BD429A" w:rsidRDefault="00BD429A">
      <w:pPr>
        <w:pStyle w:val="ListParagraph"/>
        <w:numPr>
          <w:ilvl w:val="1"/>
          <w:numId w:val="11"/>
        </w:numPr>
        <w:spacing w:after="120" w:line="259" w:lineRule="auto"/>
        <w:ind w:left="1080"/>
      </w:pPr>
      <w:r w:rsidRPr="00B448C3">
        <w:t>Site geology</w:t>
      </w:r>
    </w:p>
    <w:p w14:paraId="41C3A2EC" w14:textId="2F229866" w:rsidR="00BD429A" w:rsidRPr="00B448C3" w:rsidRDefault="00BD429A">
      <w:pPr>
        <w:pStyle w:val="ListParagraph"/>
        <w:numPr>
          <w:ilvl w:val="1"/>
          <w:numId w:val="11"/>
        </w:numPr>
        <w:spacing w:after="120" w:line="259" w:lineRule="auto"/>
        <w:ind w:left="1080"/>
      </w:pPr>
      <w:r w:rsidRPr="00B448C3">
        <w:t>Site hydrogeology</w:t>
      </w:r>
    </w:p>
    <w:p w14:paraId="094E01B1" w14:textId="5D3D4F0E" w:rsidR="00BD429A" w:rsidRPr="00B448C3" w:rsidRDefault="00BD429A">
      <w:pPr>
        <w:pStyle w:val="ListParagraph"/>
        <w:numPr>
          <w:ilvl w:val="1"/>
          <w:numId w:val="11"/>
        </w:numPr>
        <w:spacing w:after="120" w:line="259" w:lineRule="auto"/>
        <w:ind w:left="1080"/>
      </w:pPr>
      <w:r w:rsidRPr="00B448C3">
        <w:t>Biological and geochemical conditions</w:t>
      </w:r>
    </w:p>
    <w:p w14:paraId="10A3A17F" w14:textId="140EA94D" w:rsidR="00BD429A" w:rsidRPr="00B448C3" w:rsidRDefault="00BD429A">
      <w:pPr>
        <w:pStyle w:val="ListParagraph"/>
        <w:numPr>
          <w:ilvl w:val="1"/>
          <w:numId w:val="11"/>
        </w:numPr>
        <w:spacing w:after="120" w:line="259" w:lineRule="auto"/>
        <w:ind w:left="1080"/>
      </w:pPr>
      <w:r w:rsidRPr="00B448C3">
        <w:t>Monitoring points</w:t>
      </w:r>
    </w:p>
    <w:p w14:paraId="70772F78" w14:textId="611A6605" w:rsidR="00BD429A" w:rsidRDefault="00BD429A">
      <w:pPr>
        <w:pStyle w:val="ListParagraph"/>
        <w:numPr>
          <w:ilvl w:val="0"/>
          <w:numId w:val="11"/>
        </w:numPr>
        <w:spacing w:after="120" w:line="259" w:lineRule="auto"/>
      </w:pPr>
      <w:r w:rsidRPr="00B448C3">
        <w:t xml:space="preserve">Contaminant fate and </w:t>
      </w:r>
      <w:r>
        <w:t>transport</w:t>
      </w:r>
      <w:r w:rsidRPr="00B448C3">
        <w:t xml:space="preserve"> in the environment</w:t>
      </w:r>
      <w:r w:rsidR="00117ACE">
        <w:t>;</w:t>
      </w:r>
    </w:p>
    <w:p w14:paraId="2765007D" w14:textId="3EF9EBED" w:rsidR="00BD429A" w:rsidRPr="00B448C3" w:rsidRDefault="00BD429A">
      <w:pPr>
        <w:pStyle w:val="ListParagraph"/>
        <w:numPr>
          <w:ilvl w:val="0"/>
          <w:numId w:val="11"/>
        </w:numPr>
        <w:spacing w:after="120" w:line="259" w:lineRule="auto"/>
      </w:pPr>
      <w:r w:rsidRPr="00B448C3">
        <w:t>Risk</w:t>
      </w:r>
      <w:r>
        <w:t xml:space="preserve">s, </w:t>
      </w:r>
      <w:r w:rsidRPr="00B448C3">
        <w:t>receptors</w:t>
      </w:r>
      <w:r w:rsidR="00176E80">
        <w:t>,</w:t>
      </w:r>
      <w:r w:rsidRPr="00B448C3">
        <w:t xml:space="preserve"> and potential receptors (under current and reasonably expected future exposure scenarios);</w:t>
      </w:r>
    </w:p>
    <w:p w14:paraId="68D0727B" w14:textId="35086A09" w:rsidR="00BD429A" w:rsidRPr="00B448C3" w:rsidRDefault="00BD429A">
      <w:pPr>
        <w:pStyle w:val="ListParagraph"/>
        <w:numPr>
          <w:ilvl w:val="0"/>
          <w:numId w:val="11"/>
        </w:numPr>
        <w:spacing w:after="120" w:line="259" w:lineRule="auto"/>
      </w:pPr>
      <w:r w:rsidRPr="00B448C3">
        <w:t>Past remedial actions and locations of remedial components and monitoring points</w:t>
      </w:r>
    </w:p>
    <w:p w14:paraId="1FC4C5EE" w14:textId="77777777" w:rsidR="00BD429A" w:rsidRPr="00B448C3" w:rsidRDefault="00BD429A">
      <w:pPr>
        <w:pStyle w:val="ListParagraph"/>
        <w:numPr>
          <w:ilvl w:val="0"/>
          <w:numId w:val="11"/>
        </w:numPr>
        <w:spacing w:after="120" w:line="259" w:lineRule="auto"/>
      </w:pPr>
      <w:r w:rsidRPr="00B448C3">
        <w:t>Historical, current, and expected future land uses; and</w:t>
      </w:r>
    </w:p>
    <w:p w14:paraId="5AEA0EDB" w14:textId="77777777" w:rsidR="00BD429A" w:rsidRPr="00B448C3" w:rsidRDefault="00BD429A">
      <w:pPr>
        <w:pStyle w:val="ListParagraph"/>
        <w:numPr>
          <w:ilvl w:val="0"/>
          <w:numId w:val="11"/>
        </w:numPr>
        <w:spacing w:after="120" w:line="259" w:lineRule="auto"/>
      </w:pPr>
      <w:r w:rsidRPr="00B448C3">
        <w:t>Other factors relevant to the understanding of contamination at the site.</w:t>
      </w:r>
      <w:r>
        <w:rPr>
          <w:rStyle w:val="FootnoteReference"/>
        </w:rPr>
        <w:footnoteReference w:id="2"/>
      </w:r>
    </w:p>
    <w:p w14:paraId="6048C7C4" w14:textId="467ABF3F" w:rsidR="00BD429A" w:rsidRDefault="00BD429A" w:rsidP="009F3A2B">
      <w:pPr>
        <w:spacing w:after="120"/>
        <w:rPr>
          <w:rFonts w:asciiTheme="minorHAnsi" w:hAnsiTheme="minorHAnsi" w:cstheme="minorBidi"/>
          <w:color w:val="1F497D"/>
          <w:sz w:val="22"/>
          <w:szCs w:val="22"/>
        </w:rPr>
      </w:pPr>
      <w:r>
        <w:t>The Contractor shall develop initial or updated CSMs for all sites listed in Table 1 of this PWS</w:t>
      </w:r>
      <w:r w:rsidR="00BA5367">
        <w:t xml:space="preserve"> </w:t>
      </w:r>
      <w:r w:rsidR="00BA5367">
        <w:rPr>
          <w:rFonts w:eastAsia="헤드라인A"/>
        </w:rPr>
        <w:t xml:space="preserve">and work described in </w:t>
      </w:r>
      <w:r w:rsidR="00E77527">
        <w:rPr>
          <w:rFonts w:eastAsia="헤드라인A"/>
        </w:rPr>
        <w:t>Section</w:t>
      </w:r>
      <w:r w:rsidR="00BA5367">
        <w:rPr>
          <w:rFonts w:eastAsia="헤드라인A"/>
        </w:rPr>
        <w:t xml:space="preserve"> 1.3.2</w:t>
      </w:r>
      <w:r>
        <w:t>.  An appropriately detailed CSM is required beginning with the</w:t>
      </w:r>
      <w:r>
        <w:rPr>
          <w:color w:val="000000"/>
        </w:rPr>
        <w:t xml:space="preserve"> remedial investigation phase for all restoration program sites and must be maintained until the end of the project life.</w:t>
      </w:r>
    </w:p>
    <w:p w14:paraId="63248CBB" w14:textId="4AFA3992" w:rsidR="00BD429A" w:rsidRDefault="00F947E2" w:rsidP="009F3A2B">
      <w:pPr>
        <w:spacing w:after="120"/>
      </w:pPr>
      <w:r>
        <w:t xml:space="preserve">The Contractor shall update the </w:t>
      </w:r>
      <w:r w:rsidR="00BD429A" w:rsidRPr="00635104">
        <w:t xml:space="preserve">CSM as </w:t>
      </w:r>
      <w:r w:rsidR="00BD429A">
        <w:t xml:space="preserve">new </w:t>
      </w:r>
      <w:r w:rsidR="00BD429A" w:rsidRPr="00635104">
        <w:t xml:space="preserve">data and </w:t>
      </w:r>
      <w:r w:rsidR="00BD429A">
        <w:t xml:space="preserve">site </w:t>
      </w:r>
      <w:r w:rsidR="00BD429A" w:rsidRPr="00635104">
        <w:t xml:space="preserve">knowledge are acquired. </w:t>
      </w:r>
      <w:r w:rsidR="00BD429A">
        <w:t xml:space="preserve"> </w:t>
      </w:r>
      <w:r w:rsidR="00BD429A" w:rsidRPr="00635104">
        <w:t>This is crucial for assessing and optimizing remedy performance and</w:t>
      </w:r>
      <w:r w:rsidR="007C0B96">
        <w:t xml:space="preserve"> performance</w:t>
      </w:r>
      <w:r w:rsidR="00BD429A" w:rsidRPr="00635104">
        <w:t xml:space="preserve"> monitoring programs.</w:t>
      </w:r>
      <w:r w:rsidR="00BD429A">
        <w:rPr>
          <w:rStyle w:val="FootnoteReference"/>
        </w:rPr>
        <w:footnoteReference w:id="3"/>
      </w:r>
      <w:r w:rsidR="00BD429A">
        <w:t xml:space="preserve">  </w:t>
      </w:r>
      <w:r w:rsidR="004634C9" w:rsidRPr="008402C1">
        <w:t xml:space="preserve">New data may be obtained upon completion of remedial investigation, supplemental investigation, pilot studies, bioremediation investigations, and routine monitoring of remedy performance. </w:t>
      </w:r>
      <w:r w:rsidR="00004605">
        <w:t xml:space="preserve"> </w:t>
      </w:r>
      <w:r w:rsidR="004634C9" w:rsidRPr="008402C1">
        <w:t xml:space="preserve">Revisions to the CSM will be included in investigation and monitoring reports, as necessary. </w:t>
      </w:r>
      <w:r w:rsidR="00004605">
        <w:t xml:space="preserve"> </w:t>
      </w:r>
      <w:r w:rsidR="00BD429A">
        <w:t>For more information, see USEPA Groundwater Road Map (</w:t>
      </w:r>
      <w:r w:rsidR="00991C54">
        <w:t>Office of Solid Waste and Emergency Response [</w:t>
      </w:r>
      <w:r w:rsidR="00BD429A" w:rsidRPr="00C065F6">
        <w:t>OSWER</w:t>
      </w:r>
      <w:r w:rsidR="00991C54">
        <w:t>]</w:t>
      </w:r>
      <w:r w:rsidR="00BD429A" w:rsidRPr="00C065F6">
        <w:t xml:space="preserve"> Directive No. 9</w:t>
      </w:r>
      <w:r w:rsidR="00BD429A">
        <w:t>283</w:t>
      </w:r>
      <w:r w:rsidR="00BD429A" w:rsidRPr="00C065F6">
        <w:t>.</w:t>
      </w:r>
      <w:r w:rsidR="00BD429A">
        <w:t>1</w:t>
      </w:r>
      <w:r w:rsidR="00BD429A" w:rsidRPr="00C065F6">
        <w:t>-</w:t>
      </w:r>
      <w:r w:rsidR="00BD429A">
        <w:t xml:space="preserve">34, 2011) and Environmental Cleanup Best Management Practices: Effective Use of the Project Life Cycle Conceptual Site Model (EPA 542-F-11-011, 2011), </w:t>
      </w:r>
      <w:r w:rsidR="00E7773D">
        <w:t>Interstate Technology and Regulatory Council (</w:t>
      </w:r>
      <w:r w:rsidR="00BD429A">
        <w:t>ITRC guidance (ITRC, 2004 and 2006), and ASTM International (formerly known as A</w:t>
      </w:r>
      <w:r w:rsidR="00E15F7B">
        <w:t>STM</w:t>
      </w:r>
      <w:r w:rsidR="00BD429A">
        <w:t>) standard designations E1689 (2014) and D5979 (2014).</w:t>
      </w:r>
    </w:p>
    <w:p w14:paraId="0C37DCAB" w14:textId="01ECB0F1" w:rsidR="00BD429A" w:rsidRPr="0099657B" w:rsidRDefault="00E1670B" w:rsidP="009F3A2B">
      <w:pPr>
        <w:pStyle w:val="Heading3"/>
      </w:pPr>
      <w:bookmarkStart w:id="251" w:name="_Toc231910865"/>
      <w:r w:rsidRPr="0099657B">
        <w:lastRenderedPageBreak/>
        <w:t>8.1.2</w:t>
      </w:r>
      <w:r w:rsidRPr="0099657B">
        <w:tab/>
      </w:r>
      <w:r w:rsidR="00E77527" w:rsidRPr="0099657B">
        <w:t>Exit</w:t>
      </w:r>
      <w:r w:rsidR="00EB1F6D" w:rsidRPr="0099657B">
        <w:t xml:space="preserve"> </w:t>
      </w:r>
      <w:r w:rsidR="00BD429A" w:rsidRPr="0099657B">
        <w:t>Strategy</w:t>
      </w:r>
      <w:bookmarkEnd w:id="251"/>
    </w:p>
    <w:p w14:paraId="561953D4" w14:textId="40810BBA" w:rsidR="00BD429A" w:rsidRPr="0099657B" w:rsidRDefault="00BD429A" w:rsidP="009F3A2B">
      <w:pPr>
        <w:spacing w:after="120"/>
      </w:pPr>
      <w:r w:rsidRPr="0099657B">
        <w:t>The Contractor shall develop a</w:t>
      </w:r>
      <w:r w:rsidR="004634C9" w:rsidRPr="0099657B">
        <w:t xml:space="preserve"> stand-alone</w:t>
      </w:r>
      <w:r w:rsidRPr="0099657B">
        <w:t xml:space="preserve"> </w:t>
      </w:r>
      <w:r w:rsidR="003D4229" w:rsidRPr="0099657B">
        <w:t xml:space="preserve">exit strategy </w:t>
      </w:r>
      <w:r w:rsidRPr="0099657B">
        <w:t xml:space="preserve">for all Table 1 sites </w:t>
      </w:r>
      <w:r w:rsidR="00BA5367" w:rsidRPr="0099657B">
        <w:rPr>
          <w:rFonts w:eastAsia="헤드라인A"/>
        </w:rPr>
        <w:t xml:space="preserve">and work described in </w:t>
      </w:r>
      <w:r w:rsidR="00E77527" w:rsidRPr="0099657B">
        <w:rPr>
          <w:rFonts w:eastAsia="헤드라인A"/>
        </w:rPr>
        <w:t>Section</w:t>
      </w:r>
      <w:r w:rsidR="00BA5367" w:rsidRPr="0099657B">
        <w:rPr>
          <w:rFonts w:eastAsia="헤드라인A"/>
        </w:rPr>
        <w:t xml:space="preserve"> 1.3.2 </w:t>
      </w:r>
      <w:r w:rsidRPr="0099657B">
        <w:t xml:space="preserve">where a remedy is planned or in place.  Initial </w:t>
      </w:r>
      <w:bookmarkStart w:id="252" w:name="_Hlk84491430"/>
      <w:r w:rsidR="003D4229" w:rsidRPr="0099657B">
        <w:t xml:space="preserve">exit strategy </w:t>
      </w:r>
      <w:bookmarkEnd w:id="252"/>
      <w:r w:rsidRPr="0099657B">
        <w:t xml:space="preserve">development is required at the point of remedy selection for all Table 1 sites </w:t>
      </w:r>
      <w:r w:rsidR="00BA5367" w:rsidRPr="0099657B">
        <w:rPr>
          <w:rFonts w:eastAsia="헤드라인A"/>
        </w:rPr>
        <w:t xml:space="preserve">and work described in </w:t>
      </w:r>
      <w:r w:rsidR="00E77527" w:rsidRPr="0099657B">
        <w:rPr>
          <w:rFonts w:eastAsia="헤드라인A"/>
        </w:rPr>
        <w:t>Section</w:t>
      </w:r>
      <w:r w:rsidR="00BA5367" w:rsidRPr="0099657B">
        <w:rPr>
          <w:rFonts w:eastAsia="헤드라인A"/>
        </w:rPr>
        <w:t xml:space="preserve"> 1.3.2 </w:t>
      </w:r>
      <w:r w:rsidRPr="0099657B">
        <w:t>and must be maintained until the end of the project life.  For sites where a remedy is already in place</w:t>
      </w:r>
      <w:r w:rsidR="005423C7">
        <w:t>,</w:t>
      </w:r>
      <w:r w:rsidRPr="0099657B">
        <w:t xml:space="preserve"> include a new or updated </w:t>
      </w:r>
      <w:r w:rsidR="003D4229" w:rsidRPr="0099657B">
        <w:t xml:space="preserve">exit strategy </w:t>
      </w:r>
      <w:r w:rsidR="00DB02D4" w:rsidRPr="0099657B">
        <w:t>along with</w:t>
      </w:r>
      <w:r w:rsidRPr="0099657B">
        <w:t xml:space="preserve"> work planning documents. </w:t>
      </w:r>
      <w:r w:rsidR="00004605" w:rsidRPr="0099657B">
        <w:t xml:space="preserve"> </w:t>
      </w:r>
      <w:r w:rsidR="004634C9" w:rsidRPr="0099657B">
        <w:t xml:space="preserve">If the </w:t>
      </w:r>
      <w:r w:rsidR="00643C91" w:rsidRPr="0099657B">
        <w:t>exit strategy</w:t>
      </w:r>
      <w:r w:rsidR="004634C9" w:rsidRPr="0099657B">
        <w:t xml:space="preserve"> changes, the revised document must be resubmitted.</w:t>
      </w:r>
      <w:r w:rsidR="00AD0336" w:rsidRPr="0099657B">
        <w:t xml:space="preserve"> </w:t>
      </w:r>
      <w:r w:rsidRPr="0099657B">
        <w:t xml:space="preserve"> </w:t>
      </w:r>
      <w:r w:rsidR="003D4229" w:rsidRPr="0099657B">
        <w:t xml:space="preserve">An exit strategy </w:t>
      </w:r>
      <w:r w:rsidRPr="0099657B">
        <w:t xml:space="preserve">for a site is the detailed plan for achieving the RAOs that have been selected as the end points.  Stated another way, the RAOs are the overall goals that must be met for the site to achieve RC or be approved for SC or planned land use.  </w:t>
      </w:r>
      <w:r w:rsidR="00F10A54" w:rsidRPr="0099657B">
        <w:t>A</w:t>
      </w:r>
      <w:r w:rsidR="003D4229" w:rsidRPr="0099657B">
        <w:t>n</w:t>
      </w:r>
      <w:r w:rsidR="00F10A54" w:rsidRPr="0099657B">
        <w:t xml:space="preserve"> </w:t>
      </w:r>
      <w:r w:rsidR="00643C91" w:rsidRPr="0099657B">
        <w:t>exit strategy</w:t>
      </w:r>
      <w:r w:rsidR="00EB1F6D" w:rsidRPr="0099657B">
        <w:t xml:space="preserve"> </w:t>
      </w:r>
      <w:r w:rsidRPr="0099657B">
        <w:t xml:space="preserve">represents a formalized process for taking the site from its current state to its best long-term use or to closure (independent of duration).  The strategy represents a plan to actively manage the site and make decisions at various points that will best tailor remedial and monitoring efforts to achieve the RAOs in the most efficient and effective manner.  The strategy is best developed with consideration of stakeholder and regulatory agency concerns, resource constraints, and technical realities; it also includes well-defined means to measure and track progress.  </w:t>
      </w:r>
      <w:r w:rsidR="00F10A54" w:rsidRPr="0099657B">
        <w:t>A</w:t>
      </w:r>
      <w:r w:rsidR="003D4229" w:rsidRPr="0099657B">
        <w:t>n</w:t>
      </w:r>
      <w:r w:rsidR="00F10A54" w:rsidRPr="0099657B">
        <w:t xml:space="preserve"> </w:t>
      </w:r>
      <w:r w:rsidR="00643C91" w:rsidRPr="0099657B">
        <w:t>exit strategy</w:t>
      </w:r>
      <w:r w:rsidR="00EB1F6D" w:rsidRPr="0099657B">
        <w:t xml:space="preserve"> </w:t>
      </w:r>
      <w:r w:rsidRPr="0099657B">
        <w:t xml:space="preserve">is dynamic and must be updated as new data and site knowledge are acquired.  </w:t>
      </w:r>
      <w:r w:rsidR="004634C9" w:rsidRPr="0099657B">
        <w:t xml:space="preserve">The </w:t>
      </w:r>
      <w:r w:rsidR="00643C91" w:rsidRPr="0099657B">
        <w:t>exit strategy</w:t>
      </w:r>
      <w:r w:rsidR="00EB1F6D" w:rsidRPr="0099657B">
        <w:t xml:space="preserve"> </w:t>
      </w:r>
      <w:r w:rsidR="004634C9" w:rsidRPr="0099657B">
        <w:t xml:space="preserve">would need to be modified or revised if the plan for achieving the RAOs </w:t>
      </w:r>
      <w:proofErr w:type="gramStart"/>
      <w:r w:rsidR="004634C9" w:rsidRPr="0099657B">
        <w:t>is failing</w:t>
      </w:r>
      <w:proofErr w:type="gramEnd"/>
      <w:r w:rsidR="004634C9" w:rsidRPr="0099657B">
        <w:t xml:space="preserve">. Such failure may be identified when interim milestones are not achieved, even after corrective action. </w:t>
      </w:r>
      <w:r w:rsidR="00FF316B">
        <w:t xml:space="preserve"> </w:t>
      </w:r>
      <w:r w:rsidR="004634C9" w:rsidRPr="0099657B">
        <w:t xml:space="preserve">Contingent actions identified in the </w:t>
      </w:r>
      <w:r w:rsidR="00643C91" w:rsidRPr="0099657B">
        <w:t>exit strategy</w:t>
      </w:r>
      <w:r w:rsidR="00EB1F6D" w:rsidRPr="0099657B">
        <w:t xml:space="preserve"> </w:t>
      </w:r>
      <w:r w:rsidR="004634C9" w:rsidRPr="0099657B">
        <w:t>decision logic would then be implemented.</w:t>
      </w:r>
    </w:p>
    <w:p w14:paraId="24B1BF56" w14:textId="7093E894" w:rsidR="00BD429A" w:rsidRPr="001D298F" w:rsidRDefault="00BD429A" w:rsidP="009F3A2B">
      <w:pPr>
        <w:spacing w:after="120"/>
      </w:pPr>
      <w:r w:rsidRPr="0099657B">
        <w:t xml:space="preserve">A well-developed </w:t>
      </w:r>
      <w:r w:rsidR="00643C91" w:rsidRPr="0099657B">
        <w:t>exit strategy</w:t>
      </w:r>
      <w:r w:rsidR="00EB1F6D" w:rsidRPr="0099657B">
        <w:t xml:space="preserve"> </w:t>
      </w:r>
      <w:r w:rsidRPr="0099657B">
        <w:t>contains six elements:</w:t>
      </w:r>
    </w:p>
    <w:p w14:paraId="52061F7B" w14:textId="6760511B" w:rsidR="00BD429A" w:rsidRPr="0099657B" w:rsidRDefault="00BD429A">
      <w:pPr>
        <w:numPr>
          <w:ilvl w:val="0"/>
          <w:numId w:val="12"/>
        </w:numPr>
        <w:spacing w:after="120" w:line="259" w:lineRule="auto"/>
      </w:pPr>
      <w:r w:rsidRPr="0099657B">
        <w:t>D</w:t>
      </w:r>
      <w:r w:rsidR="000920A8">
        <w:t>D</w:t>
      </w:r>
      <w:r w:rsidRPr="0099657B">
        <w:t xml:space="preserve"> for the </w:t>
      </w:r>
      <w:r w:rsidR="00E9599A">
        <w:t xml:space="preserve">remedial </w:t>
      </w:r>
      <w:r w:rsidR="00CE1E84">
        <w:t>activity</w:t>
      </w:r>
      <w:r w:rsidR="00E9599A" w:rsidRPr="0099657B">
        <w:t xml:space="preserve"> </w:t>
      </w:r>
      <w:r w:rsidRPr="0099657B">
        <w:t>goals</w:t>
      </w:r>
      <w:r w:rsidR="002543BC">
        <w:t>,</w:t>
      </w:r>
    </w:p>
    <w:p w14:paraId="4FF29856" w14:textId="7E87B3A6" w:rsidR="00BD429A" w:rsidRPr="0099657B" w:rsidRDefault="00BD429A">
      <w:pPr>
        <w:numPr>
          <w:ilvl w:val="0"/>
          <w:numId w:val="12"/>
        </w:numPr>
        <w:spacing w:after="120" w:line="259" w:lineRule="auto"/>
      </w:pPr>
      <w:r w:rsidRPr="0099657B">
        <w:t>Summary of the CSM, including a description of the future site land use</w:t>
      </w:r>
      <w:r w:rsidR="002543BC">
        <w:t>,</w:t>
      </w:r>
    </w:p>
    <w:p w14:paraId="28CAEF3D" w14:textId="0334256B" w:rsidR="00BD429A" w:rsidRPr="0099657B" w:rsidRDefault="00BD429A">
      <w:pPr>
        <w:numPr>
          <w:ilvl w:val="0"/>
          <w:numId w:val="12"/>
        </w:numPr>
        <w:spacing w:after="120" w:line="259" w:lineRule="auto"/>
      </w:pPr>
      <w:r w:rsidRPr="0099657B">
        <w:t>Decision logic, flow chart, or defined sequence of remedial activities and contingency triggers</w:t>
      </w:r>
      <w:r w:rsidR="002543BC">
        <w:t>,</w:t>
      </w:r>
    </w:p>
    <w:p w14:paraId="0C48C264" w14:textId="0753FC2A" w:rsidR="00BD429A" w:rsidRPr="0099657B" w:rsidRDefault="00BD429A">
      <w:pPr>
        <w:numPr>
          <w:ilvl w:val="0"/>
          <w:numId w:val="12"/>
        </w:numPr>
        <w:spacing w:after="120" w:line="259" w:lineRule="auto"/>
      </w:pPr>
      <w:r w:rsidRPr="0099657B">
        <w:t xml:space="preserve">Clearly established process to evaluate performance relative to </w:t>
      </w:r>
      <w:r w:rsidR="000920A8">
        <w:t xml:space="preserve">the </w:t>
      </w:r>
      <w:r w:rsidRPr="0099657B">
        <w:t>decision parameter</w:t>
      </w:r>
      <w:r w:rsidR="002543BC">
        <w:t>,</w:t>
      </w:r>
    </w:p>
    <w:p w14:paraId="5E5637E4" w14:textId="76FD7BD9" w:rsidR="00BD429A" w:rsidRPr="0099657B" w:rsidRDefault="00BD429A">
      <w:pPr>
        <w:numPr>
          <w:ilvl w:val="0"/>
          <w:numId w:val="12"/>
        </w:numPr>
        <w:spacing w:after="120" w:line="259" w:lineRule="auto"/>
      </w:pPr>
      <w:r w:rsidRPr="0099657B">
        <w:t xml:space="preserve">Provisions for periodic </w:t>
      </w:r>
      <w:proofErr w:type="gramStart"/>
      <w:r w:rsidRPr="0099657B">
        <w:t>reevaluation</w:t>
      </w:r>
      <w:proofErr w:type="gramEnd"/>
      <w:r w:rsidRPr="0099657B">
        <w:t xml:space="preserve"> of the project goals and </w:t>
      </w:r>
      <w:r w:rsidR="00E9599A">
        <w:t>remedial activity</w:t>
      </w:r>
      <w:r w:rsidR="00E9599A" w:rsidRPr="0099657B">
        <w:t xml:space="preserve"> </w:t>
      </w:r>
      <w:r w:rsidRPr="0099657B">
        <w:t>decisions (e.g., contingency planning)</w:t>
      </w:r>
      <w:r w:rsidR="008E76B4" w:rsidRPr="0099657B">
        <w:t>,</w:t>
      </w:r>
      <w:r w:rsidRPr="0099657B">
        <w:t xml:space="preserve"> and</w:t>
      </w:r>
    </w:p>
    <w:p w14:paraId="2CAAFD32" w14:textId="67E7AE58" w:rsidR="00BD429A" w:rsidRPr="0099657B" w:rsidRDefault="00BD429A">
      <w:pPr>
        <w:numPr>
          <w:ilvl w:val="0"/>
          <w:numId w:val="12"/>
        </w:numPr>
        <w:spacing w:after="120" w:line="259" w:lineRule="auto"/>
      </w:pPr>
      <w:r w:rsidRPr="0099657B">
        <w:t>Means to verify cleanup following cessation of active remediation.</w:t>
      </w:r>
    </w:p>
    <w:p w14:paraId="33EF83DF" w14:textId="70011CDA" w:rsidR="00BD429A" w:rsidRDefault="00BD429A" w:rsidP="009F3A2B">
      <w:pPr>
        <w:spacing w:after="120"/>
      </w:pPr>
      <w:r w:rsidRPr="0099657B">
        <w:t xml:space="preserve">Because it is difficult to optimize any element of a remedial decision if the overall objectives (remediation end points) and site-specific technical constraints are not well understood, any optimization effort should begin with an evaluation of the </w:t>
      </w:r>
      <w:r w:rsidR="00643C91" w:rsidRPr="0099657B">
        <w:t>exit strategy</w:t>
      </w:r>
      <w:r w:rsidRPr="0099657B">
        <w:t>, which incorporates the previously listed six elements.</w:t>
      </w:r>
      <w:r w:rsidRPr="0099657B">
        <w:rPr>
          <w:rStyle w:val="FootnoteReference"/>
        </w:rPr>
        <w:footnoteReference w:id="4"/>
      </w:r>
      <w:r w:rsidRPr="0099657B">
        <w:t xml:space="preserve">  For more information, see ITRC guidance (ITRC, 2004 and 2006).</w:t>
      </w:r>
      <w:bookmarkStart w:id="253" w:name="_Toc277151470"/>
      <w:bookmarkStart w:id="254" w:name="_Toc307216754"/>
      <w:bookmarkStart w:id="255" w:name="_Toc318272157"/>
      <w:bookmarkStart w:id="256" w:name="_Toc319048171"/>
      <w:bookmarkEnd w:id="246"/>
      <w:bookmarkEnd w:id="248"/>
      <w:bookmarkEnd w:id="249"/>
      <w:bookmarkEnd w:id="250"/>
    </w:p>
    <w:p w14:paraId="6DC2B46A" w14:textId="02ED703E" w:rsidR="00BD429A" w:rsidRPr="00BD429A" w:rsidRDefault="00E1670B" w:rsidP="009F3A2B">
      <w:pPr>
        <w:pStyle w:val="Heading4"/>
        <w:numPr>
          <w:ilvl w:val="0"/>
          <w:numId w:val="0"/>
        </w:numPr>
        <w:spacing w:before="0"/>
        <w:ind w:left="720" w:hanging="720"/>
        <w:rPr>
          <w:rFonts w:hint="eastAsia"/>
        </w:rPr>
      </w:pPr>
      <w:r>
        <w:lastRenderedPageBreak/>
        <w:t>8.1.3</w:t>
      </w:r>
      <w:r>
        <w:tab/>
      </w:r>
      <w:r w:rsidR="00BD429A" w:rsidRPr="00BD429A">
        <w:t>Performance</w:t>
      </w:r>
      <w:r w:rsidR="008B47A0">
        <w:t xml:space="preserve"> and Optimization</w:t>
      </w:r>
    </w:p>
    <w:p w14:paraId="0F1A7840" w14:textId="6288767D" w:rsidR="00BD429A" w:rsidRPr="00BD429A" w:rsidRDefault="00E1670B" w:rsidP="009F3A2B">
      <w:pPr>
        <w:pStyle w:val="Heading4"/>
        <w:numPr>
          <w:ilvl w:val="0"/>
          <w:numId w:val="0"/>
        </w:numPr>
        <w:spacing w:before="0"/>
        <w:ind w:left="720" w:hanging="720"/>
        <w:rPr>
          <w:rFonts w:hint="eastAsia"/>
        </w:rPr>
      </w:pPr>
      <w:bookmarkStart w:id="257" w:name="_Hlk34388070"/>
      <w:r>
        <w:t>8.1.3.1</w:t>
      </w:r>
      <w:r w:rsidR="005B6D23">
        <w:tab/>
      </w:r>
      <w:r w:rsidR="00BD429A" w:rsidRPr="00BD429A">
        <w:t>Performance Models</w:t>
      </w:r>
      <w:bookmarkEnd w:id="257"/>
    </w:p>
    <w:p w14:paraId="0583F29D" w14:textId="6302E045" w:rsidR="00BD429A" w:rsidRPr="00BD429A" w:rsidRDefault="001D7BF3" w:rsidP="009F3A2B">
      <w:pPr>
        <w:spacing w:after="120"/>
        <w:rPr>
          <w:szCs w:val="20"/>
        </w:rPr>
      </w:pPr>
      <w:r w:rsidRPr="00C35671">
        <w:t xml:space="preserve">The Contractor shall develop performance models for all sites listed in Table 1 of this PWS and </w:t>
      </w:r>
      <w:r w:rsidR="005B6D23" w:rsidRPr="00C35671">
        <w:t xml:space="preserve">the </w:t>
      </w:r>
      <w:r w:rsidRPr="00C35671">
        <w:t>work described in Section 1.3.2 that are not currently in LTM status</w:t>
      </w:r>
      <w:r w:rsidR="00BD429A" w:rsidRPr="00C35671">
        <w:t>.</w:t>
      </w:r>
      <w:r w:rsidR="00BD429A" w:rsidRPr="00BD429A">
        <w:rPr>
          <w:szCs w:val="20"/>
        </w:rPr>
        <w:t xml:space="preserve">  </w:t>
      </w:r>
      <w:r w:rsidR="00D1499A">
        <w:rPr>
          <w:szCs w:val="20"/>
        </w:rPr>
        <w:t>The</w:t>
      </w:r>
      <w:r w:rsidR="00F836EC">
        <w:rPr>
          <w:szCs w:val="20"/>
        </w:rPr>
        <w:t xml:space="preserve"> </w:t>
      </w:r>
      <w:r w:rsidR="00D1499A">
        <w:rPr>
          <w:szCs w:val="20"/>
        </w:rPr>
        <w:t>PMP and w</w:t>
      </w:r>
      <w:r w:rsidR="00BD429A" w:rsidRPr="00BD429A">
        <w:rPr>
          <w:szCs w:val="20"/>
        </w:rPr>
        <w:t>ork planning documents shall contain the performance model</w:t>
      </w:r>
      <w:r w:rsidR="00F5291F">
        <w:rPr>
          <w:szCs w:val="20"/>
        </w:rPr>
        <w:t>s</w:t>
      </w:r>
      <w:r w:rsidR="00BD429A" w:rsidRPr="00BD429A">
        <w:rPr>
          <w:szCs w:val="20"/>
        </w:rPr>
        <w:t xml:space="preserve">.  </w:t>
      </w:r>
      <w:r w:rsidR="007B3D1B" w:rsidRPr="00C35671">
        <w:t>Final performance models</w:t>
      </w:r>
      <w:r w:rsidR="00024F6C" w:rsidRPr="00C35671">
        <w:t xml:space="preserve"> </w:t>
      </w:r>
      <w:r w:rsidR="007B3D1B" w:rsidRPr="00C35671">
        <w:t>shall be submitted as part of the W</w:t>
      </w:r>
      <w:r w:rsidR="005B6D23" w:rsidRPr="00C35671">
        <w:t>P</w:t>
      </w:r>
      <w:r w:rsidR="007B3D1B" w:rsidRPr="00C35671">
        <w:t xml:space="preserve"> required under PWS Section 6.1.</w:t>
      </w:r>
      <w:r w:rsidR="007B110D" w:rsidRPr="00C35671">
        <w:t>1</w:t>
      </w:r>
      <w:r w:rsidR="007B3D1B" w:rsidRPr="00C35671">
        <w:t>.</w:t>
      </w:r>
      <w:r w:rsidR="007B3D1B" w:rsidRPr="006B0C71">
        <w:t xml:space="preserve">  </w:t>
      </w:r>
      <w:r w:rsidR="00BD429A" w:rsidRPr="00BD429A">
        <w:rPr>
          <w:szCs w:val="20"/>
        </w:rPr>
        <w:t xml:space="preserve">Performance models shall describe how site conditions are expected to change over time, using appropriate performance indicators, from </w:t>
      </w:r>
      <w:r w:rsidR="005B6D23">
        <w:rPr>
          <w:szCs w:val="20"/>
        </w:rPr>
        <w:t xml:space="preserve">the </w:t>
      </w:r>
      <w:r w:rsidR="00BD429A" w:rsidRPr="00BD429A">
        <w:rPr>
          <w:szCs w:val="20"/>
        </w:rPr>
        <w:t xml:space="preserve">current state through PO achievement.  The Contractor shall </w:t>
      </w:r>
      <w:r w:rsidR="003006D6">
        <w:rPr>
          <w:szCs w:val="20"/>
        </w:rPr>
        <w:t xml:space="preserve">add all new data to the performance model </w:t>
      </w:r>
      <w:r w:rsidR="00FF316B">
        <w:rPr>
          <w:szCs w:val="20"/>
        </w:rPr>
        <w:t xml:space="preserve">and </w:t>
      </w:r>
      <w:r w:rsidR="00BD429A" w:rsidRPr="00C35671">
        <w:t xml:space="preserve">provide </w:t>
      </w:r>
      <w:r w:rsidR="005B6D23" w:rsidRPr="00C35671">
        <w:t xml:space="preserve">annual </w:t>
      </w:r>
      <w:r w:rsidR="007817CE" w:rsidRPr="00C35671">
        <w:t>Performance Model Evaluation Reports</w:t>
      </w:r>
      <w:r w:rsidR="005B6D23">
        <w:rPr>
          <w:szCs w:val="20"/>
        </w:rPr>
        <w:t>,</w:t>
      </w:r>
      <w:r w:rsidR="00BD429A" w:rsidRPr="00BD429A">
        <w:rPr>
          <w:szCs w:val="20"/>
        </w:rPr>
        <w:t xml:space="preserve"> </w:t>
      </w:r>
      <w:r w:rsidR="00117ACE" w:rsidRPr="00BD429A">
        <w:rPr>
          <w:szCs w:val="20"/>
        </w:rPr>
        <w:t>which</w:t>
      </w:r>
      <w:r w:rsidR="00BD429A" w:rsidRPr="00BD429A">
        <w:rPr>
          <w:szCs w:val="20"/>
        </w:rPr>
        <w:t xml:space="preserve"> demonstrate whether the remedial response is progressing and performing </w:t>
      </w:r>
      <w:r w:rsidR="005B6D23" w:rsidRPr="00BD429A">
        <w:rPr>
          <w:szCs w:val="20"/>
        </w:rPr>
        <w:t>consistently</w:t>
      </w:r>
      <w:r w:rsidR="00BD429A" w:rsidRPr="00BD429A">
        <w:rPr>
          <w:szCs w:val="20"/>
        </w:rPr>
        <w:t xml:space="preserve"> with the performance model</w:t>
      </w:r>
      <w:r w:rsidR="00E83F7A">
        <w:rPr>
          <w:szCs w:val="20"/>
        </w:rPr>
        <w:t>.</w:t>
      </w:r>
    </w:p>
    <w:p w14:paraId="31FF2FD4" w14:textId="36AFA076" w:rsidR="00BD429A" w:rsidRPr="00BD429A" w:rsidRDefault="00BD429A" w:rsidP="009F3A2B">
      <w:pPr>
        <w:spacing w:after="120"/>
        <w:rPr>
          <w:szCs w:val="20"/>
        </w:rPr>
      </w:pPr>
      <w:bookmarkStart w:id="258" w:name="_Hlk34387765"/>
      <w:r w:rsidRPr="00BD429A">
        <w:rPr>
          <w:szCs w:val="20"/>
        </w:rPr>
        <w:t xml:space="preserve">Performance model and site management approach </w:t>
      </w:r>
      <w:bookmarkEnd w:id="258"/>
      <w:r w:rsidRPr="00BD429A">
        <w:rPr>
          <w:szCs w:val="20"/>
        </w:rPr>
        <w:t xml:space="preserve">shall </w:t>
      </w:r>
      <w:r w:rsidR="000E05EC">
        <w:rPr>
          <w:szCs w:val="20"/>
        </w:rPr>
        <w:t>incorporate</w:t>
      </w:r>
      <w:r w:rsidR="000E05EC" w:rsidRPr="00BD429A">
        <w:rPr>
          <w:szCs w:val="20"/>
        </w:rPr>
        <w:t xml:space="preserve"> </w:t>
      </w:r>
      <w:r w:rsidRPr="00BD429A">
        <w:rPr>
          <w:szCs w:val="20"/>
        </w:rPr>
        <w:t>the following:</w:t>
      </w:r>
    </w:p>
    <w:p w14:paraId="25DA93BC" w14:textId="39BBA44D" w:rsidR="00BD429A" w:rsidRPr="00BD429A" w:rsidRDefault="00BD429A" w:rsidP="009F3A2B">
      <w:pPr>
        <w:pStyle w:val="BulletList"/>
        <w:rPr>
          <w:rFonts w:eastAsia="헤드라인A"/>
        </w:rPr>
      </w:pPr>
      <w:r w:rsidRPr="00BD429A">
        <w:rPr>
          <w:rFonts w:eastAsia="헤드라인A"/>
        </w:rPr>
        <w:t>Develop</w:t>
      </w:r>
      <w:r w:rsidR="00E1464D">
        <w:rPr>
          <w:rFonts w:eastAsia="헤드라인A"/>
        </w:rPr>
        <w:t>ment</w:t>
      </w:r>
      <w:r w:rsidRPr="00BD429A">
        <w:rPr>
          <w:rFonts w:eastAsia="헤드라인A"/>
        </w:rPr>
        <w:t xml:space="preserve"> and document</w:t>
      </w:r>
      <w:r w:rsidR="00E1464D">
        <w:rPr>
          <w:rFonts w:eastAsia="헤드라인A"/>
        </w:rPr>
        <w:t>ation of</w:t>
      </w:r>
      <w:r w:rsidRPr="00BD429A">
        <w:rPr>
          <w:rFonts w:eastAsia="헤드라인A"/>
        </w:rPr>
        <w:t xml:space="preserve"> the approach to determine remedial progress relative to the defined performance indicators, associated decision criteria, and objectives consistent with the performance model.  The documented approach is expected to facilitate decisions about optimization as well as provide a quantifiable understanding of how the response is progressing, list contingency options, and demonstrate when the objective has been reached.  An individual site may have more than one performance model (e.g., different parts of the site that are addressed by separate remedies and represented by different sets of monitoring wells).</w:t>
      </w:r>
      <w:r w:rsidR="00796432">
        <w:rPr>
          <w:rFonts w:eastAsia="헤드라인A"/>
        </w:rPr>
        <w:t xml:space="preserve"> </w:t>
      </w:r>
      <w:r w:rsidR="003E23F0">
        <w:rPr>
          <w:rFonts w:eastAsia="헤드라인A"/>
        </w:rPr>
        <w:t xml:space="preserve"> </w:t>
      </w:r>
      <w:r w:rsidR="00796432" w:rsidRPr="00796432">
        <w:rPr>
          <w:rFonts w:eastAsia="헤드라인A"/>
        </w:rPr>
        <w:t xml:space="preserve">Contingencies must be developed for performance </w:t>
      </w:r>
      <w:r w:rsidR="00796432" w:rsidRPr="00290957">
        <w:rPr>
          <w:rFonts w:eastAsia="헤드라인A"/>
        </w:rPr>
        <w:t xml:space="preserve">that does not achieve interim milestones. </w:t>
      </w:r>
      <w:r w:rsidR="003E23F0" w:rsidRPr="00290957">
        <w:rPr>
          <w:rFonts w:eastAsia="헤드라인A"/>
        </w:rPr>
        <w:t xml:space="preserve"> </w:t>
      </w:r>
      <w:r w:rsidR="00796432" w:rsidRPr="00290957">
        <w:rPr>
          <w:rFonts w:eastAsia="헤드라인A"/>
        </w:rPr>
        <w:t xml:space="preserve">These contingencies must be identified in the </w:t>
      </w:r>
      <w:r w:rsidR="00643C91" w:rsidRPr="00290957">
        <w:t>exit strategy</w:t>
      </w:r>
      <w:r w:rsidR="00796432" w:rsidRPr="00290957">
        <w:rPr>
          <w:rFonts w:eastAsia="헤드라인A"/>
        </w:rPr>
        <w:t>.</w:t>
      </w:r>
      <w:r w:rsidR="00796432" w:rsidRPr="00796432">
        <w:rPr>
          <w:rFonts w:eastAsia="헤드라인A"/>
        </w:rPr>
        <w:t xml:space="preserve"> </w:t>
      </w:r>
      <w:r w:rsidR="003E23F0">
        <w:rPr>
          <w:rFonts w:eastAsia="헤드라인A"/>
        </w:rPr>
        <w:t xml:space="preserve"> </w:t>
      </w:r>
      <w:r w:rsidR="00796432" w:rsidRPr="00796432">
        <w:rPr>
          <w:rFonts w:eastAsia="헤드라인A"/>
        </w:rPr>
        <w:t>The Contractor must inform AF of any contingency being implemented and receive AF approval before implementation.</w:t>
      </w:r>
    </w:p>
    <w:p w14:paraId="4D626438" w14:textId="1662CF76" w:rsidR="00BD429A" w:rsidRPr="00C35671" w:rsidRDefault="00BD429A" w:rsidP="009F3A2B">
      <w:pPr>
        <w:numPr>
          <w:ilvl w:val="0"/>
          <w:numId w:val="1"/>
        </w:numPr>
        <w:autoSpaceDE w:val="0"/>
        <w:autoSpaceDN w:val="0"/>
        <w:adjustRightInd w:val="0"/>
        <w:spacing w:after="120"/>
        <w:rPr>
          <w:rFonts w:eastAsia="헤드라인A"/>
        </w:rPr>
      </w:pPr>
      <w:bookmarkStart w:id="259" w:name="_Hlk34387884"/>
      <w:r w:rsidRPr="00BD429A">
        <w:rPr>
          <w:rFonts w:eastAsia="헤드라인A"/>
        </w:rPr>
        <w:t xml:space="preserve">Demonstrate an understanding of the site-specific CSM as it relates to the operation of </w:t>
      </w:r>
      <w:r w:rsidRPr="0099657B">
        <w:rPr>
          <w:rFonts w:eastAsia="헤드라인A"/>
        </w:rPr>
        <w:t>existing systems,</w:t>
      </w:r>
      <w:bookmarkEnd w:id="259"/>
      <w:r w:rsidRPr="0099657B">
        <w:rPr>
          <w:rFonts w:eastAsia="헤드라인A"/>
        </w:rPr>
        <w:t xml:space="preserve"> distribution of </w:t>
      </w:r>
      <w:r w:rsidR="0080716C" w:rsidRPr="0099657B">
        <w:rPr>
          <w:rFonts w:eastAsia="헤드라인A"/>
        </w:rPr>
        <w:t>contaminants</w:t>
      </w:r>
      <w:r w:rsidRPr="0099657B">
        <w:rPr>
          <w:rFonts w:eastAsia="헤드라인A"/>
        </w:rPr>
        <w:t>, and remedy effectiveness and degradation rates (see details on the definition of CSM in Section 8.1.</w:t>
      </w:r>
      <w:r w:rsidR="00010B5D" w:rsidRPr="0099657B">
        <w:rPr>
          <w:rFonts w:eastAsia="헤드라인A"/>
        </w:rPr>
        <w:t>1</w:t>
      </w:r>
      <w:r w:rsidRPr="0099657B">
        <w:rPr>
          <w:rFonts w:eastAsia="헤드라인A"/>
        </w:rPr>
        <w:t xml:space="preserve">).  </w:t>
      </w:r>
      <w:r w:rsidRPr="00C35671">
        <w:rPr>
          <w:rFonts w:eastAsia="헤드라인A"/>
        </w:rPr>
        <w:t xml:space="preserve">Update the CSM using </w:t>
      </w:r>
      <w:r w:rsidRPr="00C35671">
        <w:t>DQOs</w:t>
      </w:r>
      <w:r w:rsidRPr="00C35671">
        <w:rPr>
          <w:rFonts w:eastAsia="헤드라인A"/>
        </w:rPr>
        <w:t xml:space="preserve"> as needed based on performance and monitoring data throughout the </w:t>
      </w:r>
      <w:r w:rsidR="00C67648" w:rsidRPr="00C35671">
        <w:rPr>
          <w:rFonts w:eastAsia="헤드라인A"/>
        </w:rPr>
        <w:t xml:space="preserve">PP </w:t>
      </w:r>
      <w:r w:rsidRPr="00C35671">
        <w:rPr>
          <w:rFonts w:eastAsia="헤드라인A"/>
        </w:rPr>
        <w:t>and implement remedy contingencies as warranted by the evolving CSM.</w:t>
      </w:r>
      <w:r w:rsidRPr="0099657B">
        <w:rPr>
          <w:rFonts w:eastAsia="헤드라인A"/>
        </w:rPr>
        <w:t xml:space="preserve">  </w:t>
      </w:r>
      <w:r w:rsidRPr="00C35671">
        <w:rPr>
          <w:rFonts w:eastAsia="헤드라인A"/>
        </w:rPr>
        <w:t xml:space="preserve">Submit updated CSMs </w:t>
      </w:r>
      <w:r w:rsidR="00D355A9" w:rsidRPr="00C35671">
        <w:rPr>
          <w:rFonts w:eastAsia="헤드라인A"/>
        </w:rPr>
        <w:t>after</w:t>
      </w:r>
      <w:r w:rsidRPr="00C35671">
        <w:rPr>
          <w:rFonts w:eastAsia="헤드라인A"/>
        </w:rPr>
        <w:t xml:space="preserve"> receipt of new information.</w:t>
      </w:r>
    </w:p>
    <w:p w14:paraId="52AB98C7" w14:textId="7A69D5AE" w:rsidR="00BD429A" w:rsidRPr="0099657B" w:rsidRDefault="00BD429A" w:rsidP="009F3A2B">
      <w:pPr>
        <w:numPr>
          <w:ilvl w:val="0"/>
          <w:numId w:val="1"/>
        </w:numPr>
        <w:autoSpaceDE w:val="0"/>
        <w:autoSpaceDN w:val="0"/>
        <w:adjustRightInd w:val="0"/>
        <w:spacing w:after="120"/>
        <w:rPr>
          <w:rFonts w:eastAsia="헤드라인A"/>
        </w:rPr>
      </w:pPr>
      <w:bookmarkStart w:id="260" w:name="_Hlk34387992"/>
      <w:r w:rsidRPr="0099657B">
        <w:rPr>
          <w:rFonts w:eastAsia="헤드라인A"/>
        </w:rPr>
        <w:t xml:space="preserve">Develop </w:t>
      </w:r>
      <w:r w:rsidR="00F10A54" w:rsidRPr="0099657B">
        <w:rPr>
          <w:rFonts w:eastAsia="헤드라인A"/>
        </w:rPr>
        <w:t>a</w:t>
      </w:r>
      <w:r w:rsidR="002E7326" w:rsidRPr="0099657B">
        <w:rPr>
          <w:rFonts w:eastAsia="헤드라인A"/>
        </w:rPr>
        <w:t>n</w:t>
      </w:r>
      <w:r w:rsidR="00DD4999" w:rsidRPr="0099657B">
        <w:rPr>
          <w:rFonts w:eastAsia="헤드라인A"/>
        </w:rPr>
        <w:t xml:space="preserve"> </w:t>
      </w:r>
      <w:r w:rsidR="00643C91" w:rsidRPr="00C35671">
        <w:t>exit strategy</w:t>
      </w:r>
      <w:r w:rsidR="00EB1F6D" w:rsidRPr="0099657B">
        <w:t xml:space="preserve"> </w:t>
      </w:r>
      <w:bookmarkEnd w:id="260"/>
      <w:r w:rsidRPr="0099657B">
        <w:rPr>
          <w:rFonts w:eastAsia="헤드라인A"/>
        </w:rPr>
        <w:t xml:space="preserve">that identifies and implements opportunities to improve remedy protectiveness, effectiveness, and cost efficiency, and to facilitate progress toward the end goal of the </w:t>
      </w:r>
      <w:r w:rsidR="00643C91" w:rsidRPr="0099657B">
        <w:t>exit strategy</w:t>
      </w:r>
      <w:r w:rsidRPr="0099657B">
        <w:rPr>
          <w:rFonts w:eastAsia="헤드라인A"/>
        </w:rPr>
        <w:t>, including innovative technologies.  The goal is to accelerate contaminant reduction</w:t>
      </w:r>
      <w:r w:rsidR="005B6D23">
        <w:rPr>
          <w:rFonts w:eastAsia="헤드라인A"/>
        </w:rPr>
        <w:t>,</w:t>
      </w:r>
      <w:r w:rsidRPr="0099657B">
        <w:rPr>
          <w:rFonts w:eastAsia="헤드라인A"/>
        </w:rPr>
        <w:t xml:space="preserve"> thereby </w:t>
      </w:r>
      <w:r w:rsidRPr="0099657B">
        <w:t xml:space="preserve">minimizing future AF liability and cost to the greatest degree feasible.  Update the </w:t>
      </w:r>
      <w:r w:rsidR="00643C91" w:rsidRPr="0099657B">
        <w:t>exit strategy</w:t>
      </w:r>
      <w:r w:rsidR="00EB1F6D" w:rsidRPr="0099657B">
        <w:t xml:space="preserve"> </w:t>
      </w:r>
      <w:r w:rsidRPr="0099657B">
        <w:t xml:space="preserve">as dictated by site progress throughout the PP.  Submit updated </w:t>
      </w:r>
      <w:r w:rsidR="00F10A54" w:rsidRPr="0099657B">
        <w:t>remediation strategies</w:t>
      </w:r>
      <w:r w:rsidRPr="0099657B">
        <w:t xml:space="preserve"> </w:t>
      </w:r>
      <w:r w:rsidR="00D355A9" w:rsidRPr="0099657B">
        <w:t>after</w:t>
      </w:r>
      <w:r w:rsidRPr="0099657B">
        <w:t xml:space="preserve"> </w:t>
      </w:r>
      <w:proofErr w:type="gramStart"/>
      <w:r w:rsidRPr="0099657B">
        <w:t>receipt of</w:t>
      </w:r>
      <w:proofErr w:type="gramEnd"/>
      <w:r w:rsidRPr="0099657B">
        <w:t xml:space="preserve"> new information.</w:t>
      </w:r>
    </w:p>
    <w:p w14:paraId="1C10DB5E" w14:textId="7A0E0215" w:rsidR="00BD429A" w:rsidRPr="0099657B" w:rsidRDefault="00BD429A" w:rsidP="009F3A2B">
      <w:pPr>
        <w:numPr>
          <w:ilvl w:val="0"/>
          <w:numId w:val="1"/>
        </w:numPr>
        <w:autoSpaceDE w:val="0"/>
        <w:autoSpaceDN w:val="0"/>
        <w:adjustRightInd w:val="0"/>
        <w:spacing w:after="120"/>
        <w:rPr>
          <w:rFonts w:eastAsia="헤드라인A"/>
        </w:rPr>
      </w:pPr>
      <w:r w:rsidRPr="00C35671">
        <w:rPr>
          <w:rFonts w:eastAsia="헤드라인A"/>
        </w:rPr>
        <w:t xml:space="preserve">Develop baselines and performance models </w:t>
      </w:r>
      <w:r w:rsidR="00F97117" w:rsidRPr="00C35671">
        <w:rPr>
          <w:rFonts w:eastAsia="헤드라인A"/>
        </w:rPr>
        <w:t>for all contaminants, including degradation products (</w:t>
      </w:r>
      <w:r w:rsidR="005B6D23" w:rsidRPr="00C35671">
        <w:rPr>
          <w:rFonts w:eastAsia="헤드라인A"/>
        </w:rPr>
        <w:t>e.g.</w:t>
      </w:r>
      <w:r w:rsidR="00F97117" w:rsidRPr="00C35671">
        <w:rPr>
          <w:rFonts w:eastAsia="헤드라인A"/>
        </w:rPr>
        <w:t>, vinyl chloride)</w:t>
      </w:r>
      <w:r w:rsidR="00934E53" w:rsidRPr="00C35671">
        <w:rPr>
          <w:rFonts w:eastAsia="헤드라인A"/>
        </w:rPr>
        <w:t>,</w:t>
      </w:r>
      <w:r w:rsidR="00F97117" w:rsidRPr="00C35671">
        <w:rPr>
          <w:rFonts w:eastAsia="헤드라인A"/>
        </w:rPr>
        <w:t xml:space="preserve"> that are regulated</w:t>
      </w:r>
      <w:r w:rsidR="005B6D23">
        <w:rPr>
          <w:rFonts w:eastAsia="헤드라인A"/>
        </w:rPr>
        <w:t>. These models should</w:t>
      </w:r>
      <w:r w:rsidRPr="0099657B">
        <w:rPr>
          <w:rFonts w:eastAsia="헤드라인A"/>
        </w:rPr>
        <w:t xml:space="preserve"> describe the historic and expected course of the remedial progress (i.e., how conditions are expected to change over time as demonstrated by appropriate performance indicators) from the current baseline state through PO achievement.</w:t>
      </w:r>
    </w:p>
    <w:p w14:paraId="4DBC6D27" w14:textId="5F5E3E09" w:rsidR="00BD429A" w:rsidRPr="00BD429A" w:rsidRDefault="00BD429A" w:rsidP="009F3A2B">
      <w:pPr>
        <w:numPr>
          <w:ilvl w:val="0"/>
          <w:numId w:val="1"/>
        </w:numPr>
        <w:autoSpaceDE w:val="0"/>
        <w:autoSpaceDN w:val="0"/>
        <w:adjustRightInd w:val="0"/>
        <w:spacing w:after="120"/>
        <w:rPr>
          <w:rFonts w:eastAsia="헤드라인A"/>
        </w:rPr>
      </w:pPr>
      <w:r w:rsidRPr="00C35671">
        <w:rPr>
          <w:rFonts w:eastAsia="헤드라인A"/>
        </w:rPr>
        <w:lastRenderedPageBreak/>
        <w:t>Define the baseline state for each COC.</w:t>
      </w:r>
      <w:r w:rsidRPr="00BD429A">
        <w:rPr>
          <w:rFonts w:eastAsia="헤드라인A"/>
        </w:rPr>
        <w:t xml:space="preserve">  The baseline state is determined </w:t>
      </w:r>
      <w:proofErr w:type="gramStart"/>
      <w:r w:rsidRPr="00BD429A">
        <w:rPr>
          <w:rFonts w:eastAsia="헤드라인A"/>
        </w:rPr>
        <w:t>using select</w:t>
      </w:r>
      <w:proofErr w:type="gramEnd"/>
      <w:r w:rsidRPr="00BD429A">
        <w:rPr>
          <w:rFonts w:eastAsia="헤드라인A"/>
        </w:rPr>
        <w:t xml:space="preserve"> monitoring wells representative of the site </w:t>
      </w:r>
      <w:r w:rsidR="005B6D23">
        <w:rPr>
          <w:rFonts w:eastAsia="헤드라인A"/>
        </w:rPr>
        <w:t>with</w:t>
      </w:r>
      <w:r w:rsidR="005B6D23" w:rsidRPr="00BD429A">
        <w:rPr>
          <w:rFonts w:eastAsia="헤드라인A"/>
        </w:rPr>
        <w:t xml:space="preserve"> </w:t>
      </w:r>
      <w:r w:rsidRPr="00BD429A">
        <w:rPr>
          <w:rFonts w:eastAsia="헤드라인A"/>
        </w:rPr>
        <w:t xml:space="preserve">sufficient data to develop statistics-based historic concentration trends for site COCs.  A scientific approach that uses a line of </w:t>
      </w:r>
      <w:r w:rsidR="005B6D23">
        <w:rPr>
          <w:rFonts w:eastAsia="헤드라인A"/>
        </w:rPr>
        <w:t>best-fit</w:t>
      </w:r>
      <w:r w:rsidRPr="00BD429A">
        <w:rPr>
          <w:rFonts w:eastAsia="헤드라인A"/>
        </w:rPr>
        <w:t xml:space="preserve"> (e.g., first</w:t>
      </w:r>
      <w:r w:rsidR="00FF316B">
        <w:rPr>
          <w:rFonts w:eastAsia="헤드라인A"/>
        </w:rPr>
        <w:t>-</w:t>
      </w:r>
      <w:r w:rsidRPr="00BD429A">
        <w:rPr>
          <w:rFonts w:eastAsia="헤드라인A"/>
        </w:rPr>
        <w:t>order decay rate) is appropriate for estimating the baseline attenuation rate</w:t>
      </w:r>
      <w:r w:rsidR="006115D7">
        <w:rPr>
          <w:rFonts w:eastAsia="헤드라인A"/>
        </w:rPr>
        <w:t>.</w:t>
      </w:r>
      <w:r w:rsidRPr="00BD429A">
        <w:rPr>
          <w:rFonts w:eastAsia="헤드라인A"/>
        </w:rPr>
        <w:t xml:space="preserve"> </w:t>
      </w:r>
      <w:r w:rsidR="00093910">
        <w:rPr>
          <w:rFonts w:eastAsia="헤드라인A"/>
        </w:rPr>
        <w:t xml:space="preserve"> </w:t>
      </w:r>
      <w:r w:rsidRPr="00BD429A">
        <w:rPr>
          <w:rFonts w:eastAsia="헤드라인A"/>
        </w:rPr>
        <w:t xml:space="preserve">The baseline attenuation rate, in turn, can be used to extrapolate </w:t>
      </w:r>
      <w:proofErr w:type="gramStart"/>
      <w:r w:rsidRPr="00BD429A">
        <w:rPr>
          <w:rFonts w:eastAsia="헤드라인A"/>
        </w:rPr>
        <w:t>a baseline</w:t>
      </w:r>
      <w:proofErr w:type="gramEnd"/>
      <w:r w:rsidRPr="00BD429A">
        <w:rPr>
          <w:rFonts w:eastAsia="헤드라인A"/>
        </w:rPr>
        <w:t xml:space="preserve"> concentration </w:t>
      </w:r>
      <w:r w:rsidR="00324EA7">
        <w:rPr>
          <w:rFonts w:eastAsia="헤드라인A"/>
        </w:rPr>
        <w:t>to the end of the PP</w:t>
      </w:r>
      <w:r w:rsidRPr="00BD429A">
        <w:rPr>
          <w:rFonts w:eastAsia="헤드라인A"/>
        </w:rPr>
        <w:t xml:space="preserve">.  Supporting information for the baseline concentrations shall include the rationale for the well selection and the </w:t>
      </w:r>
      <w:r w:rsidR="00506AAA" w:rsidRPr="00BD429A">
        <w:rPr>
          <w:rFonts w:eastAsia="헤드라인A"/>
        </w:rPr>
        <w:t>time period</w:t>
      </w:r>
      <w:r w:rsidRPr="00BD429A">
        <w:rPr>
          <w:rFonts w:eastAsia="헤드라인A"/>
        </w:rPr>
        <w:t xml:space="preserve"> used to develop the trends, justification for the selected line of best-fit, actual values used to define the trend, and extension of the line of best-fit to predict values for future years independent of future remedy implementation plans.  For additional detail</w:t>
      </w:r>
      <w:r w:rsidR="00506AAA">
        <w:rPr>
          <w:rFonts w:eastAsia="헤드라인A"/>
        </w:rPr>
        <w:t>s</w:t>
      </w:r>
      <w:r w:rsidRPr="00BD429A">
        <w:rPr>
          <w:rFonts w:eastAsia="헤드라인A"/>
        </w:rPr>
        <w:t xml:space="preserve"> on </w:t>
      </w:r>
      <w:r w:rsidR="00506AAA">
        <w:rPr>
          <w:rFonts w:eastAsia="헤드라인A"/>
        </w:rPr>
        <w:t xml:space="preserve">the </w:t>
      </w:r>
      <w:r w:rsidRPr="00BD429A">
        <w:rPr>
          <w:rFonts w:eastAsia="헤드라인A"/>
        </w:rPr>
        <w:t xml:space="preserve">development of baselines, refer to </w:t>
      </w:r>
      <w:r w:rsidR="00E45A8A" w:rsidRPr="006B0C71">
        <w:rPr>
          <w:rFonts w:eastAsia="헤드라인A"/>
        </w:rPr>
        <w:t xml:space="preserve">the </w:t>
      </w:r>
      <w:r w:rsidR="00F6612C">
        <w:rPr>
          <w:rFonts w:eastAsia="헤드라인A"/>
        </w:rPr>
        <w:t xml:space="preserve">ORC PMP </w:t>
      </w:r>
      <w:r w:rsidR="00E45A8A" w:rsidRPr="006B0C71">
        <w:rPr>
          <w:rFonts w:eastAsia="헤드라인A"/>
        </w:rPr>
        <w:t>Gui</w:t>
      </w:r>
      <w:r w:rsidR="00E45A8A">
        <w:rPr>
          <w:rFonts w:eastAsia="헤드라인A"/>
        </w:rPr>
        <w:t>dance</w:t>
      </w:r>
      <w:r w:rsidRPr="00BD429A">
        <w:rPr>
          <w:rFonts w:eastAsia="헤드라인A"/>
        </w:rPr>
        <w:t>.</w:t>
      </w:r>
    </w:p>
    <w:p w14:paraId="6F2276D6" w14:textId="64C6C96A" w:rsidR="00D05D95" w:rsidRPr="004B4035" w:rsidRDefault="00BD429A" w:rsidP="009F3A2B">
      <w:pPr>
        <w:numPr>
          <w:ilvl w:val="0"/>
          <w:numId w:val="1"/>
        </w:numPr>
        <w:autoSpaceDE w:val="0"/>
        <w:autoSpaceDN w:val="0"/>
        <w:adjustRightInd w:val="0"/>
        <w:spacing w:after="120"/>
        <w:rPr>
          <w:rFonts w:eastAsia="헤드라인A"/>
        </w:rPr>
      </w:pPr>
      <w:r w:rsidRPr="00C35671">
        <w:rPr>
          <w:rFonts w:eastAsia="헤드라인A"/>
        </w:rPr>
        <w:t xml:space="preserve">Using the baseline as a starting point (above), develop a </w:t>
      </w:r>
      <w:r w:rsidR="00EB316C" w:rsidRPr="00C35671">
        <w:rPr>
          <w:rFonts w:eastAsia="헤드라인A"/>
        </w:rPr>
        <w:t>scientifically based</w:t>
      </w:r>
      <w:r w:rsidRPr="00C35671">
        <w:rPr>
          <w:rFonts w:eastAsia="헤드라인A"/>
        </w:rPr>
        <w:t xml:space="preserve"> remedial performance model for each COC.</w:t>
      </w:r>
      <w:r w:rsidRPr="004B4035">
        <w:rPr>
          <w:rFonts w:eastAsia="헤드라인A"/>
        </w:rPr>
        <w:t xml:space="preserve">  The performance model shall be representative of the contaminant extent being addressed and include performance indicators, decision criteria, and annual and final goals achievable within the </w:t>
      </w:r>
      <w:r w:rsidR="00C67648" w:rsidRPr="004B4035">
        <w:rPr>
          <w:rFonts w:eastAsia="헤드라인A"/>
        </w:rPr>
        <w:t>PP</w:t>
      </w:r>
      <w:r w:rsidRPr="004B4035">
        <w:rPr>
          <w:rFonts w:eastAsia="헤드라인A"/>
        </w:rPr>
        <w:t xml:space="preserve">. </w:t>
      </w:r>
      <w:r w:rsidR="003E23F0" w:rsidRPr="004B4035">
        <w:rPr>
          <w:rFonts w:eastAsia="헤드라인A"/>
        </w:rPr>
        <w:t xml:space="preserve"> </w:t>
      </w:r>
      <w:r w:rsidR="00770A93" w:rsidRPr="004B4035">
        <w:rPr>
          <w:rFonts w:eastAsia="헤드라인A"/>
        </w:rPr>
        <w:t>The A</w:t>
      </w:r>
      <w:r w:rsidR="00EB316C">
        <w:rPr>
          <w:rFonts w:eastAsia="헤드라인A"/>
        </w:rPr>
        <w:t>F</w:t>
      </w:r>
      <w:r w:rsidR="00770A93" w:rsidRPr="004B4035">
        <w:rPr>
          <w:rFonts w:eastAsia="헤드라인A"/>
        </w:rPr>
        <w:t xml:space="preserve"> will </w:t>
      </w:r>
      <w:r w:rsidR="00764B6C" w:rsidRPr="004B4035">
        <w:rPr>
          <w:rFonts w:eastAsia="헤드라인A"/>
        </w:rPr>
        <w:t>scrutinize</w:t>
      </w:r>
      <w:r w:rsidR="00770A93" w:rsidRPr="004B4035">
        <w:rPr>
          <w:rFonts w:eastAsia="헤드라인A"/>
        </w:rPr>
        <w:t xml:space="preserve"> selected performance indicators to ensure they demonstrate achievement of response objectives and not merely progress. </w:t>
      </w:r>
      <w:r w:rsidR="003E23F0" w:rsidRPr="004B4035">
        <w:rPr>
          <w:rFonts w:eastAsia="헤드라인A"/>
        </w:rPr>
        <w:t xml:space="preserve"> </w:t>
      </w:r>
      <w:r w:rsidR="00770A93" w:rsidRPr="004B4035">
        <w:rPr>
          <w:rFonts w:eastAsia="헤드라인A"/>
        </w:rPr>
        <w:t xml:space="preserve">The Performance Model shall also </w:t>
      </w:r>
      <w:r w:rsidR="00363A95" w:rsidRPr="004B4035">
        <w:rPr>
          <w:rFonts w:eastAsia="헤드라인A"/>
        </w:rPr>
        <w:t xml:space="preserve">be </w:t>
      </w:r>
      <w:r w:rsidR="00770A93" w:rsidRPr="004B4035">
        <w:rPr>
          <w:rFonts w:eastAsia="헤드라인A"/>
        </w:rPr>
        <w:t xml:space="preserve">used to maintain or return </w:t>
      </w:r>
      <w:r w:rsidR="000E1ADC">
        <w:rPr>
          <w:rFonts w:eastAsia="헤드라인A"/>
        </w:rPr>
        <w:t xml:space="preserve">the </w:t>
      </w:r>
      <w:r w:rsidR="00770A93" w:rsidRPr="004B4035">
        <w:rPr>
          <w:rFonts w:eastAsia="헤드라인A"/>
        </w:rPr>
        <w:t xml:space="preserve">performance of a remedy as described by the model. </w:t>
      </w:r>
      <w:r w:rsidR="003E23F0" w:rsidRPr="004B4035">
        <w:rPr>
          <w:rFonts w:eastAsia="헤드라인A"/>
        </w:rPr>
        <w:t xml:space="preserve"> </w:t>
      </w:r>
      <w:r w:rsidR="001001BE" w:rsidRPr="004B4035">
        <w:rPr>
          <w:rFonts w:eastAsia="헤드라인A"/>
        </w:rPr>
        <w:t xml:space="preserve">The Performance Model shall indicate performance milestones that will be used to determine if the remedy is achieving the projected change in </w:t>
      </w:r>
      <w:r w:rsidR="000E1ADC">
        <w:rPr>
          <w:rFonts w:eastAsia="헤드라인A"/>
        </w:rPr>
        <w:t xml:space="preserve">the </w:t>
      </w:r>
      <w:r w:rsidR="001001BE" w:rsidRPr="004B4035">
        <w:rPr>
          <w:rFonts w:eastAsia="헤드라인A"/>
        </w:rPr>
        <w:t xml:space="preserve">performance indicator. </w:t>
      </w:r>
      <w:r w:rsidR="00516A42" w:rsidRPr="004B4035">
        <w:rPr>
          <w:rFonts w:eastAsia="헤드라인A"/>
        </w:rPr>
        <w:t xml:space="preserve"> </w:t>
      </w:r>
      <w:r w:rsidRPr="004B4035">
        <w:rPr>
          <w:rFonts w:eastAsia="헤드라인A"/>
        </w:rPr>
        <w:t xml:space="preserve">Goals should be consistent with the performance model used to optimize remedial efficiency, quantify how the response is progressing, and demonstrate when the annual and final goals have been achieved.  </w:t>
      </w:r>
      <w:r w:rsidR="007B2A69" w:rsidRPr="004B4035">
        <w:rPr>
          <w:rFonts w:eastAsia="헤드라인A"/>
        </w:rPr>
        <w:t xml:space="preserve">The performance model shall show projected changes to the site performance indicator(s) based on an assumed rate of change (e.g., an estimated biodegradation rate constant). </w:t>
      </w:r>
      <w:r w:rsidR="00093910" w:rsidRPr="004B4035">
        <w:rPr>
          <w:rFonts w:eastAsia="헤드라인A"/>
        </w:rPr>
        <w:t xml:space="preserve"> </w:t>
      </w:r>
      <w:r w:rsidR="00722666" w:rsidRPr="00C35671">
        <w:rPr>
          <w:rFonts w:eastAsia="헤드라인A"/>
        </w:rPr>
        <w:t xml:space="preserve">Subsequent </w:t>
      </w:r>
      <w:r w:rsidR="00833F48" w:rsidRPr="00C35671">
        <w:rPr>
          <w:rFonts w:eastAsia="헤드라인A"/>
        </w:rPr>
        <w:t>changes to</w:t>
      </w:r>
      <w:r w:rsidR="00722666" w:rsidRPr="00C35671">
        <w:rPr>
          <w:rFonts w:eastAsia="헤드라인A"/>
        </w:rPr>
        <w:t xml:space="preserve"> the performance model will </w:t>
      </w:r>
      <w:r w:rsidR="0080716C" w:rsidRPr="00C35671">
        <w:rPr>
          <w:rFonts w:eastAsia="헤드라인A"/>
        </w:rPr>
        <w:t xml:space="preserve">only </w:t>
      </w:r>
      <w:r w:rsidR="00722666" w:rsidRPr="00C35671">
        <w:rPr>
          <w:rFonts w:eastAsia="헤드라인A"/>
        </w:rPr>
        <w:t>be permitted</w:t>
      </w:r>
      <w:r w:rsidR="0080716C" w:rsidRPr="00C35671">
        <w:rPr>
          <w:rFonts w:eastAsia="헤드라인A"/>
        </w:rPr>
        <w:t xml:space="preserve"> at the discretion of the AF</w:t>
      </w:r>
      <w:r w:rsidR="00722666" w:rsidRPr="00C35671">
        <w:rPr>
          <w:rFonts w:eastAsia="헤드라인A"/>
        </w:rPr>
        <w:t>.</w:t>
      </w:r>
      <w:r w:rsidR="00722666" w:rsidRPr="004B4035">
        <w:rPr>
          <w:rFonts w:eastAsia="헤드라인A"/>
        </w:rPr>
        <w:t xml:space="preserve"> </w:t>
      </w:r>
      <w:r w:rsidR="00093910" w:rsidRPr="004B4035">
        <w:rPr>
          <w:rFonts w:eastAsia="헤드라인A"/>
        </w:rPr>
        <w:t xml:space="preserve"> </w:t>
      </w:r>
    </w:p>
    <w:p w14:paraId="25FBC20C" w14:textId="270914F2" w:rsidR="0040288C" w:rsidRDefault="00770A93" w:rsidP="009F3A2B">
      <w:pPr>
        <w:autoSpaceDE w:val="0"/>
        <w:autoSpaceDN w:val="0"/>
        <w:adjustRightInd w:val="0"/>
        <w:spacing w:after="120"/>
        <w:ind w:left="720"/>
      </w:pPr>
      <w:r w:rsidRPr="00C35671">
        <w:t xml:space="preserve">Performance Models will </w:t>
      </w:r>
      <w:r w:rsidR="00C1684F" w:rsidRPr="00C35671">
        <w:t xml:space="preserve">identify </w:t>
      </w:r>
      <w:r w:rsidR="0040288C" w:rsidRPr="00C35671">
        <w:t xml:space="preserve">at least three </w:t>
      </w:r>
      <w:r w:rsidR="00945A11" w:rsidRPr="00C35671">
        <w:t xml:space="preserve">(3) </w:t>
      </w:r>
      <w:r w:rsidRPr="00C35671">
        <w:t>ranges</w:t>
      </w:r>
      <w:r w:rsidRPr="00796432">
        <w:t>, subject to AF approval</w:t>
      </w:r>
      <w:r w:rsidR="0040288C">
        <w:t>:</w:t>
      </w:r>
    </w:p>
    <w:p w14:paraId="15583C58" w14:textId="753DC341" w:rsidR="0040288C" w:rsidRDefault="00516A42" w:rsidP="009F3A2B">
      <w:pPr>
        <w:pStyle w:val="BulletList"/>
        <w:numPr>
          <w:ilvl w:val="3"/>
          <w:numId w:val="7"/>
        </w:numPr>
      </w:pPr>
      <w:r>
        <w:t>I</w:t>
      </w:r>
      <w:r w:rsidR="00770A93">
        <w:t>deal-to-</w:t>
      </w:r>
      <w:r w:rsidR="00770A93" w:rsidRPr="00796432">
        <w:t>acceptable performance</w:t>
      </w:r>
    </w:p>
    <w:p w14:paraId="16160109" w14:textId="1368E2B4" w:rsidR="0040288C" w:rsidRDefault="00516A42" w:rsidP="009F3A2B">
      <w:pPr>
        <w:pStyle w:val="BulletList"/>
        <w:numPr>
          <w:ilvl w:val="3"/>
          <w:numId w:val="7"/>
        </w:numPr>
      </w:pPr>
      <w:r>
        <w:t>P</w:t>
      </w:r>
      <w:r w:rsidR="00770A93">
        <w:t>rocess-improvement-and-corrective-action</w:t>
      </w:r>
      <w:r w:rsidR="00770A93" w:rsidRPr="00796432">
        <w:t xml:space="preserve"> range requiring modifications to the remedy to return to acceptable performance, and </w:t>
      </w:r>
    </w:p>
    <w:p w14:paraId="4C04B235" w14:textId="788C9F76" w:rsidR="0040288C" w:rsidRDefault="00516A42" w:rsidP="009F3A2B">
      <w:pPr>
        <w:pStyle w:val="BulletList"/>
        <w:numPr>
          <w:ilvl w:val="3"/>
          <w:numId w:val="7"/>
        </w:numPr>
      </w:pPr>
      <w:r>
        <w:t>P</w:t>
      </w:r>
      <w:r w:rsidR="00770A93">
        <w:t>rocess-</w:t>
      </w:r>
      <w:r w:rsidR="00770A93" w:rsidRPr="00796432">
        <w:t>failure</w:t>
      </w:r>
      <w:r w:rsidR="00770A93">
        <w:t>-and-contingency action</w:t>
      </w:r>
      <w:r w:rsidR="00770A93" w:rsidRPr="00796432">
        <w:t xml:space="preserve"> range requir</w:t>
      </w:r>
      <w:r w:rsidR="000E1ADC">
        <w:t>ing</w:t>
      </w:r>
      <w:r w:rsidR="00770A93" w:rsidRPr="00796432">
        <w:t xml:space="preserve"> implementation of an acceptable option to the current remedy. </w:t>
      </w:r>
      <w:r w:rsidR="003E23F0">
        <w:t xml:space="preserve"> </w:t>
      </w:r>
    </w:p>
    <w:p w14:paraId="03625693" w14:textId="7D8AD41B" w:rsidR="00210305" w:rsidRDefault="00210305" w:rsidP="009F3A2B">
      <w:pPr>
        <w:pStyle w:val="BulletList"/>
        <w:numPr>
          <w:ilvl w:val="0"/>
          <w:numId w:val="0"/>
        </w:numPr>
        <w:ind w:left="720"/>
      </w:pPr>
      <w:r>
        <w:t>Th</w:t>
      </w:r>
      <w:r w:rsidRPr="00D05D95">
        <w:t xml:space="preserve">e Contractor </w:t>
      </w:r>
      <w:r>
        <w:t xml:space="preserve">shall </w:t>
      </w:r>
      <w:r w:rsidRPr="00D05D95">
        <w:t xml:space="preserve">specify the </w:t>
      </w:r>
      <w:r>
        <w:t xml:space="preserve">number of </w:t>
      </w:r>
      <w:r w:rsidRPr="00D05D95">
        <w:t xml:space="preserve">consecutive data points </w:t>
      </w:r>
      <w:r w:rsidR="00AA7F1E">
        <w:t xml:space="preserve">that would </w:t>
      </w:r>
      <w:r w:rsidRPr="00D05D95">
        <w:t>trigger corrective action.</w:t>
      </w:r>
    </w:p>
    <w:p w14:paraId="51F7FBC8" w14:textId="762078E0" w:rsidR="007C452D" w:rsidRDefault="007C452D" w:rsidP="009F3A2B">
      <w:pPr>
        <w:numPr>
          <w:ilvl w:val="0"/>
          <w:numId w:val="1"/>
        </w:numPr>
        <w:autoSpaceDE w:val="0"/>
        <w:autoSpaceDN w:val="0"/>
        <w:adjustRightInd w:val="0"/>
        <w:spacing w:after="120"/>
        <w:rPr>
          <w:rFonts w:eastAsia="헤드라인A"/>
        </w:rPr>
      </w:pPr>
      <w:r w:rsidRPr="00C35671">
        <w:rPr>
          <w:rFonts w:eastAsia="헤드라인A"/>
        </w:rPr>
        <w:t xml:space="preserve">Sites with a PO of RA-O with </w:t>
      </w:r>
      <w:r w:rsidR="000E1ADC" w:rsidRPr="00C35671">
        <w:rPr>
          <w:rFonts w:eastAsia="헤드라인A"/>
        </w:rPr>
        <w:t>O</w:t>
      </w:r>
      <w:r w:rsidRPr="00C35671">
        <w:rPr>
          <w:rFonts w:eastAsia="헤드라인A"/>
        </w:rPr>
        <w:t>ptimization will have payment tied to achieving performance at the interim milestone and final milestones.</w:t>
      </w:r>
      <w:r w:rsidRPr="004B4035">
        <w:rPr>
          <w:rFonts w:eastAsia="헤드라인A"/>
        </w:rPr>
        <w:t xml:space="preserve">  This requirement applies only to sites in the categories defined in Sections 1.2.4 and 1.2.5.  Milestone payments are contingent upon meeting or exceeding annual performance goals in accordance with the approved performance model.   </w:t>
      </w:r>
    </w:p>
    <w:p w14:paraId="5462C93F" w14:textId="5CAF4E39" w:rsidR="00E83F7A" w:rsidRPr="00B91234" w:rsidRDefault="00E83F7A" w:rsidP="009F3A2B">
      <w:pPr>
        <w:pStyle w:val="BulletList"/>
      </w:pPr>
      <w:r w:rsidRPr="002E7FB6">
        <w:t>The P</w:t>
      </w:r>
      <w:r>
        <w:t>erformance Model Evaluation</w:t>
      </w:r>
      <w:r w:rsidRPr="002E7FB6">
        <w:t xml:space="preserve"> Report should include the analytical data for performance indicators</w:t>
      </w:r>
      <w:r>
        <w:t>,</w:t>
      </w:r>
      <w:r w:rsidRPr="002E7FB6">
        <w:t xml:space="preserve"> the method for determining the value of the performance </w:t>
      </w:r>
      <w:r w:rsidRPr="002E7FB6">
        <w:lastRenderedPageBreak/>
        <w:t>indicator</w:t>
      </w:r>
      <w:r>
        <w:t>,</w:t>
      </w:r>
      <w:r w:rsidRPr="002E7FB6">
        <w:t xml:space="preserve"> the performance model graph with results plotted and showing the ranges discussed above</w:t>
      </w:r>
      <w:r w:rsidR="00B91234">
        <w:t>,</w:t>
      </w:r>
      <w:r w:rsidRPr="002E7FB6">
        <w:t xml:space="preserve"> a thorough discussion of supporting data, </w:t>
      </w:r>
      <w:r w:rsidR="000E1ADC">
        <w:t xml:space="preserve">and a </w:t>
      </w:r>
      <w:r w:rsidRPr="002E7FB6">
        <w:t>discussion of any modifications to the remedy that will be required in the immediate or near-term.</w:t>
      </w:r>
    </w:p>
    <w:p w14:paraId="26074C32" w14:textId="299B7ADD" w:rsidR="00DA76BD" w:rsidRPr="004B4035" w:rsidRDefault="00DA76BD" w:rsidP="009F3A2B">
      <w:pPr>
        <w:numPr>
          <w:ilvl w:val="0"/>
          <w:numId w:val="1"/>
        </w:numPr>
        <w:autoSpaceDE w:val="0"/>
        <w:autoSpaceDN w:val="0"/>
        <w:adjustRightInd w:val="0"/>
        <w:spacing w:after="120"/>
        <w:rPr>
          <w:rFonts w:eastAsia="헤드라인A"/>
        </w:rPr>
      </w:pPr>
      <w:r>
        <w:rPr>
          <w:rFonts w:eastAsia="헤드라인A"/>
        </w:rPr>
        <w:t>Refer to the O</w:t>
      </w:r>
      <w:r w:rsidR="001E2609">
        <w:rPr>
          <w:rFonts w:eastAsia="헤드라인A"/>
        </w:rPr>
        <w:t>RC</w:t>
      </w:r>
      <w:r>
        <w:rPr>
          <w:rFonts w:eastAsia="헤드라인A"/>
        </w:rPr>
        <w:t xml:space="preserve"> </w:t>
      </w:r>
      <w:r w:rsidR="001E2609">
        <w:rPr>
          <w:rFonts w:eastAsia="헤드라인A"/>
        </w:rPr>
        <w:t xml:space="preserve">PMP </w:t>
      </w:r>
      <w:r>
        <w:rPr>
          <w:rFonts w:eastAsia="헤드라인A"/>
        </w:rPr>
        <w:t>Guidance for additional information on the creation and use of performance models.</w:t>
      </w:r>
    </w:p>
    <w:p w14:paraId="0883F515" w14:textId="36F79336" w:rsidR="00395613" w:rsidRPr="00A92D57" w:rsidRDefault="00E1670B" w:rsidP="009F3A2B">
      <w:pPr>
        <w:pStyle w:val="Heading4"/>
        <w:numPr>
          <w:ilvl w:val="0"/>
          <w:numId w:val="0"/>
        </w:numPr>
        <w:spacing w:before="0"/>
        <w:ind w:left="720" w:hanging="720"/>
        <w:rPr>
          <w:rFonts w:hint="eastAsia"/>
        </w:rPr>
      </w:pPr>
      <w:r>
        <w:t>8.1.3.2</w:t>
      </w:r>
      <w:r>
        <w:tab/>
      </w:r>
      <w:r w:rsidR="00395613">
        <w:t>Optimization Benefits Reporting</w:t>
      </w:r>
    </w:p>
    <w:p w14:paraId="2AAECD73" w14:textId="39906289" w:rsidR="00395613" w:rsidRPr="00395613" w:rsidRDefault="005B2265" w:rsidP="009F3A2B">
      <w:pPr>
        <w:spacing w:after="120"/>
      </w:pPr>
      <w:r w:rsidRPr="00BD429A">
        <w:rPr>
          <w:szCs w:val="20"/>
        </w:rPr>
        <w:t xml:space="preserve">The Contractor shall achieve the following objectives for </w:t>
      </w:r>
      <w:r>
        <w:rPr>
          <w:szCs w:val="20"/>
        </w:rPr>
        <w:t xml:space="preserve">sites described in Section 1.2.4 and Section 1.2.5.  </w:t>
      </w:r>
      <w:r w:rsidR="00395613" w:rsidRPr="00C35671">
        <w:t xml:space="preserve">The </w:t>
      </w:r>
      <w:r w:rsidR="00712326" w:rsidRPr="00C35671">
        <w:t>C</w:t>
      </w:r>
      <w:r w:rsidR="00395613" w:rsidRPr="00C35671">
        <w:t xml:space="preserve">ontractor shall document </w:t>
      </w:r>
      <w:r w:rsidR="00712326" w:rsidRPr="00C35671">
        <w:t xml:space="preserve">and submit </w:t>
      </w:r>
      <w:r w:rsidR="00395613" w:rsidRPr="00C35671">
        <w:t>all optimization actions implemented on an annual basis as required in the Optimization Benefits Template</w:t>
      </w:r>
      <w:r w:rsidR="00395613">
        <w:t xml:space="preserve">.  The AF defines optimization, under the ORC, as the reduction of contaminant mass and concentrations, reduction in LCC, or any combination of activities prompting acceleration to RC, </w:t>
      </w:r>
      <w:proofErr w:type="gramStart"/>
      <w:r w:rsidR="00395613">
        <w:t>as a result of</w:t>
      </w:r>
      <w:proofErr w:type="gramEnd"/>
      <w:r w:rsidR="00395613">
        <w:t xml:space="preserve"> remedial implementation the </w:t>
      </w:r>
      <w:r w:rsidR="00CE4653">
        <w:t>C</w:t>
      </w:r>
      <w:r w:rsidR="00395613">
        <w:t xml:space="preserve">ontractor undertakes, </w:t>
      </w:r>
      <w:r w:rsidR="00395613" w:rsidRPr="00C35671">
        <w:t xml:space="preserve">above and beyond what is required to maintain compliance in accordance with an approved </w:t>
      </w:r>
      <w:r w:rsidR="005506D6" w:rsidRPr="00C35671">
        <w:t>CAP</w:t>
      </w:r>
      <w:r w:rsidR="00395613">
        <w:t xml:space="preserve">.  The </w:t>
      </w:r>
      <w:r w:rsidR="00712326">
        <w:t>C</w:t>
      </w:r>
      <w:r w:rsidR="00395613">
        <w:t xml:space="preserve">ontractor is encouraged and required to implement potential optimization opportunities at all sites </w:t>
      </w:r>
      <w:r w:rsidR="00395613" w:rsidRPr="00D92189">
        <w:t xml:space="preserve">where </w:t>
      </w:r>
      <w:r w:rsidR="00770A93">
        <w:t>the</w:t>
      </w:r>
      <w:r w:rsidR="00770A93" w:rsidRPr="00D92189">
        <w:t xml:space="preserve"> </w:t>
      </w:r>
      <w:r w:rsidR="00CE4653">
        <w:t>C</w:t>
      </w:r>
      <w:r w:rsidR="00395613" w:rsidRPr="00D92189">
        <w:t>ontractor can successfully accelerate the achievement of the PO</w:t>
      </w:r>
      <w:r w:rsidR="00395613">
        <w:t xml:space="preserve">.  This requirement will allow the AF to fulfill </w:t>
      </w:r>
      <w:r w:rsidR="00DE7BC0">
        <w:t xml:space="preserve">the </w:t>
      </w:r>
      <w:r w:rsidR="00395613">
        <w:t xml:space="preserve">DoD requirement to accurately account for accelerated contaminant removal and cost savings (i.e., reduction in liability) </w:t>
      </w:r>
      <w:r w:rsidR="00F717D9">
        <w:t>because of</w:t>
      </w:r>
      <w:r w:rsidR="00395613">
        <w:t xml:space="preserve"> optimization activities.</w:t>
      </w:r>
    </w:p>
    <w:p w14:paraId="2A83CC14" w14:textId="2BF3935F" w:rsidR="00395613" w:rsidRPr="005A49E5" w:rsidRDefault="00E1670B" w:rsidP="009F3A2B">
      <w:pPr>
        <w:pStyle w:val="Heading4"/>
        <w:numPr>
          <w:ilvl w:val="0"/>
          <w:numId w:val="0"/>
        </w:numPr>
        <w:spacing w:before="0"/>
        <w:ind w:left="720" w:hanging="720"/>
        <w:rPr>
          <w:rFonts w:hint="eastAsia"/>
        </w:rPr>
      </w:pPr>
      <w:r>
        <w:t>8.1.3.3</w:t>
      </w:r>
      <w:r>
        <w:tab/>
      </w:r>
      <w:r w:rsidR="00395613">
        <w:t>Optimization Su</w:t>
      </w:r>
      <w:r w:rsidR="00395613" w:rsidRPr="005A49E5">
        <w:t>mmary and Forecasting</w:t>
      </w:r>
    </w:p>
    <w:p w14:paraId="2D066EDD" w14:textId="46BC40B0" w:rsidR="00395613" w:rsidRPr="005A49E5" w:rsidRDefault="008E4E65" w:rsidP="009F3A2B">
      <w:pPr>
        <w:autoSpaceDE w:val="0"/>
        <w:autoSpaceDN w:val="0"/>
        <w:adjustRightInd w:val="0"/>
        <w:spacing w:after="120"/>
        <w:rPr>
          <w:rFonts w:eastAsia="헤드라인A"/>
        </w:rPr>
      </w:pPr>
      <w:r w:rsidRPr="00BD429A">
        <w:rPr>
          <w:szCs w:val="20"/>
        </w:rPr>
        <w:t xml:space="preserve">The Contractor shall achieve the following objectives </w:t>
      </w:r>
      <w:r w:rsidRPr="00C35671">
        <w:t>for sites</w:t>
      </w:r>
      <w:r>
        <w:rPr>
          <w:szCs w:val="20"/>
        </w:rPr>
        <w:t xml:space="preserve"> described in Section 1.2.4 and Section 1.2.5.  </w:t>
      </w:r>
      <w:r w:rsidR="00712326" w:rsidRPr="00C35671">
        <w:rPr>
          <w:rFonts w:eastAsia="헤드라인A"/>
        </w:rPr>
        <w:t>The Contractor shall d</w:t>
      </w:r>
      <w:r w:rsidR="00395613" w:rsidRPr="00C35671">
        <w:rPr>
          <w:rFonts w:eastAsia="헤드라인A"/>
        </w:rPr>
        <w:t xml:space="preserve">eliver </w:t>
      </w:r>
      <w:r w:rsidR="002079DA" w:rsidRPr="00C35671">
        <w:rPr>
          <w:rFonts w:eastAsia="헤드라인A"/>
        </w:rPr>
        <w:t xml:space="preserve">one </w:t>
      </w:r>
      <w:r w:rsidR="00395613" w:rsidRPr="00C35671">
        <w:rPr>
          <w:rFonts w:eastAsia="헤드라인A"/>
        </w:rPr>
        <w:t xml:space="preserve">Optimization Summary </w:t>
      </w:r>
      <w:r w:rsidR="00712326" w:rsidRPr="00C35671">
        <w:rPr>
          <w:rFonts w:eastAsia="헤드라인A"/>
        </w:rPr>
        <w:t>and Forecasting</w:t>
      </w:r>
      <w:r w:rsidR="00395613" w:rsidRPr="00C35671">
        <w:rPr>
          <w:rFonts w:eastAsia="헤드라인A"/>
        </w:rPr>
        <w:t xml:space="preserve"> Report two years prior to the P</w:t>
      </w:r>
      <w:r w:rsidR="00DE7BC0" w:rsidRPr="00C35671">
        <w:rPr>
          <w:rFonts w:eastAsia="헤드라인A"/>
        </w:rPr>
        <w:t>o</w:t>
      </w:r>
      <w:r w:rsidR="00395613" w:rsidRPr="00C35671">
        <w:rPr>
          <w:rFonts w:eastAsia="헤드라인A"/>
        </w:rPr>
        <w:t>P end date</w:t>
      </w:r>
      <w:r w:rsidR="00395613" w:rsidRPr="005A49E5">
        <w:rPr>
          <w:rFonts w:eastAsia="헤드라인A"/>
        </w:rPr>
        <w:t>.  The Optimization Summary and Forecasting Report shall:</w:t>
      </w:r>
    </w:p>
    <w:p w14:paraId="6AD7D8FE" w14:textId="5DFE4BBD" w:rsidR="00395613" w:rsidRPr="00712326" w:rsidRDefault="00395613" w:rsidP="009F3A2B">
      <w:pPr>
        <w:numPr>
          <w:ilvl w:val="0"/>
          <w:numId w:val="1"/>
        </w:numPr>
        <w:autoSpaceDE w:val="0"/>
        <w:autoSpaceDN w:val="0"/>
        <w:adjustRightInd w:val="0"/>
        <w:spacing w:after="120"/>
      </w:pPr>
      <w:r w:rsidRPr="005A49E5">
        <w:t>Document what remedial strategies were implement</w:t>
      </w:r>
      <w:r w:rsidRPr="00712326">
        <w:t>ed, what remains to be implemented to achieve RC and/or SC after the ORC PP ends, and any modifications arising from performance to date.</w:t>
      </w:r>
    </w:p>
    <w:p w14:paraId="75AC77C4" w14:textId="54C04E52" w:rsidR="00395613" w:rsidRPr="00BD429A" w:rsidRDefault="00395613" w:rsidP="009F3A2B">
      <w:pPr>
        <w:numPr>
          <w:ilvl w:val="0"/>
          <w:numId w:val="1"/>
        </w:numPr>
        <w:autoSpaceDE w:val="0"/>
        <w:autoSpaceDN w:val="0"/>
        <w:adjustRightInd w:val="0"/>
        <w:spacing w:after="120"/>
        <w:rPr>
          <w:rFonts w:eastAsia="헤드라인A"/>
        </w:rPr>
      </w:pPr>
      <w:r w:rsidRPr="00712326">
        <w:t>Identify post-P</w:t>
      </w:r>
      <w:r w:rsidR="00942044">
        <w:t>o</w:t>
      </w:r>
      <w:r w:rsidRPr="00712326">
        <w:t>P out-year requirements associated with the probable site progression pathway</w:t>
      </w:r>
      <w:r w:rsidR="000E1ADC">
        <w:t>, including</w:t>
      </w:r>
      <w:r w:rsidRPr="00712326">
        <w:t xml:space="preserve"> transition of remedies, abandonment of infrastructure (e.g., piping, wells), monitoring, and maintenance through achievement of RC.</w:t>
      </w:r>
    </w:p>
    <w:p w14:paraId="747B7ED4" w14:textId="7A3C9F22" w:rsidR="00395613" w:rsidRPr="00BD429A" w:rsidRDefault="00395613">
      <w:pPr>
        <w:pStyle w:val="IndentBulletList"/>
        <w:numPr>
          <w:ilvl w:val="0"/>
          <w:numId w:val="15"/>
        </w:numPr>
        <w:ind w:left="720"/>
      </w:pPr>
      <w:r w:rsidRPr="00712326">
        <w:rPr>
          <w:rFonts w:eastAsia="Times New Roman"/>
        </w:rPr>
        <w:t xml:space="preserve">Document a </w:t>
      </w:r>
      <w:r w:rsidRPr="00405E6F">
        <w:rPr>
          <w:rFonts w:eastAsia="Times New Roman"/>
        </w:rPr>
        <w:t>remedy-focused</w:t>
      </w:r>
      <w:r w:rsidRPr="00712326">
        <w:rPr>
          <w:rFonts w:eastAsia="Times New Roman"/>
        </w:rPr>
        <w:t xml:space="preserve"> CSM updated with recent monitoring data reflecting </w:t>
      </w:r>
      <w:r w:rsidR="000E1ADC">
        <w:rPr>
          <w:rFonts w:eastAsia="Times New Roman"/>
        </w:rPr>
        <w:t xml:space="preserve">the </w:t>
      </w:r>
      <w:r w:rsidRPr="00712326">
        <w:rPr>
          <w:rFonts w:eastAsia="Times New Roman"/>
        </w:rPr>
        <w:t>progress of the implemented remedy and supporting the expected future progress of the remedy.</w:t>
      </w:r>
    </w:p>
    <w:p w14:paraId="424238B6" w14:textId="79AB548F" w:rsidR="00395613" w:rsidRPr="00395613" w:rsidRDefault="00395613">
      <w:pPr>
        <w:pStyle w:val="IndentBulletList"/>
        <w:numPr>
          <w:ilvl w:val="0"/>
          <w:numId w:val="15"/>
        </w:numPr>
        <w:ind w:left="720"/>
      </w:pPr>
      <w:r w:rsidRPr="00712326">
        <w:rPr>
          <w:rFonts w:eastAsia="Times New Roman"/>
        </w:rPr>
        <w:t>Provide a realistic schedule to achieve SC or RC after the P</w:t>
      </w:r>
      <w:r w:rsidR="00903AD6">
        <w:rPr>
          <w:rFonts w:eastAsia="Times New Roman"/>
        </w:rPr>
        <w:t>o</w:t>
      </w:r>
      <w:r w:rsidRPr="00712326">
        <w:rPr>
          <w:rFonts w:eastAsia="Times New Roman"/>
        </w:rPr>
        <w:t>P (the Contractor shall identify which PO is the optimal endpoint)</w:t>
      </w:r>
      <w:r w:rsidRPr="00BD429A">
        <w:t>.</w:t>
      </w:r>
    </w:p>
    <w:p w14:paraId="3197AD0F" w14:textId="1F1B0C6D" w:rsidR="001A5A0C" w:rsidRPr="00AA6875" w:rsidRDefault="00E1670B" w:rsidP="009F3A2B">
      <w:pPr>
        <w:pStyle w:val="Heading4"/>
        <w:numPr>
          <w:ilvl w:val="0"/>
          <w:numId w:val="0"/>
        </w:numPr>
        <w:spacing w:before="0"/>
        <w:ind w:left="720" w:hanging="720"/>
        <w:rPr>
          <w:rFonts w:hint="eastAsia"/>
        </w:rPr>
      </w:pPr>
      <w:r>
        <w:t>8.2</w:t>
      </w:r>
      <w:r>
        <w:tab/>
      </w:r>
      <w:r w:rsidR="00ED39CC" w:rsidRPr="00AA6875">
        <w:t>Transition of Work</w:t>
      </w:r>
      <w:bookmarkEnd w:id="253"/>
      <w:bookmarkEnd w:id="254"/>
      <w:bookmarkEnd w:id="255"/>
      <w:bookmarkEnd w:id="256"/>
    </w:p>
    <w:p w14:paraId="2A02FF1A" w14:textId="592F69AE" w:rsidR="007E755F" w:rsidRDefault="00ED39CC" w:rsidP="009F3A2B">
      <w:pPr>
        <w:pStyle w:val="BodyText"/>
      </w:pPr>
      <w:r w:rsidRPr="0035049D">
        <w:t xml:space="preserve">Activities will transition to this </w:t>
      </w:r>
      <w:r w:rsidR="00BB288B" w:rsidRPr="0035049D">
        <w:t>contract</w:t>
      </w:r>
      <w:r w:rsidRPr="0035049D">
        <w:t xml:space="preserve"> upon completion of the current Contractor’s field support and/or final deliverable on sites noted in the table</w:t>
      </w:r>
      <w:r w:rsidR="00CE3706">
        <w:t>s</w:t>
      </w:r>
      <w:r w:rsidRPr="0035049D">
        <w:t xml:space="preserve"> below.  The Contractor </w:t>
      </w:r>
      <w:r w:rsidR="005E70E5" w:rsidRPr="0035049D">
        <w:t xml:space="preserve">shall </w:t>
      </w:r>
      <w:r w:rsidR="000E1ADC">
        <w:t>ramp up</w:t>
      </w:r>
      <w:r w:rsidRPr="0035049D">
        <w:t xml:space="preserve"> management of this </w:t>
      </w:r>
      <w:r w:rsidR="00BB288B" w:rsidRPr="0035049D">
        <w:t>contract</w:t>
      </w:r>
      <w:r w:rsidRPr="0035049D">
        <w:t xml:space="preserve"> to ensure seamless operations of existing systems and no lapses in service.</w:t>
      </w:r>
    </w:p>
    <w:p w14:paraId="63613DB1" w14:textId="15BDF060" w:rsidR="005E541A" w:rsidRPr="00FC52B3" w:rsidRDefault="00D27FD4" w:rsidP="009F3A2B">
      <w:pPr>
        <w:pStyle w:val="Heading4"/>
        <w:numPr>
          <w:ilvl w:val="0"/>
          <w:numId w:val="0"/>
        </w:numPr>
        <w:spacing w:before="0"/>
        <w:ind w:left="720" w:hanging="720"/>
        <w:rPr>
          <w:rFonts w:hint="eastAsia"/>
        </w:rPr>
      </w:pPr>
      <w:r>
        <w:lastRenderedPageBreak/>
        <w:t>8.2.1</w:t>
      </w:r>
      <w:r>
        <w:tab/>
      </w:r>
      <w:r w:rsidR="005E541A" w:rsidRPr="00AA6875">
        <w:t>Table 2: Transition of Work</w:t>
      </w:r>
    </w:p>
    <w:tbl>
      <w:tblPr>
        <w:tblW w:w="49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2"/>
        <w:gridCol w:w="2988"/>
        <w:gridCol w:w="3955"/>
      </w:tblGrid>
      <w:tr w:rsidR="001E6334" w:rsidRPr="00E7351B" w14:paraId="7C8D244E" w14:textId="77777777" w:rsidTr="003F0742">
        <w:trPr>
          <w:tblHeader/>
        </w:trPr>
        <w:tc>
          <w:tcPr>
            <w:tcW w:w="1245" w:type="pct"/>
            <w:shd w:val="pct10" w:color="auto" w:fill="auto"/>
            <w:vAlign w:val="center"/>
          </w:tcPr>
          <w:p w14:paraId="0E31EBEF" w14:textId="77777777" w:rsidR="001E6334" w:rsidRPr="00E7351B" w:rsidRDefault="001E6334" w:rsidP="003F0742">
            <w:pPr>
              <w:jc w:val="center"/>
              <w:rPr>
                <w:b/>
              </w:rPr>
            </w:pPr>
            <w:r w:rsidRPr="00EE45B9">
              <w:rPr>
                <w:b/>
              </w:rPr>
              <w:t>Contract Number</w:t>
            </w:r>
          </w:p>
        </w:tc>
        <w:tc>
          <w:tcPr>
            <w:tcW w:w="1616" w:type="pct"/>
            <w:shd w:val="pct10" w:color="auto" w:fill="auto"/>
          </w:tcPr>
          <w:p w14:paraId="2C34E360" w14:textId="77777777" w:rsidR="001E6334" w:rsidRDefault="001E6334" w:rsidP="003F0742">
            <w:pPr>
              <w:keepNext/>
              <w:ind w:left="66"/>
              <w:jc w:val="center"/>
              <w:rPr>
                <w:b/>
              </w:rPr>
            </w:pPr>
            <w:r w:rsidRPr="00EE45B9">
              <w:rPr>
                <w:b/>
              </w:rPr>
              <w:t xml:space="preserve">Agency / Contractor / </w:t>
            </w:r>
          </w:p>
          <w:p w14:paraId="0403B285" w14:textId="7682EFF6" w:rsidR="001E6334" w:rsidRPr="00E7351B" w:rsidRDefault="001E6334" w:rsidP="003F0742">
            <w:pPr>
              <w:keepNext/>
              <w:ind w:left="66"/>
              <w:jc w:val="center"/>
              <w:rPr>
                <w:b/>
              </w:rPr>
            </w:pPr>
            <w:r w:rsidRPr="00EE45B9">
              <w:rPr>
                <w:b/>
              </w:rPr>
              <w:t>P</w:t>
            </w:r>
            <w:r w:rsidR="00673990">
              <w:rPr>
                <w:b/>
              </w:rPr>
              <w:t>o</w:t>
            </w:r>
            <w:r w:rsidRPr="00EE45B9">
              <w:rPr>
                <w:b/>
              </w:rPr>
              <w:t>P End</w:t>
            </w:r>
          </w:p>
        </w:tc>
        <w:tc>
          <w:tcPr>
            <w:tcW w:w="2139" w:type="pct"/>
            <w:shd w:val="pct10" w:color="auto" w:fill="auto"/>
          </w:tcPr>
          <w:p w14:paraId="1CE44739" w14:textId="632A6F76" w:rsidR="001E6334" w:rsidRPr="00E7351B" w:rsidRDefault="001E6334" w:rsidP="001E6334">
            <w:pPr>
              <w:keepNext/>
              <w:ind w:left="66"/>
              <w:jc w:val="center"/>
              <w:rPr>
                <w:b/>
              </w:rPr>
            </w:pPr>
            <w:r>
              <w:rPr>
                <w:b/>
              </w:rPr>
              <w:t>Final Expected Endpoint</w:t>
            </w:r>
          </w:p>
        </w:tc>
      </w:tr>
      <w:tr w:rsidR="001E6334" w:rsidRPr="00E7351B" w14:paraId="74FB3231" w14:textId="77777777" w:rsidTr="003F0742">
        <w:tc>
          <w:tcPr>
            <w:tcW w:w="5000" w:type="pct"/>
            <w:gridSpan w:val="3"/>
            <w:shd w:val="clear" w:color="auto" w:fill="D9D9D9" w:themeFill="background1" w:themeFillShade="D9"/>
          </w:tcPr>
          <w:p w14:paraId="4DB6B2EE" w14:textId="34F55492" w:rsidR="001E6334" w:rsidRPr="00E7351B" w:rsidRDefault="00C53D28" w:rsidP="003F0742">
            <w:pPr>
              <w:rPr>
                <w:highlight w:val="yellow"/>
              </w:rPr>
            </w:pPr>
            <w:r w:rsidRPr="00C53D28">
              <w:t>Moody AFB</w:t>
            </w:r>
          </w:p>
        </w:tc>
      </w:tr>
      <w:tr w:rsidR="00C53D28" w:rsidRPr="00E7351B" w14:paraId="0E5EA989" w14:textId="77777777" w:rsidTr="003F0742">
        <w:tc>
          <w:tcPr>
            <w:tcW w:w="1245" w:type="pct"/>
          </w:tcPr>
          <w:p w14:paraId="63C18AEB" w14:textId="6296889D" w:rsidR="00C53D28" w:rsidRPr="00A731DB" w:rsidRDefault="00C53D28" w:rsidP="00C53D28">
            <w:pPr>
              <w:rPr>
                <w:highlight w:val="yellow"/>
              </w:rPr>
            </w:pPr>
            <w:r w:rsidRPr="00A731DB">
              <w:t>W912EP-16-D-0009 / W912HN-20-F-1024</w:t>
            </w:r>
          </w:p>
        </w:tc>
        <w:tc>
          <w:tcPr>
            <w:tcW w:w="1616" w:type="pct"/>
          </w:tcPr>
          <w:p w14:paraId="12FB42CC" w14:textId="57097290" w:rsidR="00C53D28" w:rsidRPr="00A731DB" w:rsidRDefault="007272AB" w:rsidP="00C53D28">
            <w:r w:rsidRPr="007272AB">
              <w:t>USACE</w:t>
            </w:r>
            <w:r w:rsidR="00C53D28" w:rsidRPr="00A731DB">
              <w:t xml:space="preserve"> Savannah / TEPA EC, LLC / 09/07/2027</w:t>
            </w:r>
          </w:p>
        </w:tc>
        <w:tc>
          <w:tcPr>
            <w:tcW w:w="2139" w:type="pct"/>
          </w:tcPr>
          <w:p w14:paraId="6561801F" w14:textId="38BC4FAB" w:rsidR="00650094" w:rsidRPr="00A731DB" w:rsidRDefault="007B771B" w:rsidP="00650094">
            <w:r w:rsidRPr="00A731DB">
              <w:t>RA-O</w:t>
            </w:r>
            <w:r>
              <w:t>:</w:t>
            </w:r>
            <w:r w:rsidR="006D5E2F">
              <w:t xml:space="preserve"> </w:t>
            </w:r>
            <w:r w:rsidR="00C53D28" w:rsidRPr="00A731DB">
              <w:t>LF001</w:t>
            </w:r>
            <w:r w:rsidR="00650094">
              <w:t xml:space="preserve">, </w:t>
            </w:r>
            <w:r w:rsidR="00650094" w:rsidRPr="00A731DB">
              <w:t>LF003</w:t>
            </w:r>
            <w:r w:rsidR="00650094">
              <w:t>,</w:t>
            </w:r>
            <w:r w:rsidR="00650094" w:rsidRPr="00A731DB">
              <w:t xml:space="preserve"> LF042</w:t>
            </w:r>
            <w:r w:rsidR="00650094">
              <w:t xml:space="preserve">, </w:t>
            </w:r>
            <w:r w:rsidR="00650094" w:rsidRPr="00A731DB">
              <w:t>SD043</w:t>
            </w:r>
            <w:r w:rsidR="00650094">
              <w:t>.</w:t>
            </w:r>
          </w:p>
          <w:p w14:paraId="1CC186B2" w14:textId="1C8627E8" w:rsidR="00C53D28" w:rsidRPr="00A731DB" w:rsidRDefault="00650094" w:rsidP="00C53D28">
            <w:r w:rsidRPr="00A731DB">
              <w:t>SS024</w:t>
            </w:r>
            <w:r>
              <w:t xml:space="preserve">, </w:t>
            </w:r>
            <w:r w:rsidRPr="00A731DB">
              <w:t>SS038</w:t>
            </w:r>
          </w:p>
          <w:p w14:paraId="163C29DD" w14:textId="77777777" w:rsidR="00C53D28" w:rsidRPr="00A731DB" w:rsidRDefault="00C53D28" w:rsidP="00C53D28"/>
          <w:p w14:paraId="1D1EC945" w14:textId="26651A20" w:rsidR="00C53D28" w:rsidRPr="00A731DB" w:rsidRDefault="00650094" w:rsidP="00C53D28">
            <w:r w:rsidRPr="00A731DB">
              <w:t>AO</w:t>
            </w:r>
            <w:r>
              <w:t>:</w:t>
            </w:r>
            <w:r w:rsidRPr="00A731DB">
              <w:t xml:space="preserve"> </w:t>
            </w:r>
            <w:r w:rsidR="00C53D28" w:rsidRPr="00A731DB">
              <w:t>FT007</w:t>
            </w:r>
            <w:r>
              <w:t xml:space="preserve">, </w:t>
            </w:r>
            <w:r w:rsidRPr="00A731DB">
              <w:t>LF004</w:t>
            </w:r>
            <w:r>
              <w:t xml:space="preserve">, </w:t>
            </w:r>
            <w:r w:rsidRPr="00A731DB">
              <w:t>SS039</w:t>
            </w:r>
          </w:p>
          <w:p w14:paraId="4C3E5564" w14:textId="77777777" w:rsidR="00C53D28" w:rsidRPr="00A731DB" w:rsidRDefault="00C53D28" w:rsidP="00C53D28"/>
        </w:tc>
      </w:tr>
      <w:tr w:rsidR="00C53D28" w:rsidRPr="00E7351B" w14:paraId="747C3F55" w14:textId="77777777" w:rsidTr="003F0742">
        <w:tc>
          <w:tcPr>
            <w:tcW w:w="5000" w:type="pct"/>
            <w:gridSpan w:val="3"/>
            <w:shd w:val="clear" w:color="auto" w:fill="D9D9D9" w:themeFill="background1" w:themeFillShade="D9"/>
          </w:tcPr>
          <w:p w14:paraId="2B158AD8" w14:textId="14541FF9" w:rsidR="00C53D28" w:rsidRPr="00A731DB" w:rsidRDefault="00C53D28" w:rsidP="00C53D28">
            <w:pPr>
              <w:rPr>
                <w:highlight w:val="yellow"/>
              </w:rPr>
            </w:pPr>
            <w:r w:rsidRPr="00C35671">
              <w:t>Robins AFB</w:t>
            </w:r>
          </w:p>
        </w:tc>
      </w:tr>
      <w:tr w:rsidR="00C53D28" w:rsidRPr="00E7351B" w14:paraId="25EDC94A" w14:textId="77777777" w:rsidTr="003F0742">
        <w:tc>
          <w:tcPr>
            <w:tcW w:w="1245" w:type="pct"/>
          </w:tcPr>
          <w:p w14:paraId="5D9688ED" w14:textId="3C96672E" w:rsidR="00C53D28" w:rsidRPr="00A731DB" w:rsidRDefault="00C53D28" w:rsidP="00C53D28">
            <w:pPr>
              <w:rPr>
                <w:highlight w:val="yellow"/>
              </w:rPr>
            </w:pPr>
            <w:r w:rsidRPr="00A731DB">
              <w:t>W912EP-16-D-0008 / W912HN-20-F-1021</w:t>
            </w:r>
          </w:p>
        </w:tc>
        <w:tc>
          <w:tcPr>
            <w:tcW w:w="1616" w:type="pct"/>
          </w:tcPr>
          <w:p w14:paraId="730FDF69" w14:textId="278A55D7" w:rsidR="00C53D28" w:rsidRPr="00A731DB" w:rsidRDefault="007272AB" w:rsidP="00C53D28">
            <w:pPr>
              <w:rPr>
                <w:bCs/>
                <w:highlight w:val="yellow"/>
              </w:rPr>
            </w:pPr>
            <w:r w:rsidRPr="007272AB">
              <w:t>USACE</w:t>
            </w:r>
            <w:r w:rsidR="00C53D28" w:rsidRPr="00A731DB">
              <w:t xml:space="preserve"> Savannah / BHATE ZAPATA / 09/08/2027</w:t>
            </w:r>
          </w:p>
        </w:tc>
        <w:tc>
          <w:tcPr>
            <w:tcW w:w="2139" w:type="pct"/>
          </w:tcPr>
          <w:p w14:paraId="66C03793" w14:textId="24A95CC0" w:rsidR="00C53D28" w:rsidRPr="00A731DB" w:rsidRDefault="003C426C" w:rsidP="00C53D28">
            <w:r w:rsidRPr="00C35671">
              <w:t>RA-O:</w:t>
            </w:r>
            <w:r w:rsidRPr="00A731DB">
              <w:t xml:space="preserve"> </w:t>
            </w:r>
            <w:r w:rsidR="00C53D28" w:rsidRPr="00A731DB">
              <w:t xml:space="preserve">CG028, CG501, CG502, CG504, LF003, LF004, OT037 </w:t>
            </w:r>
          </w:p>
          <w:p w14:paraId="7721017A" w14:textId="77777777" w:rsidR="00C53D28" w:rsidRPr="00A731DB" w:rsidRDefault="00C53D28" w:rsidP="00C53D28"/>
          <w:p w14:paraId="4842A7EC" w14:textId="50296A3B" w:rsidR="00C53D28" w:rsidRPr="00A731DB" w:rsidRDefault="003C426C" w:rsidP="00C53D28">
            <w:r w:rsidRPr="00C35671">
              <w:t>AO:</w:t>
            </w:r>
            <w:r>
              <w:t xml:space="preserve"> </w:t>
            </w:r>
            <w:r w:rsidR="00C53D28" w:rsidRPr="00A731DB">
              <w:t xml:space="preserve">DC034, OT017, OT020, OT041, SS040 </w:t>
            </w:r>
          </w:p>
          <w:p w14:paraId="4030D34A" w14:textId="77777777" w:rsidR="00C53D28" w:rsidRPr="00A731DB" w:rsidRDefault="00C53D28" w:rsidP="00C53D28"/>
          <w:p w14:paraId="2C268D75" w14:textId="5FDD3212" w:rsidR="00C53D28" w:rsidRPr="00A731DB" w:rsidRDefault="003C426C" w:rsidP="00C53D28">
            <w:r w:rsidRPr="00C35671">
              <w:t>LTM:</w:t>
            </w:r>
            <w:r w:rsidRPr="00A731DB">
              <w:t xml:space="preserve"> </w:t>
            </w:r>
            <w:r w:rsidR="00C53D28" w:rsidRPr="00A731DB">
              <w:t>CG503, LF001, LF002, OT023, SS043</w:t>
            </w:r>
          </w:p>
          <w:p w14:paraId="5E0D9798" w14:textId="77777777" w:rsidR="00C53D28" w:rsidRPr="00A731DB" w:rsidRDefault="00C53D28" w:rsidP="00C53D28"/>
          <w:p w14:paraId="42FAADE4" w14:textId="22F2B6AF" w:rsidR="00C53D28" w:rsidRPr="00A731DB" w:rsidRDefault="003C426C" w:rsidP="00C53D28">
            <w:pPr>
              <w:autoSpaceDE w:val="0"/>
              <w:autoSpaceDN w:val="0"/>
              <w:adjustRightInd w:val="0"/>
              <w:rPr>
                <w:bCs/>
              </w:rPr>
            </w:pPr>
            <w:r w:rsidRPr="00C35671">
              <w:t>RC:</w:t>
            </w:r>
            <w:r w:rsidRPr="00A731DB">
              <w:t xml:space="preserve"> </w:t>
            </w:r>
            <w:r w:rsidR="00C53D28" w:rsidRPr="00A731DB">
              <w:t xml:space="preserve">TS882 </w:t>
            </w:r>
          </w:p>
        </w:tc>
      </w:tr>
    </w:tbl>
    <w:p w14:paraId="1E9960D8" w14:textId="1C8895DF" w:rsidR="00BA0E32" w:rsidRPr="00FC52B3" w:rsidRDefault="00D27FD4" w:rsidP="00B609EA">
      <w:pPr>
        <w:pStyle w:val="Heading4"/>
        <w:numPr>
          <w:ilvl w:val="0"/>
          <w:numId w:val="0"/>
        </w:numPr>
        <w:ind w:left="720" w:hanging="720"/>
        <w:rPr>
          <w:rFonts w:hint="eastAsia"/>
        </w:rPr>
      </w:pPr>
      <w:r>
        <w:t>8.2.2</w:t>
      </w:r>
      <w:r>
        <w:tab/>
      </w:r>
      <w:r w:rsidR="00BA0E32" w:rsidRPr="00AA6875">
        <w:t>Ta</w:t>
      </w:r>
      <w:r w:rsidR="00BA0E32">
        <w:t>ble 3</w:t>
      </w:r>
      <w:r w:rsidR="00BA0E32" w:rsidRPr="00AA6875">
        <w:t xml:space="preserve">: </w:t>
      </w:r>
      <w:r w:rsidR="00BA0E32">
        <w:t>Sampling Transition</w:t>
      </w:r>
    </w:p>
    <w:tbl>
      <w:tblPr>
        <w:tblW w:w="94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1440"/>
        <w:gridCol w:w="1728"/>
        <w:gridCol w:w="1818"/>
        <w:gridCol w:w="1800"/>
        <w:gridCol w:w="1584"/>
      </w:tblGrid>
      <w:tr w:rsidR="00BA0E32" w:rsidRPr="00E31B85" w14:paraId="31477104" w14:textId="77777777" w:rsidTr="00BA0E32">
        <w:trPr>
          <w:cantSplit/>
          <w:trHeight w:val="1005"/>
          <w:tblHeader/>
          <w:jc w:val="center"/>
        </w:trPr>
        <w:tc>
          <w:tcPr>
            <w:tcW w:w="1075" w:type="dxa"/>
            <w:tcBorders>
              <w:bottom w:val="single" w:sz="4" w:space="0" w:color="auto"/>
            </w:tcBorders>
            <w:shd w:val="clear" w:color="auto" w:fill="D9E1F2"/>
            <w:noWrap/>
            <w:vAlign w:val="center"/>
            <w:hideMark/>
          </w:tcPr>
          <w:p w14:paraId="0BFFEE68" w14:textId="77777777" w:rsidR="00BA0E32" w:rsidRPr="00E31B85" w:rsidRDefault="00BA0E32" w:rsidP="00BA0E32">
            <w:pPr>
              <w:jc w:val="center"/>
              <w:rPr>
                <w:b/>
                <w:bCs/>
                <w:color w:val="000000"/>
                <w:sz w:val="20"/>
                <w:szCs w:val="20"/>
              </w:rPr>
            </w:pPr>
            <w:bookmarkStart w:id="261" w:name="RANGE!A1:F13"/>
            <w:r w:rsidRPr="00E31B85">
              <w:rPr>
                <w:b/>
                <w:bCs/>
                <w:color w:val="000000"/>
                <w:sz w:val="20"/>
                <w:szCs w:val="20"/>
              </w:rPr>
              <w:t>Site ID</w:t>
            </w:r>
            <w:bookmarkEnd w:id="261"/>
          </w:p>
        </w:tc>
        <w:tc>
          <w:tcPr>
            <w:tcW w:w="1440" w:type="dxa"/>
            <w:tcBorders>
              <w:bottom w:val="single" w:sz="4" w:space="0" w:color="auto"/>
            </w:tcBorders>
            <w:shd w:val="clear" w:color="auto" w:fill="D9E1F2"/>
            <w:vAlign w:val="center"/>
            <w:hideMark/>
          </w:tcPr>
          <w:p w14:paraId="7469CC24" w14:textId="47C88B66" w:rsidR="00BA0E32" w:rsidRPr="00E31B85" w:rsidRDefault="00BA0E32" w:rsidP="00BA0E32">
            <w:pPr>
              <w:jc w:val="center"/>
              <w:rPr>
                <w:b/>
                <w:bCs/>
                <w:color w:val="000000"/>
                <w:sz w:val="20"/>
                <w:szCs w:val="20"/>
              </w:rPr>
            </w:pPr>
            <w:r w:rsidRPr="00E31B85">
              <w:rPr>
                <w:b/>
                <w:bCs/>
                <w:color w:val="000000"/>
                <w:sz w:val="20"/>
                <w:szCs w:val="20"/>
              </w:rPr>
              <w:t xml:space="preserve">Contract </w:t>
            </w:r>
            <w:r w:rsidRPr="00E31B85">
              <w:rPr>
                <w:b/>
                <w:bCs/>
                <w:color w:val="000000"/>
                <w:sz w:val="20"/>
                <w:szCs w:val="20"/>
              </w:rPr>
              <w:br/>
              <w:t>(P</w:t>
            </w:r>
            <w:r w:rsidR="00673990">
              <w:rPr>
                <w:b/>
                <w:bCs/>
                <w:color w:val="000000"/>
                <w:sz w:val="20"/>
                <w:szCs w:val="20"/>
              </w:rPr>
              <w:t>o</w:t>
            </w:r>
            <w:r w:rsidRPr="00E31B85">
              <w:rPr>
                <w:b/>
                <w:bCs/>
                <w:color w:val="000000"/>
                <w:sz w:val="20"/>
                <w:szCs w:val="20"/>
              </w:rPr>
              <w:t>P End)</w:t>
            </w:r>
          </w:p>
        </w:tc>
        <w:tc>
          <w:tcPr>
            <w:tcW w:w="1728" w:type="dxa"/>
            <w:tcBorders>
              <w:bottom w:val="single" w:sz="4" w:space="0" w:color="auto"/>
            </w:tcBorders>
            <w:shd w:val="clear" w:color="auto" w:fill="D9E1F2"/>
            <w:vAlign w:val="center"/>
            <w:hideMark/>
          </w:tcPr>
          <w:p w14:paraId="19C98268" w14:textId="77777777" w:rsidR="00BA0E32" w:rsidRPr="00E31B85" w:rsidRDefault="00BA0E32" w:rsidP="00BA0E32">
            <w:pPr>
              <w:jc w:val="center"/>
              <w:rPr>
                <w:b/>
                <w:bCs/>
                <w:color w:val="000000"/>
                <w:sz w:val="20"/>
                <w:szCs w:val="20"/>
              </w:rPr>
            </w:pPr>
            <w:r w:rsidRPr="00E31B85">
              <w:rPr>
                <w:b/>
                <w:bCs/>
                <w:color w:val="000000"/>
                <w:sz w:val="20"/>
                <w:szCs w:val="20"/>
              </w:rPr>
              <w:t>Final RA-O/ LTM Event under Existing Contract</w:t>
            </w:r>
          </w:p>
        </w:tc>
        <w:tc>
          <w:tcPr>
            <w:tcW w:w="1818" w:type="dxa"/>
            <w:tcBorders>
              <w:bottom w:val="single" w:sz="4" w:space="0" w:color="auto"/>
            </w:tcBorders>
            <w:shd w:val="clear" w:color="auto" w:fill="D9E1F2"/>
            <w:vAlign w:val="center"/>
            <w:hideMark/>
          </w:tcPr>
          <w:p w14:paraId="629C96E3" w14:textId="77777777" w:rsidR="00BA0E32" w:rsidRPr="00E31B85" w:rsidRDefault="00BA0E32" w:rsidP="00BA0E32">
            <w:pPr>
              <w:jc w:val="center"/>
              <w:rPr>
                <w:b/>
                <w:bCs/>
                <w:color w:val="000000"/>
                <w:sz w:val="20"/>
                <w:szCs w:val="20"/>
              </w:rPr>
            </w:pPr>
            <w:r w:rsidRPr="00E31B85">
              <w:rPr>
                <w:b/>
                <w:bCs/>
                <w:color w:val="000000"/>
                <w:sz w:val="20"/>
                <w:szCs w:val="20"/>
              </w:rPr>
              <w:t>Expected Date of Last Sampling Event under Existing Contract</w:t>
            </w:r>
          </w:p>
        </w:tc>
        <w:tc>
          <w:tcPr>
            <w:tcW w:w="1800" w:type="dxa"/>
            <w:tcBorders>
              <w:bottom w:val="single" w:sz="4" w:space="0" w:color="auto"/>
            </w:tcBorders>
            <w:shd w:val="clear" w:color="auto" w:fill="D9E1F2"/>
            <w:vAlign w:val="center"/>
            <w:hideMark/>
          </w:tcPr>
          <w:p w14:paraId="2C556AC4" w14:textId="77777777" w:rsidR="00BA0E32" w:rsidRPr="00E31B85" w:rsidRDefault="00BA0E32" w:rsidP="00BA0E32">
            <w:pPr>
              <w:jc w:val="center"/>
              <w:rPr>
                <w:b/>
                <w:bCs/>
                <w:color w:val="000000"/>
                <w:sz w:val="20"/>
                <w:szCs w:val="20"/>
              </w:rPr>
            </w:pPr>
            <w:r w:rsidRPr="00E31B85">
              <w:rPr>
                <w:b/>
                <w:bCs/>
                <w:color w:val="000000"/>
                <w:sz w:val="20"/>
                <w:szCs w:val="20"/>
              </w:rPr>
              <w:t>Existing Contract Final Reports/Outcome</w:t>
            </w:r>
          </w:p>
        </w:tc>
        <w:tc>
          <w:tcPr>
            <w:tcW w:w="1584" w:type="dxa"/>
            <w:tcBorders>
              <w:bottom w:val="single" w:sz="4" w:space="0" w:color="auto"/>
            </w:tcBorders>
            <w:shd w:val="clear" w:color="auto" w:fill="D9E1F2"/>
            <w:vAlign w:val="center"/>
            <w:hideMark/>
          </w:tcPr>
          <w:p w14:paraId="63EDB50C" w14:textId="77777777" w:rsidR="00BA0E32" w:rsidRPr="00E31B85" w:rsidRDefault="00BA0E32" w:rsidP="00BA0E32">
            <w:pPr>
              <w:jc w:val="center"/>
              <w:rPr>
                <w:b/>
                <w:bCs/>
                <w:color w:val="000000"/>
                <w:sz w:val="20"/>
                <w:szCs w:val="20"/>
              </w:rPr>
            </w:pPr>
            <w:r w:rsidRPr="00E31B85">
              <w:rPr>
                <w:b/>
                <w:bCs/>
                <w:color w:val="000000"/>
                <w:sz w:val="20"/>
                <w:szCs w:val="20"/>
              </w:rPr>
              <w:t>Next Expected Sampling Event under ORC</w:t>
            </w:r>
          </w:p>
        </w:tc>
      </w:tr>
      <w:tr w:rsidR="00BA0E32" w:rsidRPr="00E31B85" w14:paraId="2A2A6A98" w14:textId="77777777" w:rsidTr="00BA0E32">
        <w:trPr>
          <w:cantSplit/>
          <w:trHeight w:val="288"/>
          <w:jc w:val="center"/>
        </w:trPr>
        <w:tc>
          <w:tcPr>
            <w:tcW w:w="9445" w:type="dxa"/>
            <w:gridSpan w:val="6"/>
            <w:shd w:val="pct10" w:color="auto" w:fill="auto"/>
            <w:noWrap/>
            <w:vAlign w:val="center"/>
          </w:tcPr>
          <w:p w14:paraId="1CC77043" w14:textId="45B16833" w:rsidR="00BA0E32" w:rsidRPr="00C22532" w:rsidRDefault="00C22532" w:rsidP="00BA0E32">
            <w:pPr>
              <w:rPr>
                <w:b/>
                <w:bCs/>
                <w:color w:val="000000"/>
                <w:sz w:val="20"/>
                <w:szCs w:val="20"/>
              </w:rPr>
            </w:pPr>
            <w:bookmarkStart w:id="262" w:name="_Hlk209102074"/>
            <w:r w:rsidRPr="00C22532">
              <w:rPr>
                <w:b/>
                <w:bCs/>
                <w:color w:val="000000"/>
                <w:sz w:val="20"/>
                <w:szCs w:val="20"/>
              </w:rPr>
              <w:t>Moody AFB</w:t>
            </w:r>
          </w:p>
        </w:tc>
      </w:tr>
      <w:bookmarkEnd w:id="262"/>
      <w:tr w:rsidR="00C22532" w:rsidRPr="00E11C44" w14:paraId="2D2CA2DC" w14:textId="77777777" w:rsidTr="00BA0E32">
        <w:trPr>
          <w:cantSplit/>
          <w:trHeight w:val="720"/>
          <w:jc w:val="center"/>
        </w:trPr>
        <w:tc>
          <w:tcPr>
            <w:tcW w:w="1075" w:type="dxa"/>
            <w:noWrap/>
            <w:vAlign w:val="center"/>
          </w:tcPr>
          <w:p w14:paraId="108A52AC" w14:textId="77777777" w:rsidR="00C22532" w:rsidRDefault="00C22532" w:rsidP="00C22532">
            <w:pPr>
              <w:jc w:val="center"/>
              <w:rPr>
                <w:bCs/>
                <w:color w:val="000000"/>
                <w:sz w:val="22"/>
                <w:szCs w:val="22"/>
              </w:rPr>
            </w:pPr>
            <w:r w:rsidRPr="009E7DB4">
              <w:rPr>
                <w:bCs/>
                <w:color w:val="000000"/>
                <w:sz w:val="22"/>
                <w:szCs w:val="22"/>
              </w:rPr>
              <w:t>FT007</w:t>
            </w:r>
          </w:p>
          <w:p w14:paraId="4EED7B3F" w14:textId="2B612438" w:rsidR="003627A2" w:rsidRDefault="00C26094" w:rsidP="00C22532">
            <w:pPr>
              <w:jc w:val="center"/>
              <w:rPr>
                <w:bCs/>
                <w:color w:val="000000"/>
                <w:sz w:val="22"/>
                <w:szCs w:val="22"/>
              </w:rPr>
            </w:pPr>
            <w:r>
              <w:rPr>
                <w:bCs/>
                <w:color w:val="000000"/>
                <w:sz w:val="22"/>
                <w:szCs w:val="22"/>
              </w:rPr>
              <w:t>LF004</w:t>
            </w:r>
          </w:p>
          <w:p w14:paraId="3121B1AF" w14:textId="6E28A2E8" w:rsidR="00D5483F" w:rsidRPr="009E7DB4" w:rsidRDefault="00D5483F" w:rsidP="00C22532">
            <w:pPr>
              <w:jc w:val="center"/>
              <w:rPr>
                <w:bCs/>
                <w:color w:val="000000"/>
                <w:sz w:val="22"/>
                <w:szCs w:val="22"/>
              </w:rPr>
            </w:pPr>
            <w:r>
              <w:rPr>
                <w:bCs/>
                <w:color w:val="000000"/>
                <w:sz w:val="22"/>
                <w:szCs w:val="22"/>
              </w:rPr>
              <w:t>SS024</w:t>
            </w:r>
          </w:p>
          <w:p w14:paraId="38482229" w14:textId="41F73CB3" w:rsidR="00C22532" w:rsidRPr="009E7DB4" w:rsidRDefault="00C22532" w:rsidP="00C22532">
            <w:pPr>
              <w:jc w:val="center"/>
              <w:rPr>
                <w:bCs/>
                <w:color w:val="000000"/>
                <w:sz w:val="20"/>
                <w:szCs w:val="20"/>
              </w:rPr>
            </w:pPr>
          </w:p>
        </w:tc>
        <w:tc>
          <w:tcPr>
            <w:tcW w:w="1440" w:type="dxa"/>
            <w:vAlign w:val="center"/>
          </w:tcPr>
          <w:p w14:paraId="425349AC" w14:textId="44E08681" w:rsidR="00C22532" w:rsidRPr="009E7DB4" w:rsidRDefault="00C22532" w:rsidP="00C22532">
            <w:pPr>
              <w:jc w:val="center"/>
              <w:rPr>
                <w:bCs/>
                <w:color w:val="000000"/>
                <w:sz w:val="20"/>
                <w:szCs w:val="20"/>
              </w:rPr>
            </w:pPr>
            <w:r w:rsidRPr="009E7DB4">
              <w:rPr>
                <w:bCs/>
                <w:color w:val="000000"/>
                <w:sz w:val="22"/>
                <w:szCs w:val="22"/>
              </w:rPr>
              <w:t>July 2027</w:t>
            </w:r>
          </w:p>
        </w:tc>
        <w:tc>
          <w:tcPr>
            <w:tcW w:w="1728" w:type="dxa"/>
            <w:vAlign w:val="center"/>
          </w:tcPr>
          <w:p w14:paraId="103E2FF7" w14:textId="6C380CEA" w:rsidR="00C22532" w:rsidRPr="009E7DB4" w:rsidRDefault="00C22532" w:rsidP="00C22532">
            <w:pPr>
              <w:jc w:val="center"/>
              <w:rPr>
                <w:bCs/>
                <w:color w:val="000000"/>
                <w:sz w:val="20"/>
                <w:szCs w:val="20"/>
              </w:rPr>
            </w:pPr>
            <w:r w:rsidRPr="009E7DB4">
              <w:rPr>
                <w:bCs/>
                <w:color w:val="000000"/>
                <w:sz w:val="22"/>
                <w:szCs w:val="22"/>
              </w:rPr>
              <w:t>Spring 2027 Sampling</w:t>
            </w:r>
          </w:p>
        </w:tc>
        <w:tc>
          <w:tcPr>
            <w:tcW w:w="1818" w:type="dxa"/>
            <w:shd w:val="clear" w:color="auto" w:fill="FFFFFF"/>
            <w:noWrap/>
            <w:vAlign w:val="center"/>
          </w:tcPr>
          <w:p w14:paraId="3CC2E076" w14:textId="3D544AF8" w:rsidR="00C22532" w:rsidRPr="009E7DB4" w:rsidRDefault="00C22532" w:rsidP="00C22532">
            <w:pPr>
              <w:jc w:val="center"/>
              <w:rPr>
                <w:bCs/>
                <w:color w:val="000000"/>
                <w:sz w:val="20"/>
                <w:szCs w:val="20"/>
              </w:rPr>
            </w:pPr>
            <w:r w:rsidRPr="009E7DB4">
              <w:rPr>
                <w:bCs/>
                <w:color w:val="000000"/>
                <w:sz w:val="22"/>
                <w:szCs w:val="22"/>
              </w:rPr>
              <w:t>May 2027</w:t>
            </w:r>
          </w:p>
        </w:tc>
        <w:tc>
          <w:tcPr>
            <w:tcW w:w="1800" w:type="dxa"/>
            <w:shd w:val="clear" w:color="auto" w:fill="FFFFFF"/>
            <w:vAlign w:val="center"/>
          </w:tcPr>
          <w:p w14:paraId="2680AD2D" w14:textId="420A6C79" w:rsidR="00C22532" w:rsidRPr="009E7DB4" w:rsidRDefault="00C22532" w:rsidP="00C22532">
            <w:pPr>
              <w:jc w:val="center"/>
              <w:rPr>
                <w:rStyle w:val="CommentReference"/>
                <w:sz w:val="22"/>
                <w:szCs w:val="22"/>
              </w:rPr>
            </w:pPr>
            <w:r w:rsidRPr="009E7DB4">
              <w:rPr>
                <w:rStyle w:val="CommentReference"/>
                <w:sz w:val="22"/>
                <w:szCs w:val="22"/>
              </w:rPr>
              <w:t>21st Annual Corrective Action Plan Progress Report.</w:t>
            </w:r>
          </w:p>
          <w:p w14:paraId="31805BAF" w14:textId="77777777" w:rsidR="00C22532" w:rsidRPr="009E7DB4" w:rsidRDefault="00C22532" w:rsidP="00C22532">
            <w:pPr>
              <w:jc w:val="center"/>
              <w:rPr>
                <w:rStyle w:val="CommentReference"/>
                <w:sz w:val="22"/>
                <w:szCs w:val="22"/>
              </w:rPr>
            </w:pPr>
          </w:p>
          <w:p w14:paraId="244A153A" w14:textId="77777777" w:rsidR="00C22532" w:rsidRPr="009E7DB4" w:rsidRDefault="00C22532" w:rsidP="00C22532">
            <w:pPr>
              <w:jc w:val="center"/>
              <w:rPr>
                <w:rStyle w:val="CommentReference"/>
                <w:sz w:val="22"/>
                <w:szCs w:val="22"/>
              </w:rPr>
            </w:pPr>
            <w:r w:rsidRPr="009E7DB4">
              <w:rPr>
                <w:rStyle w:val="CommentReference"/>
                <w:sz w:val="22"/>
                <w:szCs w:val="22"/>
              </w:rPr>
              <w:t xml:space="preserve"> Final Reduce LCC Summary &amp; Forecasting Report. </w:t>
            </w:r>
          </w:p>
          <w:p w14:paraId="1B29DE85" w14:textId="65CCDD8A" w:rsidR="00C22532" w:rsidRPr="009E7DB4" w:rsidRDefault="00C22532" w:rsidP="00C22532">
            <w:pPr>
              <w:jc w:val="center"/>
              <w:rPr>
                <w:bCs/>
                <w:color w:val="000000"/>
                <w:sz w:val="20"/>
                <w:szCs w:val="20"/>
              </w:rPr>
            </w:pPr>
          </w:p>
        </w:tc>
        <w:tc>
          <w:tcPr>
            <w:tcW w:w="1584" w:type="dxa"/>
            <w:shd w:val="clear" w:color="auto" w:fill="FFFFFF"/>
            <w:vAlign w:val="center"/>
          </w:tcPr>
          <w:p w14:paraId="304A4B04" w14:textId="7F5BE1FA" w:rsidR="00C22532" w:rsidRPr="009E7DB4" w:rsidRDefault="00C22532" w:rsidP="00C22532">
            <w:pPr>
              <w:jc w:val="center"/>
              <w:rPr>
                <w:bCs/>
                <w:color w:val="000000"/>
                <w:sz w:val="20"/>
                <w:szCs w:val="20"/>
              </w:rPr>
            </w:pPr>
            <w:r w:rsidRPr="009E7DB4">
              <w:rPr>
                <w:bCs/>
                <w:color w:val="000000"/>
                <w:sz w:val="22"/>
                <w:szCs w:val="22"/>
              </w:rPr>
              <w:t>September 2027</w:t>
            </w:r>
          </w:p>
        </w:tc>
      </w:tr>
      <w:tr w:rsidR="00C22532" w:rsidRPr="00E11C44" w14:paraId="4DFEA373" w14:textId="77777777" w:rsidTr="00BA0E32">
        <w:trPr>
          <w:cantSplit/>
          <w:trHeight w:val="720"/>
          <w:jc w:val="center"/>
        </w:trPr>
        <w:tc>
          <w:tcPr>
            <w:tcW w:w="1075" w:type="dxa"/>
            <w:noWrap/>
            <w:vAlign w:val="center"/>
          </w:tcPr>
          <w:p w14:paraId="076993FD" w14:textId="77777777" w:rsidR="00C22532" w:rsidRDefault="00C22532" w:rsidP="00C22532">
            <w:pPr>
              <w:jc w:val="center"/>
              <w:rPr>
                <w:bCs/>
                <w:color w:val="000000"/>
                <w:sz w:val="22"/>
                <w:szCs w:val="22"/>
              </w:rPr>
            </w:pPr>
            <w:r w:rsidRPr="009E7DB4">
              <w:rPr>
                <w:bCs/>
                <w:color w:val="000000"/>
                <w:sz w:val="22"/>
                <w:szCs w:val="22"/>
              </w:rPr>
              <w:t>LF001</w:t>
            </w:r>
          </w:p>
          <w:p w14:paraId="31F254DE" w14:textId="6107106E" w:rsidR="00C22532" w:rsidRPr="009E7DB4" w:rsidRDefault="00C26094" w:rsidP="00595756">
            <w:pPr>
              <w:jc w:val="center"/>
              <w:rPr>
                <w:bCs/>
                <w:color w:val="000000"/>
                <w:sz w:val="20"/>
                <w:szCs w:val="20"/>
              </w:rPr>
            </w:pPr>
            <w:r>
              <w:rPr>
                <w:bCs/>
                <w:color w:val="000000"/>
                <w:sz w:val="22"/>
                <w:szCs w:val="22"/>
              </w:rPr>
              <w:t>LF003</w:t>
            </w:r>
          </w:p>
        </w:tc>
        <w:tc>
          <w:tcPr>
            <w:tcW w:w="1440" w:type="dxa"/>
            <w:vAlign w:val="center"/>
          </w:tcPr>
          <w:p w14:paraId="38AE984C" w14:textId="785EFC4A" w:rsidR="00C22532" w:rsidRPr="009E7DB4" w:rsidRDefault="00C22532" w:rsidP="00C22532">
            <w:pPr>
              <w:jc w:val="center"/>
              <w:rPr>
                <w:bCs/>
                <w:color w:val="000000"/>
                <w:sz w:val="20"/>
                <w:szCs w:val="20"/>
              </w:rPr>
            </w:pPr>
            <w:r w:rsidRPr="009E7DB4">
              <w:rPr>
                <w:sz w:val="22"/>
                <w:szCs w:val="22"/>
              </w:rPr>
              <w:t>July 2027</w:t>
            </w:r>
          </w:p>
        </w:tc>
        <w:tc>
          <w:tcPr>
            <w:tcW w:w="1728" w:type="dxa"/>
            <w:vAlign w:val="center"/>
          </w:tcPr>
          <w:p w14:paraId="1D1578AC" w14:textId="6F01A99A" w:rsidR="00C22532" w:rsidRPr="009E7DB4" w:rsidRDefault="00C22532" w:rsidP="00C22532">
            <w:pPr>
              <w:jc w:val="center"/>
              <w:rPr>
                <w:bCs/>
                <w:color w:val="000000"/>
                <w:sz w:val="20"/>
                <w:szCs w:val="20"/>
              </w:rPr>
            </w:pPr>
            <w:r w:rsidRPr="009E7DB4">
              <w:rPr>
                <w:sz w:val="22"/>
                <w:szCs w:val="22"/>
              </w:rPr>
              <w:t>Spring 2027 Sampling</w:t>
            </w:r>
          </w:p>
        </w:tc>
        <w:tc>
          <w:tcPr>
            <w:tcW w:w="1818" w:type="dxa"/>
            <w:shd w:val="clear" w:color="auto" w:fill="FFFFFF"/>
            <w:noWrap/>
            <w:vAlign w:val="center"/>
          </w:tcPr>
          <w:p w14:paraId="5BC328E3" w14:textId="2DD46990" w:rsidR="00C22532" w:rsidRPr="009E7DB4" w:rsidRDefault="00C22532" w:rsidP="00C22532">
            <w:pPr>
              <w:jc w:val="center"/>
              <w:rPr>
                <w:bCs/>
                <w:color w:val="000000"/>
                <w:sz w:val="20"/>
                <w:szCs w:val="20"/>
              </w:rPr>
            </w:pPr>
            <w:r w:rsidRPr="009E7DB4">
              <w:rPr>
                <w:sz w:val="22"/>
                <w:szCs w:val="22"/>
              </w:rPr>
              <w:t>May 2027</w:t>
            </w:r>
          </w:p>
        </w:tc>
        <w:tc>
          <w:tcPr>
            <w:tcW w:w="1800" w:type="dxa"/>
            <w:shd w:val="clear" w:color="auto" w:fill="FFFFFF"/>
            <w:vAlign w:val="center"/>
          </w:tcPr>
          <w:p w14:paraId="69047477" w14:textId="53CBEF1E" w:rsidR="00C22532" w:rsidRPr="009E7DB4" w:rsidRDefault="00C22532" w:rsidP="00C22532">
            <w:pPr>
              <w:jc w:val="center"/>
              <w:rPr>
                <w:bCs/>
                <w:color w:val="000000"/>
                <w:sz w:val="20"/>
                <w:szCs w:val="20"/>
              </w:rPr>
            </w:pPr>
            <w:r w:rsidRPr="009E7DB4">
              <w:rPr>
                <w:sz w:val="22"/>
                <w:szCs w:val="22"/>
              </w:rPr>
              <w:t>22nd Annual Corrective Action Plan Progress Report.</w:t>
            </w:r>
          </w:p>
        </w:tc>
        <w:tc>
          <w:tcPr>
            <w:tcW w:w="1584" w:type="dxa"/>
            <w:shd w:val="clear" w:color="auto" w:fill="FFFFFF"/>
            <w:vAlign w:val="center"/>
          </w:tcPr>
          <w:p w14:paraId="6AF4D790" w14:textId="373F9053" w:rsidR="00C22532" w:rsidRPr="009E7DB4" w:rsidRDefault="00C22532" w:rsidP="00C22532">
            <w:pPr>
              <w:jc w:val="center"/>
              <w:rPr>
                <w:bCs/>
                <w:color w:val="000000"/>
                <w:sz w:val="20"/>
                <w:szCs w:val="20"/>
              </w:rPr>
            </w:pPr>
            <w:r w:rsidRPr="009E7DB4">
              <w:rPr>
                <w:sz w:val="22"/>
                <w:szCs w:val="22"/>
              </w:rPr>
              <w:t>September 2027</w:t>
            </w:r>
          </w:p>
        </w:tc>
      </w:tr>
      <w:tr w:rsidR="00C22532" w:rsidRPr="00E11C44" w14:paraId="2F339E5D" w14:textId="77777777" w:rsidTr="00BA0E32">
        <w:trPr>
          <w:cantSplit/>
          <w:trHeight w:val="720"/>
          <w:jc w:val="center"/>
        </w:trPr>
        <w:tc>
          <w:tcPr>
            <w:tcW w:w="1075" w:type="dxa"/>
            <w:noWrap/>
            <w:vAlign w:val="center"/>
          </w:tcPr>
          <w:p w14:paraId="15106F47" w14:textId="77777777" w:rsidR="00C22532" w:rsidRDefault="00C22532" w:rsidP="00C22532">
            <w:pPr>
              <w:jc w:val="center"/>
              <w:rPr>
                <w:bCs/>
                <w:color w:val="000000"/>
                <w:sz w:val="22"/>
                <w:szCs w:val="22"/>
              </w:rPr>
            </w:pPr>
            <w:r w:rsidRPr="009E7DB4">
              <w:rPr>
                <w:bCs/>
                <w:color w:val="000000"/>
                <w:sz w:val="22"/>
                <w:szCs w:val="22"/>
              </w:rPr>
              <w:t>LF042</w:t>
            </w:r>
          </w:p>
          <w:p w14:paraId="17BEF6CC" w14:textId="4F3F69CE" w:rsidR="00C26094" w:rsidRPr="009E7DB4" w:rsidRDefault="00C26094" w:rsidP="00C22532">
            <w:pPr>
              <w:jc w:val="center"/>
              <w:rPr>
                <w:bCs/>
                <w:color w:val="000000"/>
                <w:sz w:val="22"/>
                <w:szCs w:val="22"/>
              </w:rPr>
            </w:pPr>
            <w:r>
              <w:rPr>
                <w:bCs/>
                <w:color w:val="000000"/>
                <w:sz w:val="22"/>
                <w:szCs w:val="22"/>
              </w:rPr>
              <w:t>SD043</w:t>
            </w:r>
          </w:p>
          <w:p w14:paraId="139B5D53" w14:textId="77777777" w:rsidR="00C22532" w:rsidRPr="009E7DB4" w:rsidRDefault="00C22532" w:rsidP="00C22532">
            <w:pPr>
              <w:jc w:val="center"/>
              <w:rPr>
                <w:bCs/>
                <w:color w:val="000000"/>
                <w:sz w:val="20"/>
                <w:szCs w:val="20"/>
              </w:rPr>
            </w:pPr>
          </w:p>
        </w:tc>
        <w:tc>
          <w:tcPr>
            <w:tcW w:w="1440" w:type="dxa"/>
            <w:vAlign w:val="center"/>
          </w:tcPr>
          <w:p w14:paraId="4A5802CE" w14:textId="3289A121" w:rsidR="00C22532" w:rsidRPr="009E7DB4" w:rsidRDefault="00C22532" w:rsidP="00C22532">
            <w:pPr>
              <w:jc w:val="center"/>
              <w:rPr>
                <w:bCs/>
                <w:color w:val="000000"/>
                <w:sz w:val="20"/>
                <w:szCs w:val="20"/>
              </w:rPr>
            </w:pPr>
            <w:r w:rsidRPr="009E7DB4">
              <w:rPr>
                <w:sz w:val="22"/>
                <w:szCs w:val="22"/>
              </w:rPr>
              <w:t>July 2027</w:t>
            </w:r>
          </w:p>
        </w:tc>
        <w:tc>
          <w:tcPr>
            <w:tcW w:w="1728" w:type="dxa"/>
            <w:vAlign w:val="center"/>
          </w:tcPr>
          <w:p w14:paraId="2D7087E2" w14:textId="64F73A84" w:rsidR="00C22532" w:rsidRPr="009E7DB4" w:rsidRDefault="00C22532" w:rsidP="00C22532">
            <w:pPr>
              <w:jc w:val="center"/>
              <w:rPr>
                <w:bCs/>
                <w:color w:val="000000"/>
                <w:sz w:val="20"/>
                <w:szCs w:val="20"/>
              </w:rPr>
            </w:pPr>
            <w:r w:rsidRPr="009E7DB4">
              <w:rPr>
                <w:sz w:val="22"/>
                <w:szCs w:val="22"/>
              </w:rPr>
              <w:t>Spring 2027 Sampling</w:t>
            </w:r>
          </w:p>
        </w:tc>
        <w:tc>
          <w:tcPr>
            <w:tcW w:w="1818" w:type="dxa"/>
            <w:shd w:val="clear" w:color="auto" w:fill="FFFFFF"/>
            <w:noWrap/>
            <w:vAlign w:val="center"/>
          </w:tcPr>
          <w:p w14:paraId="5119A3EB" w14:textId="7B8CB763" w:rsidR="00C22532" w:rsidRPr="009E7DB4" w:rsidRDefault="00C22532" w:rsidP="00C22532">
            <w:pPr>
              <w:jc w:val="center"/>
              <w:rPr>
                <w:bCs/>
                <w:color w:val="000000"/>
                <w:sz w:val="20"/>
                <w:szCs w:val="20"/>
              </w:rPr>
            </w:pPr>
            <w:r w:rsidRPr="009E7DB4">
              <w:rPr>
                <w:sz w:val="22"/>
                <w:szCs w:val="22"/>
              </w:rPr>
              <w:t>May 2027</w:t>
            </w:r>
          </w:p>
        </w:tc>
        <w:tc>
          <w:tcPr>
            <w:tcW w:w="1800" w:type="dxa"/>
            <w:shd w:val="clear" w:color="auto" w:fill="FFFFFF"/>
            <w:vAlign w:val="center"/>
          </w:tcPr>
          <w:p w14:paraId="5FB25EC3" w14:textId="60643E35" w:rsidR="00C22532" w:rsidRPr="009E7DB4" w:rsidRDefault="00C22532" w:rsidP="00C22532">
            <w:pPr>
              <w:jc w:val="center"/>
              <w:rPr>
                <w:bCs/>
                <w:color w:val="000000"/>
                <w:sz w:val="20"/>
                <w:szCs w:val="20"/>
              </w:rPr>
            </w:pPr>
            <w:r w:rsidRPr="009E7DB4">
              <w:rPr>
                <w:sz w:val="22"/>
                <w:szCs w:val="22"/>
              </w:rPr>
              <w:t>18th Annual Corrective Action Plan Progress Report.</w:t>
            </w:r>
          </w:p>
        </w:tc>
        <w:tc>
          <w:tcPr>
            <w:tcW w:w="1584" w:type="dxa"/>
            <w:shd w:val="clear" w:color="auto" w:fill="FFFFFF"/>
            <w:vAlign w:val="center"/>
          </w:tcPr>
          <w:p w14:paraId="58EA4A5C" w14:textId="00B3712B" w:rsidR="00C22532" w:rsidRPr="009E7DB4" w:rsidRDefault="00C22532" w:rsidP="00C22532">
            <w:pPr>
              <w:jc w:val="center"/>
              <w:rPr>
                <w:bCs/>
                <w:color w:val="000000"/>
                <w:sz w:val="20"/>
                <w:szCs w:val="20"/>
              </w:rPr>
            </w:pPr>
            <w:r w:rsidRPr="009E7DB4">
              <w:rPr>
                <w:sz w:val="22"/>
                <w:szCs w:val="22"/>
              </w:rPr>
              <w:t>September 2027</w:t>
            </w:r>
          </w:p>
        </w:tc>
      </w:tr>
      <w:tr w:rsidR="00C22532" w:rsidRPr="00E11C44" w14:paraId="7D2B5571" w14:textId="77777777" w:rsidTr="00C22532">
        <w:trPr>
          <w:cantSplit/>
          <w:trHeight w:val="2058"/>
          <w:jc w:val="center"/>
        </w:trPr>
        <w:tc>
          <w:tcPr>
            <w:tcW w:w="1075" w:type="dxa"/>
            <w:noWrap/>
            <w:vAlign w:val="center"/>
          </w:tcPr>
          <w:p w14:paraId="385E757A" w14:textId="7B2EA15E" w:rsidR="00C22532" w:rsidRPr="009E7DB4" w:rsidRDefault="00C22532" w:rsidP="00C22532">
            <w:pPr>
              <w:jc w:val="center"/>
              <w:rPr>
                <w:bCs/>
                <w:color w:val="000000"/>
                <w:sz w:val="22"/>
                <w:szCs w:val="22"/>
              </w:rPr>
            </w:pPr>
            <w:r w:rsidRPr="009E7DB4">
              <w:rPr>
                <w:bCs/>
                <w:color w:val="000000"/>
                <w:sz w:val="22"/>
                <w:szCs w:val="22"/>
              </w:rPr>
              <w:lastRenderedPageBreak/>
              <w:t>SS038</w:t>
            </w:r>
          </w:p>
          <w:p w14:paraId="54CB8F44" w14:textId="77777777" w:rsidR="00C22532" w:rsidRPr="009E7DB4" w:rsidRDefault="00C22532" w:rsidP="00C22532">
            <w:pPr>
              <w:jc w:val="center"/>
              <w:rPr>
                <w:bCs/>
                <w:color w:val="000000"/>
                <w:sz w:val="20"/>
                <w:szCs w:val="20"/>
              </w:rPr>
            </w:pPr>
          </w:p>
        </w:tc>
        <w:tc>
          <w:tcPr>
            <w:tcW w:w="1440" w:type="dxa"/>
            <w:vAlign w:val="center"/>
          </w:tcPr>
          <w:p w14:paraId="2043FED2" w14:textId="6117F460" w:rsidR="00C22532" w:rsidRPr="009E7DB4" w:rsidRDefault="00C22532" w:rsidP="00C22532">
            <w:pPr>
              <w:jc w:val="center"/>
              <w:rPr>
                <w:bCs/>
                <w:color w:val="000000"/>
                <w:sz w:val="20"/>
                <w:szCs w:val="20"/>
              </w:rPr>
            </w:pPr>
            <w:r w:rsidRPr="009E7DB4">
              <w:rPr>
                <w:sz w:val="22"/>
                <w:szCs w:val="22"/>
              </w:rPr>
              <w:t>July 2027</w:t>
            </w:r>
          </w:p>
        </w:tc>
        <w:tc>
          <w:tcPr>
            <w:tcW w:w="1728" w:type="dxa"/>
            <w:vAlign w:val="center"/>
          </w:tcPr>
          <w:p w14:paraId="6B93786E" w14:textId="63CD969D" w:rsidR="00C22532" w:rsidRPr="009E7DB4" w:rsidRDefault="00C22532" w:rsidP="00C22532">
            <w:pPr>
              <w:jc w:val="center"/>
              <w:rPr>
                <w:bCs/>
                <w:color w:val="000000"/>
                <w:sz w:val="20"/>
                <w:szCs w:val="20"/>
              </w:rPr>
            </w:pPr>
            <w:r w:rsidRPr="009E7DB4">
              <w:rPr>
                <w:sz w:val="22"/>
                <w:szCs w:val="22"/>
              </w:rPr>
              <w:t>Spring 2027 Sampling</w:t>
            </w:r>
          </w:p>
        </w:tc>
        <w:tc>
          <w:tcPr>
            <w:tcW w:w="1818" w:type="dxa"/>
            <w:shd w:val="clear" w:color="auto" w:fill="FFFFFF"/>
            <w:noWrap/>
            <w:vAlign w:val="center"/>
          </w:tcPr>
          <w:p w14:paraId="1380125E" w14:textId="0452492B" w:rsidR="00C22532" w:rsidRPr="009E7DB4" w:rsidRDefault="00C22532" w:rsidP="00C22532">
            <w:pPr>
              <w:jc w:val="center"/>
              <w:rPr>
                <w:bCs/>
                <w:color w:val="000000"/>
                <w:sz w:val="20"/>
                <w:szCs w:val="20"/>
              </w:rPr>
            </w:pPr>
            <w:r w:rsidRPr="009E7DB4">
              <w:rPr>
                <w:sz w:val="22"/>
                <w:szCs w:val="22"/>
              </w:rPr>
              <w:t>May 2027</w:t>
            </w:r>
          </w:p>
        </w:tc>
        <w:tc>
          <w:tcPr>
            <w:tcW w:w="1800" w:type="dxa"/>
            <w:shd w:val="clear" w:color="auto" w:fill="FFFFFF"/>
            <w:vAlign w:val="center"/>
          </w:tcPr>
          <w:p w14:paraId="4CC5A193" w14:textId="799EA9EE" w:rsidR="00C22532" w:rsidRPr="009E7DB4" w:rsidRDefault="00C22532" w:rsidP="00C22532">
            <w:pPr>
              <w:jc w:val="center"/>
              <w:rPr>
                <w:sz w:val="22"/>
                <w:szCs w:val="22"/>
              </w:rPr>
            </w:pPr>
            <w:r w:rsidRPr="009E7DB4">
              <w:rPr>
                <w:sz w:val="22"/>
                <w:szCs w:val="22"/>
              </w:rPr>
              <w:t>Final Reduce LCC Summary &amp; Forecasting Report.</w:t>
            </w:r>
          </w:p>
          <w:p w14:paraId="54D46FD9" w14:textId="56EA168E" w:rsidR="00C22532" w:rsidRPr="009E7DB4" w:rsidRDefault="00C22532" w:rsidP="00C22532">
            <w:pPr>
              <w:jc w:val="center"/>
              <w:rPr>
                <w:sz w:val="22"/>
                <w:szCs w:val="22"/>
              </w:rPr>
            </w:pPr>
          </w:p>
          <w:p w14:paraId="334D641C" w14:textId="6D70329B" w:rsidR="00C22532" w:rsidRPr="009E7DB4" w:rsidRDefault="00C22532" w:rsidP="00C22532">
            <w:pPr>
              <w:jc w:val="center"/>
              <w:rPr>
                <w:bCs/>
                <w:color w:val="000000"/>
                <w:sz w:val="20"/>
                <w:szCs w:val="20"/>
              </w:rPr>
            </w:pPr>
            <w:r w:rsidRPr="009E7DB4">
              <w:rPr>
                <w:sz w:val="22"/>
                <w:szCs w:val="22"/>
              </w:rPr>
              <w:t xml:space="preserve"> 22nd Annual Corrective Action Plan Progress Report.</w:t>
            </w:r>
          </w:p>
        </w:tc>
        <w:tc>
          <w:tcPr>
            <w:tcW w:w="1584" w:type="dxa"/>
            <w:shd w:val="clear" w:color="auto" w:fill="FFFFFF"/>
            <w:vAlign w:val="center"/>
          </w:tcPr>
          <w:p w14:paraId="3B065659" w14:textId="61E50D2B" w:rsidR="00C22532" w:rsidRPr="009E7DB4" w:rsidRDefault="00C22532" w:rsidP="00C22532">
            <w:pPr>
              <w:jc w:val="center"/>
              <w:rPr>
                <w:bCs/>
                <w:color w:val="000000"/>
                <w:sz w:val="20"/>
                <w:szCs w:val="20"/>
              </w:rPr>
            </w:pPr>
            <w:r w:rsidRPr="009E7DB4">
              <w:rPr>
                <w:sz w:val="22"/>
                <w:szCs w:val="22"/>
              </w:rPr>
              <w:t>September 2027</w:t>
            </w:r>
          </w:p>
        </w:tc>
      </w:tr>
      <w:tr w:rsidR="00C22532" w:rsidRPr="00E11C44" w14:paraId="09C9364B" w14:textId="77777777" w:rsidTr="00BA0E32">
        <w:trPr>
          <w:cantSplit/>
          <w:trHeight w:val="720"/>
          <w:jc w:val="center"/>
        </w:trPr>
        <w:tc>
          <w:tcPr>
            <w:tcW w:w="1075" w:type="dxa"/>
            <w:noWrap/>
            <w:vAlign w:val="center"/>
          </w:tcPr>
          <w:p w14:paraId="24709390" w14:textId="041B2277" w:rsidR="00C22532" w:rsidRPr="009E7DB4" w:rsidRDefault="00C22532" w:rsidP="00C22532">
            <w:pPr>
              <w:jc w:val="center"/>
              <w:rPr>
                <w:color w:val="000000"/>
                <w:sz w:val="20"/>
                <w:szCs w:val="20"/>
              </w:rPr>
            </w:pPr>
            <w:r w:rsidRPr="009E7DB4">
              <w:rPr>
                <w:bCs/>
                <w:color w:val="000000"/>
                <w:sz w:val="22"/>
                <w:szCs w:val="22"/>
              </w:rPr>
              <w:t>SS039</w:t>
            </w:r>
          </w:p>
        </w:tc>
        <w:tc>
          <w:tcPr>
            <w:tcW w:w="1440" w:type="dxa"/>
            <w:vAlign w:val="center"/>
          </w:tcPr>
          <w:p w14:paraId="0DD9B34A" w14:textId="2005E51B" w:rsidR="00C22532" w:rsidRPr="009E7DB4" w:rsidRDefault="00C22532" w:rsidP="00C22532">
            <w:pPr>
              <w:jc w:val="center"/>
              <w:rPr>
                <w:color w:val="000000"/>
                <w:sz w:val="20"/>
                <w:szCs w:val="20"/>
              </w:rPr>
            </w:pPr>
            <w:r w:rsidRPr="009E7DB4">
              <w:rPr>
                <w:sz w:val="22"/>
                <w:szCs w:val="22"/>
              </w:rPr>
              <w:t>July 2027</w:t>
            </w:r>
          </w:p>
        </w:tc>
        <w:tc>
          <w:tcPr>
            <w:tcW w:w="1728" w:type="dxa"/>
            <w:vAlign w:val="center"/>
          </w:tcPr>
          <w:p w14:paraId="73BFC54B" w14:textId="1D33074A" w:rsidR="00C22532" w:rsidRPr="009E7DB4" w:rsidRDefault="00C22532" w:rsidP="00C22532">
            <w:pPr>
              <w:jc w:val="center"/>
              <w:rPr>
                <w:color w:val="000000"/>
                <w:sz w:val="20"/>
                <w:szCs w:val="20"/>
              </w:rPr>
            </w:pPr>
            <w:r w:rsidRPr="009E7DB4">
              <w:rPr>
                <w:sz w:val="22"/>
                <w:szCs w:val="22"/>
              </w:rPr>
              <w:t>Spring 2027 Sampling</w:t>
            </w:r>
          </w:p>
        </w:tc>
        <w:tc>
          <w:tcPr>
            <w:tcW w:w="1818" w:type="dxa"/>
            <w:noWrap/>
            <w:vAlign w:val="center"/>
          </w:tcPr>
          <w:p w14:paraId="1F00BCEB" w14:textId="49AB6A7D" w:rsidR="00C22532" w:rsidRPr="009E7DB4" w:rsidRDefault="00C22532" w:rsidP="00C22532">
            <w:pPr>
              <w:jc w:val="center"/>
              <w:rPr>
                <w:color w:val="000000"/>
                <w:sz w:val="20"/>
                <w:szCs w:val="20"/>
              </w:rPr>
            </w:pPr>
            <w:r w:rsidRPr="009E7DB4">
              <w:rPr>
                <w:sz w:val="22"/>
                <w:szCs w:val="22"/>
              </w:rPr>
              <w:t>May 2027</w:t>
            </w:r>
          </w:p>
        </w:tc>
        <w:tc>
          <w:tcPr>
            <w:tcW w:w="1800" w:type="dxa"/>
            <w:vAlign w:val="center"/>
          </w:tcPr>
          <w:p w14:paraId="502117A0" w14:textId="77777777" w:rsidR="00C22532" w:rsidRPr="009E7DB4" w:rsidRDefault="00C22532" w:rsidP="00C22532">
            <w:pPr>
              <w:jc w:val="center"/>
              <w:rPr>
                <w:sz w:val="22"/>
                <w:szCs w:val="22"/>
              </w:rPr>
            </w:pPr>
            <w:r w:rsidRPr="009E7DB4">
              <w:rPr>
                <w:sz w:val="22"/>
                <w:szCs w:val="22"/>
              </w:rPr>
              <w:t>CAP Optimization Work Plan (Includes Pilot Test Report).</w:t>
            </w:r>
          </w:p>
          <w:p w14:paraId="20942347" w14:textId="77777777" w:rsidR="00C22532" w:rsidRPr="009E7DB4" w:rsidRDefault="00C22532" w:rsidP="00C22532">
            <w:pPr>
              <w:jc w:val="center"/>
              <w:rPr>
                <w:sz w:val="22"/>
                <w:szCs w:val="22"/>
              </w:rPr>
            </w:pPr>
          </w:p>
          <w:p w14:paraId="6E1A1F93" w14:textId="77777777" w:rsidR="00C22532" w:rsidRPr="009E7DB4" w:rsidRDefault="00C22532" w:rsidP="00C22532">
            <w:pPr>
              <w:jc w:val="center"/>
              <w:rPr>
                <w:sz w:val="22"/>
                <w:szCs w:val="22"/>
              </w:rPr>
            </w:pPr>
            <w:r w:rsidRPr="009E7DB4">
              <w:rPr>
                <w:sz w:val="22"/>
                <w:szCs w:val="22"/>
              </w:rPr>
              <w:t xml:space="preserve"> Reduce LCC Summary &amp; Forecasting Report.</w:t>
            </w:r>
          </w:p>
          <w:p w14:paraId="7B3A40DC" w14:textId="77777777" w:rsidR="00C22532" w:rsidRPr="009E7DB4" w:rsidRDefault="00C22532" w:rsidP="00C22532">
            <w:pPr>
              <w:jc w:val="center"/>
              <w:rPr>
                <w:sz w:val="22"/>
                <w:szCs w:val="22"/>
              </w:rPr>
            </w:pPr>
          </w:p>
          <w:p w14:paraId="7A5C41C8" w14:textId="04D73EDF" w:rsidR="00C22532" w:rsidRPr="009E7DB4" w:rsidRDefault="00C22532" w:rsidP="00C22532">
            <w:pPr>
              <w:jc w:val="center"/>
              <w:rPr>
                <w:color w:val="000000"/>
                <w:sz w:val="20"/>
                <w:szCs w:val="20"/>
              </w:rPr>
            </w:pPr>
            <w:r w:rsidRPr="009E7DB4">
              <w:rPr>
                <w:sz w:val="22"/>
                <w:szCs w:val="22"/>
              </w:rPr>
              <w:t xml:space="preserve"> 22nd Annual Corrective Action Plan Progress Report.</w:t>
            </w:r>
          </w:p>
        </w:tc>
        <w:tc>
          <w:tcPr>
            <w:tcW w:w="1584" w:type="dxa"/>
            <w:noWrap/>
            <w:vAlign w:val="center"/>
          </w:tcPr>
          <w:p w14:paraId="4054A19F" w14:textId="5093A9BB" w:rsidR="00C22532" w:rsidRPr="009E7DB4" w:rsidRDefault="00C22532" w:rsidP="00C22532">
            <w:pPr>
              <w:jc w:val="center"/>
              <w:rPr>
                <w:color w:val="000000"/>
                <w:sz w:val="20"/>
                <w:szCs w:val="20"/>
              </w:rPr>
            </w:pPr>
            <w:r w:rsidRPr="009E7DB4">
              <w:rPr>
                <w:sz w:val="22"/>
                <w:szCs w:val="22"/>
              </w:rPr>
              <w:t>September 2027</w:t>
            </w:r>
          </w:p>
        </w:tc>
      </w:tr>
      <w:tr w:rsidR="00C22532" w:rsidRPr="00E11C44" w14:paraId="7023920A" w14:textId="77777777" w:rsidTr="00C22532">
        <w:trPr>
          <w:cantSplit/>
          <w:trHeight w:val="312"/>
          <w:jc w:val="center"/>
        </w:trPr>
        <w:tc>
          <w:tcPr>
            <w:tcW w:w="9445" w:type="dxa"/>
            <w:gridSpan w:val="6"/>
            <w:shd w:val="clear" w:color="auto" w:fill="D9D9D9" w:themeFill="background1" w:themeFillShade="D9"/>
            <w:vAlign w:val="center"/>
          </w:tcPr>
          <w:p w14:paraId="6DBC6961" w14:textId="1B51DC05" w:rsidR="00C22532" w:rsidRPr="009E7DB4" w:rsidRDefault="00C22532" w:rsidP="00C22532">
            <w:pPr>
              <w:rPr>
                <w:b/>
                <w:bCs/>
                <w:color w:val="000000"/>
                <w:sz w:val="20"/>
                <w:szCs w:val="20"/>
              </w:rPr>
            </w:pPr>
            <w:r w:rsidRPr="00C35671">
              <w:rPr>
                <w:b/>
                <w:color w:val="000000"/>
                <w:sz w:val="20"/>
              </w:rPr>
              <w:t>Robins AFB</w:t>
            </w:r>
          </w:p>
        </w:tc>
      </w:tr>
      <w:tr w:rsidR="00C22532" w:rsidRPr="00E11C44" w14:paraId="1816F0A0" w14:textId="77777777" w:rsidTr="00BA0E32">
        <w:trPr>
          <w:cantSplit/>
          <w:trHeight w:val="720"/>
          <w:jc w:val="center"/>
        </w:trPr>
        <w:tc>
          <w:tcPr>
            <w:tcW w:w="1075" w:type="dxa"/>
            <w:vAlign w:val="center"/>
          </w:tcPr>
          <w:p w14:paraId="7F8C891C" w14:textId="77777777" w:rsidR="00C22532" w:rsidRPr="009E7DB4" w:rsidRDefault="00C22532" w:rsidP="00C22532">
            <w:pPr>
              <w:jc w:val="center"/>
              <w:rPr>
                <w:bCs/>
                <w:color w:val="000000"/>
                <w:sz w:val="22"/>
                <w:szCs w:val="22"/>
              </w:rPr>
            </w:pPr>
            <w:r w:rsidRPr="009E7DB4">
              <w:rPr>
                <w:bCs/>
                <w:color w:val="000000"/>
                <w:sz w:val="22"/>
                <w:szCs w:val="22"/>
              </w:rPr>
              <w:t>CG028</w:t>
            </w:r>
          </w:p>
          <w:p w14:paraId="4D750011" w14:textId="77777777" w:rsidR="00C22532" w:rsidRPr="009E7DB4" w:rsidRDefault="00C22532" w:rsidP="00C22532">
            <w:pPr>
              <w:jc w:val="center"/>
              <w:rPr>
                <w:bCs/>
                <w:color w:val="000000"/>
                <w:sz w:val="22"/>
                <w:szCs w:val="22"/>
              </w:rPr>
            </w:pPr>
            <w:r w:rsidRPr="009E7DB4">
              <w:rPr>
                <w:bCs/>
                <w:color w:val="000000"/>
                <w:sz w:val="22"/>
                <w:szCs w:val="22"/>
              </w:rPr>
              <w:t>CG501</w:t>
            </w:r>
          </w:p>
          <w:p w14:paraId="1C90609F" w14:textId="77777777" w:rsidR="00C22532" w:rsidRPr="009E7DB4" w:rsidRDefault="00C22532" w:rsidP="00C22532">
            <w:pPr>
              <w:jc w:val="center"/>
              <w:rPr>
                <w:bCs/>
                <w:color w:val="000000"/>
                <w:sz w:val="22"/>
                <w:szCs w:val="22"/>
              </w:rPr>
            </w:pPr>
            <w:r w:rsidRPr="009E7DB4">
              <w:rPr>
                <w:bCs/>
                <w:color w:val="000000"/>
                <w:sz w:val="22"/>
                <w:szCs w:val="22"/>
              </w:rPr>
              <w:t>CG502</w:t>
            </w:r>
          </w:p>
          <w:p w14:paraId="69D7826F" w14:textId="77777777" w:rsidR="00C22532" w:rsidRPr="009E7DB4" w:rsidRDefault="00C22532" w:rsidP="00C22532">
            <w:pPr>
              <w:jc w:val="center"/>
              <w:rPr>
                <w:bCs/>
                <w:color w:val="000000"/>
                <w:sz w:val="22"/>
                <w:szCs w:val="22"/>
              </w:rPr>
            </w:pPr>
            <w:r w:rsidRPr="009E7DB4">
              <w:rPr>
                <w:bCs/>
                <w:color w:val="000000"/>
                <w:sz w:val="22"/>
                <w:szCs w:val="22"/>
              </w:rPr>
              <w:t>CG503</w:t>
            </w:r>
          </w:p>
          <w:p w14:paraId="0BB3D1E4" w14:textId="77777777" w:rsidR="00C22532" w:rsidRPr="009E7DB4" w:rsidRDefault="00C22532" w:rsidP="00C22532">
            <w:pPr>
              <w:jc w:val="center"/>
              <w:rPr>
                <w:bCs/>
                <w:color w:val="000000"/>
                <w:sz w:val="22"/>
                <w:szCs w:val="22"/>
              </w:rPr>
            </w:pPr>
            <w:r w:rsidRPr="009E7DB4">
              <w:rPr>
                <w:bCs/>
                <w:color w:val="000000"/>
                <w:sz w:val="22"/>
                <w:szCs w:val="22"/>
              </w:rPr>
              <w:t>CG504</w:t>
            </w:r>
          </w:p>
          <w:p w14:paraId="0C87CB15" w14:textId="77777777" w:rsidR="00C22532" w:rsidRPr="009E7DB4" w:rsidRDefault="00C22532" w:rsidP="00C22532">
            <w:pPr>
              <w:jc w:val="center"/>
              <w:rPr>
                <w:bCs/>
                <w:color w:val="000000"/>
                <w:sz w:val="22"/>
                <w:szCs w:val="22"/>
              </w:rPr>
            </w:pPr>
            <w:r w:rsidRPr="009E7DB4">
              <w:rPr>
                <w:bCs/>
                <w:color w:val="000000"/>
                <w:sz w:val="22"/>
                <w:szCs w:val="22"/>
              </w:rPr>
              <w:t>DC034</w:t>
            </w:r>
          </w:p>
          <w:p w14:paraId="5086A165" w14:textId="77777777" w:rsidR="00C22532" w:rsidRPr="009E7DB4" w:rsidRDefault="00C22532" w:rsidP="00C22532">
            <w:pPr>
              <w:jc w:val="center"/>
              <w:rPr>
                <w:bCs/>
                <w:color w:val="000000"/>
                <w:sz w:val="22"/>
                <w:szCs w:val="22"/>
              </w:rPr>
            </w:pPr>
            <w:r w:rsidRPr="009E7DB4">
              <w:rPr>
                <w:bCs/>
                <w:color w:val="000000"/>
                <w:sz w:val="22"/>
                <w:szCs w:val="22"/>
              </w:rPr>
              <w:t>LF003</w:t>
            </w:r>
          </w:p>
          <w:p w14:paraId="57EA8571" w14:textId="77777777" w:rsidR="00C22532" w:rsidRPr="009E7DB4" w:rsidRDefault="00C22532" w:rsidP="00C22532">
            <w:pPr>
              <w:jc w:val="center"/>
              <w:rPr>
                <w:bCs/>
                <w:color w:val="000000"/>
                <w:sz w:val="22"/>
                <w:szCs w:val="22"/>
              </w:rPr>
            </w:pPr>
            <w:r w:rsidRPr="009E7DB4">
              <w:rPr>
                <w:bCs/>
                <w:color w:val="000000"/>
                <w:sz w:val="22"/>
                <w:szCs w:val="22"/>
              </w:rPr>
              <w:t>LF004</w:t>
            </w:r>
          </w:p>
          <w:p w14:paraId="5B0E3384" w14:textId="77777777" w:rsidR="00C22532" w:rsidRPr="009E7DB4" w:rsidRDefault="00C22532" w:rsidP="00C22532">
            <w:pPr>
              <w:jc w:val="center"/>
              <w:rPr>
                <w:bCs/>
                <w:color w:val="000000"/>
                <w:sz w:val="22"/>
                <w:szCs w:val="22"/>
              </w:rPr>
            </w:pPr>
            <w:r w:rsidRPr="009E7DB4">
              <w:rPr>
                <w:bCs/>
                <w:color w:val="000000"/>
                <w:sz w:val="22"/>
                <w:szCs w:val="22"/>
              </w:rPr>
              <w:t>OT017</w:t>
            </w:r>
          </w:p>
          <w:p w14:paraId="4ADB2545" w14:textId="77777777" w:rsidR="00C22532" w:rsidRPr="009E7DB4" w:rsidRDefault="00C22532" w:rsidP="00C22532">
            <w:pPr>
              <w:jc w:val="center"/>
              <w:rPr>
                <w:bCs/>
                <w:color w:val="000000"/>
                <w:sz w:val="22"/>
                <w:szCs w:val="22"/>
              </w:rPr>
            </w:pPr>
            <w:r w:rsidRPr="009E7DB4">
              <w:rPr>
                <w:bCs/>
                <w:color w:val="000000"/>
                <w:sz w:val="22"/>
                <w:szCs w:val="22"/>
              </w:rPr>
              <w:t>OT020</w:t>
            </w:r>
          </w:p>
          <w:p w14:paraId="5431AB7F" w14:textId="77777777" w:rsidR="00C22532" w:rsidRPr="009E7DB4" w:rsidRDefault="00C22532" w:rsidP="00C22532">
            <w:pPr>
              <w:jc w:val="center"/>
              <w:rPr>
                <w:bCs/>
                <w:color w:val="000000"/>
                <w:sz w:val="22"/>
                <w:szCs w:val="22"/>
              </w:rPr>
            </w:pPr>
            <w:r w:rsidRPr="009E7DB4">
              <w:rPr>
                <w:bCs/>
                <w:color w:val="000000"/>
                <w:sz w:val="22"/>
                <w:szCs w:val="22"/>
              </w:rPr>
              <w:t>OT037</w:t>
            </w:r>
          </w:p>
          <w:p w14:paraId="108D0267" w14:textId="77777777" w:rsidR="00C22532" w:rsidRPr="009E7DB4" w:rsidRDefault="00C22532" w:rsidP="00C22532">
            <w:pPr>
              <w:jc w:val="center"/>
              <w:rPr>
                <w:bCs/>
                <w:color w:val="000000"/>
                <w:sz w:val="22"/>
                <w:szCs w:val="22"/>
              </w:rPr>
            </w:pPr>
            <w:r w:rsidRPr="009E7DB4">
              <w:rPr>
                <w:bCs/>
                <w:color w:val="000000"/>
                <w:sz w:val="22"/>
                <w:szCs w:val="22"/>
              </w:rPr>
              <w:t>OT041</w:t>
            </w:r>
          </w:p>
          <w:p w14:paraId="484083F7" w14:textId="0CA1E60A" w:rsidR="00C22532" w:rsidRPr="009E7DB4" w:rsidRDefault="00C22532" w:rsidP="00F41563">
            <w:pPr>
              <w:jc w:val="center"/>
              <w:rPr>
                <w:color w:val="000000"/>
                <w:sz w:val="20"/>
                <w:szCs w:val="20"/>
              </w:rPr>
            </w:pPr>
            <w:r w:rsidRPr="009E7DB4">
              <w:rPr>
                <w:bCs/>
                <w:color w:val="000000"/>
                <w:sz w:val="22"/>
                <w:szCs w:val="22"/>
              </w:rPr>
              <w:t>SS040</w:t>
            </w:r>
          </w:p>
        </w:tc>
        <w:tc>
          <w:tcPr>
            <w:tcW w:w="1440" w:type="dxa"/>
            <w:vAlign w:val="center"/>
          </w:tcPr>
          <w:p w14:paraId="6E13741E" w14:textId="3A02BF16" w:rsidR="00C22532" w:rsidRPr="009E7DB4" w:rsidRDefault="00C22532" w:rsidP="00F41563">
            <w:pPr>
              <w:jc w:val="center"/>
              <w:rPr>
                <w:color w:val="000000"/>
                <w:sz w:val="20"/>
                <w:szCs w:val="20"/>
              </w:rPr>
            </w:pPr>
            <w:r w:rsidRPr="009E7DB4">
              <w:rPr>
                <w:bCs/>
                <w:color w:val="000000"/>
                <w:sz w:val="22"/>
                <w:szCs w:val="22"/>
              </w:rPr>
              <w:t>July 2027</w:t>
            </w:r>
          </w:p>
        </w:tc>
        <w:tc>
          <w:tcPr>
            <w:tcW w:w="1728" w:type="dxa"/>
            <w:shd w:val="clear" w:color="auto" w:fill="FFFFFF"/>
            <w:vAlign w:val="center"/>
          </w:tcPr>
          <w:p w14:paraId="7B5A977C" w14:textId="16698457" w:rsidR="00C22532" w:rsidRPr="009E7DB4" w:rsidRDefault="00C22532" w:rsidP="00F41563">
            <w:pPr>
              <w:jc w:val="center"/>
              <w:rPr>
                <w:color w:val="000000"/>
                <w:sz w:val="20"/>
                <w:szCs w:val="20"/>
              </w:rPr>
            </w:pPr>
            <w:r w:rsidRPr="00C35671">
              <w:rPr>
                <w:color w:val="000000"/>
                <w:sz w:val="22"/>
              </w:rPr>
              <w:t>Annual groundwater Sampling Event</w:t>
            </w:r>
          </w:p>
        </w:tc>
        <w:tc>
          <w:tcPr>
            <w:tcW w:w="1818" w:type="dxa"/>
            <w:vAlign w:val="center"/>
          </w:tcPr>
          <w:p w14:paraId="5D726229" w14:textId="6906ACCF" w:rsidR="00C22532" w:rsidRPr="009E7DB4" w:rsidRDefault="00C22532" w:rsidP="00F41563">
            <w:pPr>
              <w:jc w:val="center"/>
              <w:rPr>
                <w:color w:val="000000"/>
                <w:sz w:val="20"/>
                <w:szCs w:val="20"/>
              </w:rPr>
            </w:pPr>
            <w:r w:rsidRPr="009E7DB4">
              <w:rPr>
                <w:bCs/>
                <w:color w:val="000000"/>
                <w:sz w:val="22"/>
                <w:szCs w:val="22"/>
              </w:rPr>
              <w:t>March/April 2027</w:t>
            </w:r>
          </w:p>
        </w:tc>
        <w:tc>
          <w:tcPr>
            <w:tcW w:w="1800" w:type="dxa"/>
            <w:vAlign w:val="center"/>
          </w:tcPr>
          <w:p w14:paraId="082CB150" w14:textId="68650566" w:rsidR="00C22532" w:rsidRPr="009E7DB4" w:rsidRDefault="00C22532" w:rsidP="00F41563">
            <w:pPr>
              <w:jc w:val="center"/>
              <w:rPr>
                <w:color w:val="000000"/>
                <w:sz w:val="20"/>
                <w:szCs w:val="20"/>
              </w:rPr>
            </w:pPr>
            <w:r w:rsidRPr="009E7DB4">
              <w:rPr>
                <w:bCs/>
                <w:color w:val="000000"/>
                <w:sz w:val="22"/>
                <w:szCs w:val="22"/>
              </w:rPr>
              <w:t>Data Summary Tech Memo</w:t>
            </w:r>
          </w:p>
        </w:tc>
        <w:tc>
          <w:tcPr>
            <w:tcW w:w="1584" w:type="dxa"/>
            <w:vAlign w:val="center"/>
          </w:tcPr>
          <w:p w14:paraId="6FCD2F31" w14:textId="77777777" w:rsidR="00C22532" w:rsidRDefault="00C22532" w:rsidP="00F41563">
            <w:pPr>
              <w:jc w:val="center"/>
              <w:rPr>
                <w:bCs/>
                <w:color w:val="000000"/>
                <w:sz w:val="22"/>
                <w:szCs w:val="22"/>
              </w:rPr>
            </w:pPr>
            <w:r w:rsidRPr="009E7DB4">
              <w:rPr>
                <w:bCs/>
                <w:color w:val="000000"/>
                <w:sz w:val="22"/>
                <w:szCs w:val="22"/>
              </w:rPr>
              <w:t>Oct 2027</w:t>
            </w:r>
          </w:p>
          <w:p w14:paraId="359B0B8D" w14:textId="468141AE" w:rsidR="007D22A7" w:rsidRPr="009E7DB4" w:rsidRDefault="007D22A7" w:rsidP="00F41563">
            <w:pPr>
              <w:jc w:val="center"/>
              <w:rPr>
                <w:color w:val="000000"/>
                <w:sz w:val="20"/>
                <w:szCs w:val="20"/>
              </w:rPr>
            </w:pPr>
            <w:r>
              <w:rPr>
                <w:bCs/>
                <w:color w:val="000000"/>
                <w:sz w:val="22"/>
                <w:szCs w:val="22"/>
              </w:rPr>
              <w:t xml:space="preserve">Semiannual </w:t>
            </w:r>
            <w:r w:rsidR="00366DBE">
              <w:rPr>
                <w:bCs/>
                <w:color w:val="000000"/>
                <w:sz w:val="22"/>
                <w:szCs w:val="22"/>
              </w:rPr>
              <w:t>e</w:t>
            </w:r>
            <w:r>
              <w:rPr>
                <w:bCs/>
                <w:color w:val="000000"/>
                <w:sz w:val="22"/>
                <w:szCs w:val="22"/>
              </w:rPr>
              <w:t xml:space="preserve">vent followed by March 2028 </w:t>
            </w:r>
          </w:p>
        </w:tc>
      </w:tr>
      <w:tr w:rsidR="00C22532" w:rsidRPr="00E11C44" w14:paraId="279428C4" w14:textId="77777777" w:rsidTr="00BA0E32">
        <w:trPr>
          <w:cantSplit/>
          <w:trHeight w:val="720"/>
          <w:jc w:val="center"/>
        </w:trPr>
        <w:tc>
          <w:tcPr>
            <w:tcW w:w="1075" w:type="dxa"/>
            <w:vAlign w:val="center"/>
          </w:tcPr>
          <w:p w14:paraId="51F83D74" w14:textId="77777777" w:rsidR="00C22532" w:rsidRPr="009E7DB4" w:rsidRDefault="00C22532" w:rsidP="00C22532">
            <w:pPr>
              <w:jc w:val="center"/>
              <w:rPr>
                <w:bCs/>
                <w:color w:val="000000"/>
                <w:sz w:val="22"/>
                <w:szCs w:val="22"/>
              </w:rPr>
            </w:pPr>
            <w:r w:rsidRPr="009E7DB4">
              <w:rPr>
                <w:bCs/>
                <w:color w:val="000000"/>
                <w:sz w:val="22"/>
                <w:szCs w:val="22"/>
              </w:rPr>
              <w:t>LF001</w:t>
            </w:r>
          </w:p>
          <w:p w14:paraId="3B5A5FCF" w14:textId="77777777" w:rsidR="00C22532" w:rsidRPr="009E7DB4" w:rsidRDefault="00C22532" w:rsidP="00C22532">
            <w:pPr>
              <w:jc w:val="center"/>
              <w:rPr>
                <w:bCs/>
                <w:color w:val="000000"/>
                <w:sz w:val="22"/>
                <w:szCs w:val="22"/>
              </w:rPr>
            </w:pPr>
            <w:r w:rsidRPr="009E7DB4">
              <w:rPr>
                <w:bCs/>
                <w:color w:val="000000"/>
                <w:sz w:val="22"/>
                <w:szCs w:val="22"/>
              </w:rPr>
              <w:t>LF002</w:t>
            </w:r>
          </w:p>
          <w:p w14:paraId="151A6BC8" w14:textId="77777777" w:rsidR="00C22532" w:rsidRPr="009E7DB4" w:rsidRDefault="00C22532" w:rsidP="00C22532">
            <w:pPr>
              <w:jc w:val="center"/>
              <w:rPr>
                <w:bCs/>
                <w:color w:val="000000"/>
                <w:sz w:val="22"/>
                <w:szCs w:val="22"/>
              </w:rPr>
            </w:pPr>
            <w:r w:rsidRPr="009E7DB4">
              <w:rPr>
                <w:bCs/>
                <w:color w:val="000000"/>
                <w:sz w:val="22"/>
                <w:szCs w:val="22"/>
              </w:rPr>
              <w:t>OT020</w:t>
            </w:r>
          </w:p>
          <w:p w14:paraId="31A59A7E" w14:textId="77777777" w:rsidR="00C22532" w:rsidRPr="009E7DB4" w:rsidRDefault="00C22532" w:rsidP="00C22532">
            <w:pPr>
              <w:jc w:val="center"/>
              <w:rPr>
                <w:bCs/>
                <w:color w:val="000000"/>
                <w:sz w:val="22"/>
                <w:szCs w:val="22"/>
              </w:rPr>
            </w:pPr>
            <w:r w:rsidRPr="009E7DB4">
              <w:rPr>
                <w:bCs/>
                <w:color w:val="000000"/>
                <w:sz w:val="22"/>
                <w:szCs w:val="22"/>
              </w:rPr>
              <w:t>OT023</w:t>
            </w:r>
          </w:p>
          <w:p w14:paraId="67D6FEDB" w14:textId="3924AE83" w:rsidR="00C22532" w:rsidRPr="009E7DB4" w:rsidRDefault="00C22532" w:rsidP="00F41563">
            <w:pPr>
              <w:jc w:val="center"/>
              <w:rPr>
                <w:color w:val="000000"/>
                <w:sz w:val="20"/>
                <w:szCs w:val="20"/>
              </w:rPr>
            </w:pPr>
            <w:r w:rsidRPr="009E7DB4">
              <w:rPr>
                <w:bCs/>
                <w:color w:val="000000"/>
                <w:sz w:val="22"/>
                <w:szCs w:val="22"/>
              </w:rPr>
              <w:t>SS043</w:t>
            </w:r>
          </w:p>
        </w:tc>
        <w:tc>
          <w:tcPr>
            <w:tcW w:w="1440" w:type="dxa"/>
            <w:vAlign w:val="center"/>
          </w:tcPr>
          <w:p w14:paraId="3DFC112B" w14:textId="4F47B028" w:rsidR="00C22532" w:rsidRPr="009E7DB4" w:rsidRDefault="00C22532" w:rsidP="00F41563">
            <w:pPr>
              <w:jc w:val="center"/>
              <w:rPr>
                <w:color w:val="000000"/>
                <w:sz w:val="20"/>
                <w:szCs w:val="20"/>
              </w:rPr>
            </w:pPr>
            <w:r w:rsidRPr="009E7DB4">
              <w:rPr>
                <w:bCs/>
                <w:color w:val="000000"/>
                <w:sz w:val="22"/>
                <w:szCs w:val="22"/>
              </w:rPr>
              <w:t>July 2027</w:t>
            </w:r>
          </w:p>
        </w:tc>
        <w:tc>
          <w:tcPr>
            <w:tcW w:w="1728" w:type="dxa"/>
            <w:shd w:val="clear" w:color="auto" w:fill="FFFFFF"/>
            <w:vAlign w:val="center"/>
          </w:tcPr>
          <w:p w14:paraId="0A2B70E5" w14:textId="0C3DBCD6" w:rsidR="00C22532" w:rsidRPr="009E7DB4" w:rsidRDefault="00C22532" w:rsidP="00F41563">
            <w:pPr>
              <w:jc w:val="center"/>
              <w:rPr>
                <w:color w:val="000000"/>
                <w:sz w:val="20"/>
                <w:szCs w:val="20"/>
              </w:rPr>
            </w:pPr>
            <w:r w:rsidRPr="00C35671">
              <w:rPr>
                <w:color w:val="000000"/>
                <w:sz w:val="22"/>
              </w:rPr>
              <w:t>Quarterly LUC inspections</w:t>
            </w:r>
          </w:p>
        </w:tc>
        <w:tc>
          <w:tcPr>
            <w:tcW w:w="1818" w:type="dxa"/>
            <w:vAlign w:val="center"/>
          </w:tcPr>
          <w:p w14:paraId="3F96C59A" w14:textId="37820A1A" w:rsidR="00C22532" w:rsidRPr="009E7DB4" w:rsidRDefault="00C22532" w:rsidP="00F41563">
            <w:pPr>
              <w:jc w:val="center"/>
              <w:rPr>
                <w:color w:val="000000"/>
                <w:sz w:val="20"/>
                <w:szCs w:val="20"/>
              </w:rPr>
            </w:pPr>
            <w:r w:rsidRPr="009E7DB4">
              <w:rPr>
                <w:bCs/>
                <w:color w:val="000000"/>
                <w:sz w:val="22"/>
                <w:szCs w:val="22"/>
              </w:rPr>
              <w:t>May 2027</w:t>
            </w:r>
          </w:p>
        </w:tc>
        <w:tc>
          <w:tcPr>
            <w:tcW w:w="1800" w:type="dxa"/>
            <w:vAlign w:val="center"/>
          </w:tcPr>
          <w:p w14:paraId="16277891" w14:textId="12CA4F4E" w:rsidR="00C22532" w:rsidRPr="009E7DB4" w:rsidRDefault="00C22532" w:rsidP="00F41563">
            <w:pPr>
              <w:jc w:val="center"/>
              <w:rPr>
                <w:color w:val="000000"/>
                <w:sz w:val="20"/>
                <w:szCs w:val="20"/>
              </w:rPr>
            </w:pPr>
            <w:r w:rsidRPr="009E7DB4">
              <w:rPr>
                <w:bCs/>
                <w:color w:val="000000"/>
                <w:sz w:val="22"/>
                <w:szCs w:val="22"/>
              </w:rPr>
              <w:t>Inspection Reports</w:t>
            </w:r>
          </w:p>
        </w:tc>
        <w:tc>
          <w:tcPr>
            <w:tcW w:w="1584" w:type="dxa"/>
            <w:vAlign w:val="center"/>
          </w:tcPr>
          <w:p w14:paraId="0349216E" w14:textId="76511E3A" w:rsidR="00C22532" w:rsidRPr="009E7DB4" w:rsidRDefault="00C22532" w:rsidP="00F41563">
            <w:pPr>
              <w:jc w:val="center"/>
              <w:rPr>
                <w:color w:val="000000"/>
                <w:sz w:val="20"/>
                <w:szCs w:val="20"/>
              </w:rPr>
            </w:pPr>
            <w:r w:rsidRPr="009E7DB4">
              <w:rPr>
                <w:bCs/>
                <w:color w:val="000000"/>
                <w:sz w:val="22"/>
                <w:szCs w:val="22"/>
              </w:rPr>
              <w:t>Aug 2027</w:t>
            </w:r>
          </w:p>
        </w:tc>
      </w:tr>
      <w:tr w:rsidR="00C22532" w:rsidRPr="00E11C44" w14:paraId="49892ACC" w14:textId="77777777" w:rsidTr="00BA0E32">
        <w:trPr>
          <w:cantSplit/>
          <w:trHeight w:val="720"/>
          <w:jc w:val="center"/>
        </w:trPr>
        <w:tc>
          <w:tcPr>
            <w:tcW w:w="1075" w:type="dxa"/>
            <w:vAlign w:val="center"/>
          </w:tcPr>
          <w:p w14:paraId="15DEE70A" w14:textId="21018E6F" w:rsidR="00C22532" w:rsidRPr="009E7DB4" w:rsidRDefault="00C22532" w:rsidP="00F41563">
            <w:pPr>
              <w:jc w:val="center"/>
              <w:rPr>
                <w:color w:val="000000"/>
                <w:sz w:val="20"/>
                <w:szCs w:val="20"/>
              </w:rPr>
            </w:pPr>
            <w:r w:rsidRPr="009E7DB4">
              <w:rPr>
                <w:bCs/>
                <w:color w:val="000000"/>
                <w:sz w:val="22"/>
                <w:szCs w:val="22"/>
              </w:rPr>
              <w:lastRenderedPageBreak/>
              <w:t>OT023</w:t>
            </w:r>
          </w:p>
        </w:tc>
        <w:tc>
          <w:tcPr>
            <w:tcW w:w="1440" w:type="dxa"/>
            <w:vAlign w:val="center"/>
          </w:tcPr>
          <w:p w14:paraId="23521C9D" w14:textId="53C1F970" w:rsidR="00C22532" w:rsidRPr="009E7DB4" w:rsidRDefault="00C22532" w:rsidP="00F41563">
            <w:pPr>
              <w:jc w:val="center"/>
              <w:rPr>
                <w:color w:val="000000"/>
                <w:sz w:val="20"/>
                <w:szCs w:val="20"/>
              </w:rPr>
            </w:pPr>
            <w:r w:rsidRPr="009E7DB4">
              <w:rPr>
                <w:bCs/>
                <w:color w:val="000000"/>
                <w:sz w:val="22"/>
                <w:szCs w:val="22"/>
              </w:rPr>
              <w:t>July 2027</w:t>
            </w:r>
          </w:p>
        </w:tc>
        <w:tc>
          <w:tcPr>
            <w:tcW w:w="1728" w:type="dxa"/>
            <w:shd w:val="clear" w:color="auto" w:fill="FFFFFF"/>
            <w:vAlign w:val="center"/>
          </w:tcPr>
          <w:p w14:paraId="20206C6F" w14:textId="538B119B" w:rsidR="00C22532" w:rsidRPr="009E7DB4" w:rsidRDefault="00C22532" w:rsidP="00F41563">
            <w:pPr>
              <w:jc w:val="center"/>
              <w:rPr>
                <w:color w:val="000000"/>
                <w:sz w:val="20"/>
                <w:szCs w:val="20"/>
              </w:rPr>
            </w:pPr>
            <w:r w:rsidRPr="00C35671">
              <w:rPr>
                <w:color w:val="000000"/>
                <w:sz w:val="22"/>
              </w:rPr>
              <w:t>Monthly LUC inspections</w:t>
            </w:r>
          </w:p>
        </w:tc>
        <w:tc>
          <w:tcPr>
            <w:tcW w:w="1818" w:type="dxa"/>
            <w:vAlign w:val="center"/>
          </w:tcPr>
          <w:p w14:paraId="16EC970C" w14:textId="192F51EF" w:rsidR="00C22532" w:rsidRPr="009E7DB4" w:rsidRDefault="00C22532" w:rsidP="00F41563">
            <w:pPr>
              <w:jc w:val="center"/>
              <w:rPr>
                <w:color w:val="000000"/>
                <w:sz w:val="20"/>
                <w:szCs w:val="20"/>
              </w:rPr>
            </w:pPr>
            <w:r w:rsidRPr="009E7DB4">
              <w:rPr>
                <w:bCs/>
                <w:color w:val="000000"/>
                <w:sz w:val="22"/>
                <w:szCs w:val="22"/>
              </w:rPr>
              <w:t>May 2027</w:t>
            </w:r>
          </w:p>
        </w:tc>
        <w:tc>
          <w:tcPr>
            <w:tcW w:w="1800" w:type="dxa"/>
            <w:vAlign w:val="center"/>
          </w:tcPr>
          <w:p w14:paraId="0D6B6E18" w14:textId="47670382" w:rsidR="00C22532" w:rsidRPr="009E7DB4" w:rsidRDefault="00C22532" w:rsidP="00F41563">
            <w:pPr>
              <w:jc w:val="center"/>
              <w:rPr>
                <w:color w:val="000000"/>
                <w:sz w:val="20"/>
                <w:szCs w:val="20"/>
              </w:rPr>
            </w:pPr>
            <w:r w:rsidRPr="009E7DB4">
              <w:rPr>
                <w:bCs/>
                <w:color w:val="000000"/>
                <w:sz w:val="22"/>
                <w:szCs w:val="22"/>
              </w:rPr>
              <w:t>Inspection Report</w:t>
            </w:r>
          </w:p>
        </w:tc>
        <w:tc>
          <w:tcPr>
            <w:tcW w:w="1584" w:type="dxa"/>
            <w:vAlign w:val="center"/>
          </w:tcPr>
          <w:p w14:paraId="6D6B542D" w14:textId="55FE6938" w:rsidR="00C22532" w:rsidRPr="009E7DB4" w:rsidRDefault="00C22532" w:rsidP="00F41563">
            <w:pPr>
              <w:jc w:val="center"/>
              <w:rPr>
                <w:color w:val="000000"/>
                <w:sz w:val="20"/>
                <w:szCs w:val="20"/>
              </w:rPr>
            </w:pPr>
            <w:r w:rsidRPr="009E7DB4">
              <w:rPr>
                <w:bCs/>
                <w:color w:val="000000"/>
                <w:sz w:val="22"/>
                <w:szCs w:val="22"/>
              </w:rPr>
              <w:t>June 2027</w:t>
            </w:r>
          </w:p>
        </w:tc>
      </w:tr>
    </w:tbl>
    <w:p w14:paraId="59412418" w14:textId="00E2F4AE" w:rsidR="00BD429A" w:rsidRDefault="00BD429A" w:rsidP="005B5999"/>
    <w:p w14:paraId="4838E13A" w14:textId="4D446322" w:rsidR="002D794D" w:rsidRPr="00AA6875" w:rsidRDefault="00E1670B" w:rsidP="009F3A2B">
      <w:pPr>
        <w:pStyle w:val="Heading4"/>
        <w:numPr>
          <w:ilvl w:val="0"/>
          <w:numId w:val="0"/>
        </w:numPr>
        <w:spacing w:before="0"/>
        <w:ind w:left="720" w:hanging="720"/>
        <w:rPr>
          <w:rFonts w:hint="eastAsia"/>
        </w:rPr>
      </w:pPr>
      <w:r>
        <w:t>8.</w:t>
      </w:r>
      <w:r w:rsidR="00BE784B">
        <w:t>3</w:t>
      </w:r>
      <w:r>
        <w:tab/>
      </w:r>
      <w:r w:rsidR="00ED39CC" w:rsidRPr="00C35671">
        <w:rPr>
          <w:rFonts w:hint="eastAsia"/>
        </w:rPr>
        <w:t>Environmental Construction</w:t>
      </w:r>
    </w:p>
    <w:p w14:paraId="352AD3FE" w14:textId="0B79AACF" w:rsidR="003D04BB" w:rsidRPr="0035049D" w:rsidRDefault="003D04BB" w:rsidP="009F3A2B">
      <w:pPr>
        <w:pStyle w:val="BodyText"/>
      </w:pPr>
      <w:bookmarkStart w:id="263" w:name="_Toc307216757"/>
      <w:bookmarkEnd w:id="263"/>
      <w:r w:rsidRPr="0035049D">
        <w:t>The Contractor shall perform construction</w:t>
      </w:r>
      <w:r w:rsidR="00B609EA">
        <w:t>,</w:t>
      </w:r>
      <w:r w:rsidRPr="0035049D">
        <w:t xml:space="preserve"> restoration</w:t>
      </w:r>
      <w:r w:rsidR="00B609EA">
        <w:t>,</w:t>
      </w:r>
      <w:r w:rsidRPr="0035049D">
        <w:t xml:space="preserve"> and demolition of utilities, real property systems, and infrastructure in support of environmental restoration requirements as required to achieve the </w:t>
      </w:r>
      <w:r w:rsidR="002435B2">
        <w:t xml:space="preserve">POs </w:t>
      </w:r>
      <w:r w:rsidRPr="0035049D">
        <w:t xml:space="preserve">of this contract.  Construction and demolition activities shall </w:t>
      </w:r>
      <w:r w:rsidR="00B609EA">
        <w:t>conform</w:t>
      </w:r>
      <w:r w:rsidRPr="0035049D">
        <w:t xml:space="preserve"> </w:t>
      </w:r>
      <w:r w:rsidR="00B609EA">
        <w:t>to</w:t>
      </w:r>
      <w:r w:rsidRPr="0035049D">
        <w:t xml:space="preserve"> </w:t>
      </w:r>
      <w:r w:rsidR="00DD73EB">
        <w:t xml:space="preserve">applicable </w:t>
      </w:r>
      <w:r w:rsidRPr="0035049D">
        <w:t>AF</w:t>
      </w:r>
      <w:r w:rsidR="004E4E14" w:rsidRPr="00F81FF6">
        <w:t xml:space="preserve">, </w:t>
      </w:r>
      <w:r w:rsidR="007272AB" w:rsidRPr="00F81FF6">
        <w:t>USACE</w:t>
      </w:r>
      <w:r w:rsidR="00DD73EB" w:rsidRPr="00F81FF6">
        <w:t>,</w:t>
      </w:r>
      <w:r w:rsidR="00DD73EB">
        <w:t xml:space="preserve"> and other federal, state, and local</w:t>
      </w:r>
      <w:r w:rsidRPr="0035049D">
        <w:t xml:space="preserve"> standards and regulations</w:t>
      </w:r>
      <w:r w:rsidR="00B609EA" w:rsidRPr="0035049D">
        <w:t>,</w:t>
      </w:r>
      <w:r w:rsidRPr="0035049D">
        <w:t xml:space="preserve"> </w:t>
      </w:r>
      <w:r w:rsidR="00B609EA" w:rsidRPr="0035049D">
        <w:t>including</w:t>
      </w:r>
      <w:r w:rsidRPr="0035049D">
        <w:t xml:space="preserve"> </w:t>
      </w:r>
      <w:r w:rsidR="00DD73EB">
        <w:t>Installation-</w:t>
      </w:r>
      <w:r w:rsidRPr="0035049D">
        <w:t xml:space="preserve">specific regulations.  The Contractor shall erect or install support buildings, equipment enclosures, and storage facilities for construction materials and contaminated material awaiting disposal as permitted by the </w:t>
      </w:r>
      <w:r w:rsidR="00DD73EB">
        <w:t>Installation</w:t>
      </w:r>
      <w:r w:rsidRPr="0035049D">
        <w:t>.</w:t>
      </w:r>
    </w:p>
    <w:p w14:paraId="51E9F747" w14:textId="3F3F9831" w:rsidR="006A0B18" w:rsidRPr="00AB2E4E" w:rsidRDefault="00E1670B" w:rsidP="009F3A2B">
      <w:pPr>
        <w:pStyle w:val="Heading4"/>
        <w:numPr>
          <w:ilvl w:val="0"/>
          <w:numId w:val="0"/>
        </w:numPr>
        <w:spacing w:before="0"/>
        <w:ind w:left="720" w:hanging="720"/>
        <w:rPr>
          <w:rFonts w:hint="eastAsia"/>
        </w:rPr>
      </w:pPr>
      <w:bookmarkStart w:id="264" w:name="_Toc277151473"/>
      <w:bookmarkStart w:id="265" w:name="_Toc307216758"/>
      <w:bookmarkStart w:id="266" w:name="_Toc318272160"/>
      <w:bookmarkStart w:id="267" w:name="_Toc319048174"/>
      <w:r>
        <w:t>8.</w:t>
      </w:r>
      <w:r w:rsidR="00BE784B">
        <w:t>3.1</w:t>
      </w:r>
      <w:r>
        <w:tab/>
      </w:r>
      <w:r w:rsidR="00ED39CC" w:rsidRPr="00AB2E4E">
        <w:t>Design</w:t>
      </w:r>
      <w:bookmarkEnd w:id="264"/>
      <w:bookmarkEnd w:id="265"/>
      <w:bookmarkEnd w:id="266"/>
      <w:bookmarkEnd w:id="267"/>
    </w:p>
    <w:p w14:paraId="6B9B075A" w14:textId="0B570E9B" w:rsidR="009A4CD5" w:rsidRDefault="00ED39CC" w:rsidP="009F3A2B">
      <w:pPr>
        <w:pStyle w:val="BodyText"/>
      </w:pPr>
      <w:r w:rsidRPr="0035049D">
        <w:t>A conceptual design (typically 10</w:t>
      </w:r>
      <w:r w:rsidR="00B609EA">
        <w:t xml:space="preserve"> - </w:t>
      </w:r>
      <w:r w:rsidRPr="0035049D">
        <w:t xml:space="preserve">30% design) for environmental projects may be provided to the Contractor for completion of the design and then construction.  This work may be provided in phases.  The Contractor is accountable for all aspects of the final design under federal, state, and applicable local laws.  All completed designs shall be signed and sealed in accordance with all applicable requirements.  </w:t>
      </w:r>
      <w:r w:rsidR="00153522" w:rsidRPr="0035049D">
        <w:t xml:space="preserve">The </w:t>
      </w:r>
      <w:r w:rsidRPr="0035049D">
        <w:t xml:space="preserve">Contractor shall complete project working drawings and the various plans and schedules, including a construction schedule, and obtain submittal approvals and permits.  Working drawings and specifications shall comply with codes, laws, and the </w:t>
      </w:r>
      <w:r w:rsidR="00B90865" w:rsidRPr="0035049D">
        <w:t xml:space="preserve">request for proposal </w:t>
      </w:r>
      <w:r w:rsidR="00734980" w:rsidRPr="0035049D">
        <w:t>requirements</w:t>
      </w:r>
      <w:r w:rsidRPr="0035049D">
        <w:t xml:space="preserve">.  The working drawings shall be submitted for </w:t>
      </w:r>
      <w:r w:rsidR="002614EB" w:rsidRPr="0035049D">
        <w:t>AF</w:t>
      </w:r>
      <w:r w:rsidR="00A44F75">
        <w:t xml:space="preserve"> review.</w:t>
      </w:r>
    </w:p>
    <w:p w14:paraId="47E706E1" w14:textId="5596B574" w:rsidR="00CA0738" w:rsidRPr="0035049D" w:rsidRDefault="00ED39CC" w:rsidP="009F3A2B">
      <w:pPr>
        <w:pStyle w:val="BodyText"/>
      </w:pPr>
      <w:r w:rsidRPr="0035049D">
        <w:t xml:space="preserve">The Contractor </w:t>
      </w:r>
      <w:r w:rsidR="009A4CD5" w:rsidRPr="009A4CD5">
        <w:t>shall assist with coordinating regulatory reviews and</w:t>
      </w:r>
      <w:r w:rsidR="009A4CD5">
        <w:t xml:space="preserve"> respond</w:t>
      </w:r>
      <w:r w:rsidR="00B609EA">
        <w:t>ing</w:t>
      </w:r>
      <w:r w:rsidR="009A4CD5">
        <w:t xml:space="preserve"> to regulatory comments</w:t>
      </w:r>
      <w:r w:rsidR="009A4CD5" w:rsidRPr="0035049D">
        <w:t xml:space="preserve">, </w:t>
      </w:r>
      <w:r w:rsidRPr="0035049D">
        <w:t xml:space="preserve">shall ensure technical adequacy of the final design, and shall provide </w:t>
      </w:r>
      <w:r w:rsidR="008639B2">
        <w:t>QC</w:t>
      </w:r>
      <w:r w:rsidRPr="0035049D">
        <w:t xml:space="preserve"> of all phases of the </w:t>
      </w:r>
      <w:r w:rsidR="00BB288B" w:rsidRPr="0035049D">
        <w:t>contract</w:t>
      </w:r>
      <w:r w:rsidRPr="0035049D">
        <w:t>.</w:t>
      </w:r>
    </w:p>
    <w:p w14:paraId="00E21D5D" w14:textId="57D628A1" w:rsidR="006A0B18" w:rsidRPr="00AB2E4E" w:rsidRDefault="00E1670B" w:rsidP="009F3A2B">
      <w:pPr>
        <w:pStyle w:val="Heading4"/>
        <w:numPr>
          <w:ilvl w:val="0"/>
          <w:numId w:val="0"/>
        </w:numPr>
        <w:spacing w:before="0"/>
        <w:ind w:left="720" w:hanging="720"/>
        <w:rPr>
          <w:rFonts w:hint="eastAsia"/>
        </w:rPr>
      </w:pPr>
      <w:bookmarkStart w:id="268" w:name="_Toc277151476"/>
      <w:bookmarkStart w:id="269" w:name="_Toc307216762"/>
      <w:bookmarkStart w:id="270" w:name="_Toc318272163"/>
      <w:bookmarkStart w:id="271" w:name="_Toc319048177"/>
      <w:r>
        <w:t>8.</w:t>
      </w:r>
      <w:r w:rsidR="00BE784B">
        <w:t>3.2</w:t>
      </w:r>
      <w:r>
        <w:tab/>
      </w:r>
      <w:r w:rsidR="00ED39CC" w:rsidRPr="00AB2E4E">
        <w:t>Inspection</w:t>
      </w:r>
      <w:bookmarkEnd w:id="268"/>
      <w:bookmarkEnd w:id="269"/>
      <w:bookmarkEnd w:id="270"/>
      <w:bookmarkEnd w:id="271"/>
    </w:p>
    <w:p w14:paraId="30D573D6" w14:textId="77777777" w:rsidR="001E7075" w:rsidRPr="001E7075" w:rsidRDefault="001E7075" w:rsidP="001E7075">
      <w:r w:rsidRPr="001E7075">
        <w:t>Upon completion of the final construction, the Contractor shall conduct a pre-final walk-through inspection and deliver a corresponding pre-final inspection report detailing all findings.</w:t>
      </w:r>
    </w:p>
    <w:p w14:paraId="07C9AF83" w14:textId="36C06FE7" w:rsidR="001E7075" w:rsidRPr="001E7075" w:rsidRDefault="001E7075" w:rsidP="001E7075">
      <w:r w:rsidRPr="001E7075">
        <w:t>Prior to the final inspection, the Contractor shall complete all outstanding inspection and commissioning requirements.</w:t>
      </w:r>
    </w:p>
    <w:p w14:paraId="5F5EF51A" w14:textId="77777777" w:rsidR="001E7075" w:rsidRPr="001E7075" w:rsidRDefault="001E7075" w:rsidP="001E7075">
      <w:r w:rsidRPr="001E7075">
        <w:t>The Contractor shall then conduct a final inspection, concentrating on the deficiencies identified during the pre-final inspection. At the conclusion of the final inspection, the Contractor shall submit a final inspection report that: (1) certifies the construction is complete and all design elements have been fully implemented, and (2) includes "signed and sealed" as-built drawings and specifications that verify all development standards have been met. Concurrently, the Contractor shall present a completed DD Form 1354, Transfer and Acceptance of Real Property, to the Base Civil Engineer or designated authority for signature and approval.</w:t>
      </w:r>
    </w:p>
    <w:p w14:paraId="58EDCF58" w14:textId="77777777" w:rsidR="001E7075" w:rsidRPr="001E7075" w:rsidRDefault="001E7075" w:rsidP="001E7075">
      <w:r w:rsidRPr="001E7075">
        <w:t xml:space="preserve">Prior to final acceptance and delivery to the government, the Contractor shall provide comprehensive system Operations &amp; Maintenance (O&amp;M) manuals, including parts lists, and shall conduct training for government maintenance personnel on all system operations. The </w:t>
      </w:r>
      <w:r w:rsidRPr="001E7075">
        <w:lastRenderedPageBreak/>
        <w:t xml:space="preserve">standard warranty shall be issued in accordance with FAR 52.246-21. Any extended warranties offered by the Contractor, its subcontractors, or suppliers may be accepted at the government’s discretion. </w:t>
      </w:r>
    </w:p>
    <w:p w14:paraId="36384833" w14:textId="77777777" w:rsidR="001E7075" w:rsidRPr="001E7075" w:rsidRDefault="001E7075" w:rsidP="001E7075">
      <w:r w:rsidRPr="001E7075">
        <w:t>Furthermore, for any systems in place at sites that will not achieve site closure by the end of the Period of Performance, the Contractor shall prepare and deliver a repository of all in place equipment and systems, detailing scheduled maintenance, compatibility with existing systems, vendor sources, and all relevant warranty expiration dates.</w:t>
      </w:r>
    </w:p>
    <w:p w14:paraId="28368F37" w14:textId="77777777" w:rsidR="001E7075" w:rsidRPr="001E7075" w:rsidRDefault="001E7075" w:rsidP="001E7075"/>
    <w:p w14:paraId="41D6D2C2" w14:textId="63E2D4AA" w:rsidR="00187FB7" w:rsidRPr="001E7075" w:rsidRDefault="00187FB7" w:rsidP="009F3A2B">
      <w:pPr>
        <w:pStyle w:val="BodyText"/>
      </w:pPr>
    </w:p>
    <w:p w14:paraId="286471E1" w14:textId="21EC469D" w:rsidR="006A0B18" w:rsidRPr="00AB2E4E" w:rsidRDefault="00E1670B" w:rsidP="009F3A2B">
      <w:pPr>
        <w:pStyle w:val="Heading4"/>
        <w:numPr>
          <w:ilvl w:val="0"/>
          <w:numId w:val="0"/>
        </w:numPr>
        <w:spacing w:before="0"/>
        <w:ind w:left="720" w:hanging="720"/>
        <w:rPr>
          <w:rFonts w:hint="eastAsia"/>
        </w:rPr>
      </w:pPr>
      <w:bookmarkStart w:id="272" w:name="_Toc277151478"/>
      <w:bookmarkStart w:id="273" w:name="_Toc307216764"/>
      <w:bookmarkStart w:id="274" w:name="_Toc318272165"/>
      <w:bookmarkStart w:id="275" w:name="_Toc319048179"/>
      <w:r>
        <w:t>8.</w:t>
      </w:r>
      <w:r w:rsidR="00BE784B">
        <w:t>3.3</w:t>
      </w:r>
      <w:r>
        <w:tab/>
      </w:r>
      <w:r w:rsidR="00ED39CC" w:rsidRPr="00AB2E4E">
        <w:t>Delivery and Warranty</w:t>
      </w:r>
      <w:bookmarkEnd w:id="272"/>
      <w:bookmarkEnd w:id="273"/>
      <w:bookmarkEnd w:id="274"/>
      <w:bookmarkEnd w:id="275"/>
    </w:p>
    <w:p w14:paraId="4216669C" w14:textId="76951B47" w:rsidR="00C61086" w:rsidRDefault="00ED39CC" w:rsidP="009F3A2B">
      <w:pPr>
        <w:pStyle w:val="BodyText"/>
      </w:pPr>
      <w:r w:rsidRPr="0035049D">
        <w:t xml:space="preserve">The Contractor shall complete all inspection and commissioning requirements prior to </w:t>
      </w:r>
      <w:r w:rsidR="00B609EA">
        <w:t xml:space="preserve">the </w:t>
      </w:r>
      <w:r w:rsidRPr="0035049D">
        <w:t xml:space="preserve">final inspection.  The warranty shall be issued in accordance with FAR 52.246-21.  Extended warranties offered by the Contractor and its subcontractors or suppliers may be accepted at the </w:t>
      </w:r>
      <w:r w:rsidR="00734980" w:rsidRPr="0035049D">
        <w:t xml:space="preserve">Government’s </w:t>
      </w:r>
      <w:r w:rsidR="00B90865" w:rsidRPr="0035049D">
        <w:t>discretion.</w:t>
      </w:r>
      <w:r w:rsidR="00C61086" w:rsidRPr="00C61086">
        <w:t xml:space="preserve"> </w:t>
      </w:r>
      <w:r w:rsidR="00AB2E4E">
        <w:t xml:space="preserve"> </w:t>
      </w:r>
      <w:r w:rsidR="00C61086" w:rsidRPr="0022279D">
        <w:t>The Contractor shall review</w:t>
      </w:r>
      <w:r w:rsidR="00C61086" w:rsidRPr="008033B7">
        <w:t xml:space="preserve"> installed equipment and prepare</w:t>
      </w:r>
      <w:r w:rsidR="0064301B">
        <w:t xml:space="preserve"> a</w:t>
      </w:r>
      <w:r w:rsidR="00C61086" w:rsidRPr="008033B7">
        <w:t xml:space="preserve"> </w:t>
      </w:r>
      <w:r w:rsidR="00362F40">
        <w:t>repository</w:t>
      </w:r>
      <w:r w:rsidR="00362F40" w:rsidRPr="008033B7">
        <w:t xml:space="preserve"> </w:t>
      </w:r>
      <w:r w:rsidR="00C61086" w:rsidRPr="008033B7">
        <w:t xml:space="preserve">of equipment/systems with information such as scheduled maintenance, compatibility with existing systems, vendor sources, </w:t>
      </w:r>
      <w:r w:rsidR="00C61086">
        <w:t xml:space="preserve">and </w:t>
      </w:r>
      <w:r w:rsidR="00C61086" w:rsidRPr="0022279D">
        <w:t>warranty expiration dates</w:t>
      </w:r>
      <w:r w:rsidR="00C61086">
        <w:t xml:space="preserve"> for all systems installed at sites that will not achieve site closure by the end of the P</w:t>
      </w:r>
      <w:r w:rsidR="009D58AD">
        <w:t>o</w:t>
      </w:r>
      <w:r w:rsidR="00C61086">
        <w:t>P</w:t>
      </w:r>
      <w:r w:rsidR="00C61086" w:rsidRPr="0022279D">
        <w:t xml:space="preserve">.  The Contractor shall </w:t>
      </w:r>
      <w:r w:rsidR="00C61086">
        <w:t xml:space="preserve">also </w:t>
      </w:r>
      <w:r w:rsidR="00C61086" w:rsidRPr="0022279D">
        <w:t xml:space="preserve">provide system O&amp;M manuals and parts lists to the </w:t>
      </w:r>
      <w:r w:rsidR="007F6D25">
        <w:t>G</w:t>
      </w:r>
      <w:r w:rsidR="00C61086" w:rsidRPr="0022279D">
        <w:t>overnment</w:t>
      </w:r>
      <w:r w:rsidR="00305F83">
        <w:t>.</w:t>
      </w:r>
    </w:p>
    <w:p w14:paraId="404D8643" w14:textId="00881FE7" w:rsidR="006A0B18" w:rsidRPr="00AB2E4E" w:rsidRDefault="00E1670B" w:rsidP="009F3A2B">
      <w:pPr>
        <w:pStyle w:val="Heading4"/>
        <w:numPr>
          <w:ilvl w:val="0"/>
          <w:numId w:val="0"/>
        </w:numPr>
        <w:spacing w:before="0"/>
        <w:ind w:left="720" w:hanging="720"/>
        <w:rPr>
          <w:rFonts w:hint="eastAsia"/>
        </w:rPr>
      </w:pPr>
      <w:bookmarkStart w:id="276" w:name="_Toc277151479"/>
      <w:bookmarkStart w:id="277" w:name="_Toc307216765"/>
      <w:bookmarkStart w:id="278" w:name="_Toc318272166"/>
      <w:bookmarkStart w:id="279" w:name="_Toc319048180"/>
      <w:r>
        <w:t>8.</w:t>
      </w:r>
      <w:r w:rsidR="00BE784B">
        <w:t>4</w:t>
      </w:r>
      <w:r>
        <w:tab/>
      </w:r>
      <w:r w:rsidR="00ED39CC" w:rsidRPr="00AB2E4E">
        <w:t>Environmental Resources Program Information Management System</w:t>
      </w:r>
      <w:bookmarkEnd w:id="276"/>
      <w:bookmarkEnd w:id="277"/>
      <w:bookmarkEnd w:id="278"/>
      <w:bookmarkEnd w:id="279"/>
    </w:p>
    <w:p w14:paraId="0884DD5B" w14:textId="37C43E4F" w:rsidR="009624E5" w:rsidRPr="0035049D" w:rsidRDefault="00ED39CC" w:rsidP="009F3A2B">
      <w:pPr>
        <w:pStyle w:val="BodyText"/>
      </w:pPr>
      <w:r w:rsidRPr="0035049D">
        <w:t xml:space="preserve">The Contractor shall comply with the </w:t>
      </w:r>
      <w:r w:rsidRPr="00C35671">
        <w:t>ERPIMS</w:t>
      </w:r>
      <w:r w:rsidRPr="0035049D">
        <w:t xml:space="preserve"> data requirements for all </w:t>
      </w:r>
      <w:r w:rsidR="00D66F1D" w:rsidRPr="0035049D">
        <w:t xml:space="preserve">field-derived data/information supported by </w:t>
      </w:r>
      <w:r w:rsidR="00B609EA">
        <w:t xml:space="preserve">the </w:t>
      </w:r>
      <w:r w:rsidR="00D66F1D" w:rsidRPr="0035049D">
        <w:t>ERPIMS data structure</w:t>
      </w:r>
      <w:r w:rsidR="00B609EA">
        <w:t>.  This</w:t>
      </w:r>
      <w:r w:rsidR="00D66F1D" w:rsidRPr="0035049D">
        <w:t xml:space="preserve"> includ</w:t>
      </w:r>
      <w:r w:rsidR="00B609EA">
        <w:t>es</w:t>
      </w:r>
      <w:r w:rsidR="00D66F1D" w:rsidRPr="0035049D">
        <w:t xml:space="preserve">, but </w:t>
      </w:r>
      <w:r w:rsidR="00B609EA">
        <w:t xml:space="preserve">is </w:t>
      </w:r>
      <w:r w:rsidR="00D66F1D" w:rsidRPr="0035049D">
        <w:t xml:space="preserve">not limited to, </w:t>
      </w:r>
      <w:r w:rsidRPr="0035049D">
        <w:t>sampling data</w:t>
      </w:r>
      <w:r w:rsidR="00D66F1D" w:rsidRPr="0035049D">
        <w:t>,</w:t>
      </w:r>
      <w:r w:rsidR="00E21D48">
        <w:t xml:space="preserve"> remediation system identification data, remediation technology performance data,</w:t>
      </w:r>
      <w:r w:rsidR="00D66F1D" w:rsidRPr="0035049D">
        <w:t xml:space="preserve"> relevant QA/QC</w:t>
      </w:r>
      <w:r w:rsidR="00E82962" w:rsidRPr="0035049D">
        <w:t xml:space="preserve"> data, lithology, groundwater, </w:t>
      </w:r>
      <w:r w:rsidR="00D66F1D" w:rsidRPr="0035049D">
        <w:t>monitoring well location, well construction, well maintenance, and/or abandonment information</w:t>
      </w:r>
      <w:r w:rsidRPr="0035049D">
        <w:t xml:space="preserve">.  After receipt of the contract, the Contractor shall submit an ERPIMS Data Submission Schedule within 30 </w:t>
      </w:r>
      <w:r w:rsidR="008F152F">
        <w:t xml:space="preserve">calendar </w:t>
      </w:r>
      <w:r w:rsidRPr="0035049D">
        <w:t xml:space="preserve">days of award to establish the </w:t>
      </w:r>
      <w:r w:rsidR="00D66F1D" w:rsidRPr="0035049D">
        <w:t xml:space="preserve">projected </w:t>
      </w:r>
      <w:r w:rsidRPr="0035049D">
        <w:t>framework for ERPIMS data submissions.  The Contractor shall record and enter field and laboratory data and submit this data as specified in the latest ERPIMS Data Loading Handbook (DLH) using the latest version of the ERPIMS software utility (</w:t>
      </w:r>
      <w:proofErr w:type="spellStart"/>
      <w:r w:rsidRPr="0035049D">
        <w:t>ERPTools</w:t>
      </w:r>
      <w:proofErr w:type="spellEnd"/>
      <w:r w:rsidRPr="0035049D">
        <w:t xml:space="preserve">).  ERPIMS data submissions are required within 90 </w:t>
      </w:r>
      <w:r w:rsidR="008F152F">
        <w:t xml:space="preserve">calendar </w:t>
      </w:r>
      <w:r w:rsidRPr="0035049D">
        <w:t xml:space="preserve">days of </w:t>
      </w:r>
      <w:r w:rsidR="00221D54">
        <w:t xml:space="preserve">the conclusion of </w:t>
      </w:r>
      <w:r w:rsidR="00564161">
        <w:t xml:space="preserve">each sampling event </w:t>
      </w:r>
      <w:r w:rsidR="002010FF" w:rsidRPr="0035049D">
        <w:t>unless a written waiver or extension is obtained from the</w:t>
      </w:r>
      <w:r w:rsidR="0022275E">
        <w:t xml:space="preserve"> </w:t>
      </w:r>
      <w:r w:rsidR="008040FD">
        <w:t>CO/</w:t>
      </w:r>
      <w:r w:rsidR="00066EB1">
        <w:t>K</w:t>
      </w:r>
      <w:r w:rsidR="002010FF" w:rsidRPr="0035049D">
        <w:t xml:space="preserve">O in coordination with </w:t>
      </w:r>
      <w:r w:rsidR="00B609EA">
        <w:t xml:space="preserve">the </w:t>
      </w:r>
      <w:r w:rsidR="0082157C" w:rsidRPr="0035049D">
        <w:t>AFCEC</w:t>
      </w:r>
      <w:r w:rsidR="002010FF" w:rsidRPr="0035049D">
        <w:t xml:space="preserve"> Environmental Restoration Branch Chief</w:t>
      </w:r>
      <w:r w:rsidRPr="0035049D">
        <w:t xml:space="preserve">. </w:t>
      </w:r>
      <w:r w:rsidR="00B571F0" w:rsidRPr="0035049D">
        <w:t xml:space="preserve"> </w:t>
      </w:r>
      <w:r w:rsidRPr="0035049D">
        <w:t xml:space="preserve">The </w:t>
      </w:r>
      <w:r w:rsidR="0082157C" w:rsidRPr="0035049D">
        <w:t>AFCEC</w:t>
      </w:r>
      <w:r w:rsidRPr="0035049D">
        <w:t xml:space="preserve"> website</w:t>
      </w:r>
      <w:r w:rsidR="003D67CD" w:rsidRPr="0035049D">
        <w:t xml:space="preserve"> (address provided under separate cover)</w:t>
      </w:r>
      <w:r w:rsidRPr="0035049D">
        <w:t xml:space="preserve"> offers the latest DLH, </w:t>
      </w:r>
      <w:proofErr w:type="spellStart"/>
      <w:r w:rsidRPr="0035049D">
        <w:t>ERPTools</w:t>
      </w:r>
      <w:proofErr w:type="spellEnd"/>
      <w:r w:rsidRPr="0035049D">
        <w:t xml:space="preserve"> client software, ERPIMS policy, ERPIMS Help Desk contact info, data submission requirements, </w:t>
      </w:r>
      <w:proofErr w:type="spellStart"/>
      <w:r w:rsidRPr="0035049D">
        <w:t>ERPTools</w:t>
      </w:r>
      <w:proofErr w:type="spellEnd"/>
      <w:r w:rsidRPr="0035049D">
        <w:t xml:space="preserve"> </w:t>
      </w:r>
      <w:r w:rsidR="00B90865" w:rsidRPr="0035049D">
        <w:t xml:space="preserve">training schedules, and more.  </w:t>
      </w:r>
      <w:r w:rsidRPr="0035049D">
        <w:t xml:space="preserve">Data submissions shall be error-free, pass all validation </w:t>
      </w:r>
      <w:r w:rsidR="00847D59" w:rsidRPr="0035049D">
        <w:t>checks,</w:t>
      </w:r>
      <w:r w:rsidRPr="0035049D">
        <w:t xml:space="preserve"> and fully comply with the ERPIMS DLH.  The Contractor shall ensure that any required corrections are accomplished within the</w:t>
      </w:r>
      <w:r w:rsidR="00B90865" w:rsidRPr="0035049D">
        <w:t xml:space="preserve"> </w:t>
      </w:r>
      <w:r w:rsidR="00734980" w:rsidRPr="0035049D">
        <w:t>contract</w:t>
      </w:r>
      <w:r w:rsidRPr="0035049D">
        <w:t xml:space="preserve"> </w:t>
      </w:r>
      <w:r w:rsidR="00B90865" w:rsidRPr="0035049D">
        <w:t>P</w:t>
      </w:r>
      <w:r w:rsidR="00C151E6">
        <w:t>o</w:t>
      </w:r>
      <w:r w:rsidR="00B90865" w:rsidRPr="0035049D">
        <w:t>P</w:t>
      </w:r>
      <w:r w:rsidRPr="0035049D">
        <w:t xml:space="preserve"> and before fund</w:t>
      </w:r>
      <w:r w:rsidR="0064301B">
        <w:t>s</w:t>
      </w:r>
      <w:r w:rsidRPr="0035049D">
        <w:t xml:space="preserve"> expiration.  The preferred procedure is for laboratories to use </w:t>
      </w:r>
      <w:proofErr w:type="spellStart"/>
      <w:r w:rsidRPr="0035049D">
        <w:t>ERPTools</w:t>
      </w:r>
      <w:proofErr w:type="spellEnd"/>
      <w:r w:rsidRPr="0035049D">
        <w:t xml:space="preserve"> to input/submit chemistry data for initial validation, import</w:t>
      </w:r>
      <w:r w:rsidR="00E814ED" w:rsidRPr="0035049D">
        <w:t>,</w:t>
      </w:r>
      <w:r w:rsidRPr="0035049D">
        <w:t xml:space="preserve"> and submission by the Prime Contractor.  </w:t>
      </w:r>
      <w:proofErr w:type="spellStart"/>
      <w:r w:rsidRPr="0035049D">
        <w:t>ERPTools</w:t>
      </w:r>
      <w:proofErr w:type="spellEnd"/>
      <w:r w:rsidRPr="0035049D">
        <w:t xml:space="preserve"> training is available to prime and laboratory </w:t>
      </w:r>
      <w:r w:rsidR="00883B03">
        <w:t>Contractor</w:t>
      </w:r>
      <w:r w:rsidRPr="0035049D">
        <w:t xml:space="preserve">s.  All </w:t>
      </w:r>
      <w:r w:rsidR="00072247" w:rsidRPr="0035049D">
        <w:t>ORC</w:t>
      </w:r>
      <w:r w:rsidRPr="0035049D">
        <w:t xml:space="preserve"> milestones that include analytical sampling shall include successful ERPIMS loading</w:t>
      </w:r>
      <w:r w:rsidR="00D66F1D" w:rsidRPr="0035049D">
        <w:t xml:space="preserve"> of all relevant ERP</w:t>
      </w:r>
      <w:r w:rsidR="009A7B59">
        <w:t>IMS</w:t>
      </w:r>
      <w:r w:rsidR="00D66F1D" w:rsidRPr="0035049D">
        <w:t xml:space="preserve"> data elements</w:t>
      </w:r>
      <w:r w:rsidRPr="0035049D">
        <w:t xml:space="preserve"> into the production database as a minimum acceptance criterion.</w:t>
      </w:r>
    </w:p>
    <w:p w14:paraId="074198D3" w14:textId="2DC57213" w:rsidR="006A0B18" w:rsidRPr="00AB2E4E" w:rsidRDefault="00F5140F" w:rsidP="009F3A2B">
      <w:pPr>
        <w:pStyle w:val="Heading2"/>
        <w:spacing w:before="0"/>
        <w:rPr>
          <w:rFonts w:hint="eastAsia"/>
        </w:rPr>
      </w:pPr>
      <w:bookmarkStart w:id="280" w:name="_Toc277151480"/>
      <w:bookmarkStart w:id="281" w:name="_Toc307216766"/>
      <w:bookmarkStart w:id="282" w:name="_Toc318272167"/>
      <w:bookmarkStart w:id="283" w:name="_Toc319048181"/>
      <w:bookmarkStart w:id="284" w:name="_Toc231910866"/>
      <w:r>
        <w:lastRenderedPageBreak/>
        <w:t>8.5</w:t>
      </w:r>
      <w:r>
        <w:tab/>
      </w:r>
      <w:r w:rsidR="00ED39CC" w:rsidRPr="00AB2E4E">
        <w:t>Innovative and Proven Technologies</w:t>
      </w:r>
      <w:bookmarkEnd w:id="280"/>
      <w:bookmarkEnd w:id="281"/>
      <w:bookmarkEnd w:id="282"/>
      <w:bookmarkEnd w:id="283"/>
      <w:bookmarkEnd w:id="284"/>
    </w:p>
    <w:p w14:paraId="15F8E6B3" w14:textId="7A109D61" w:rsidR="00734980" w:rsidRDefault="00ED39CC" w:rsidP="009F3A2B">
      <w:pPr>
        <w:pStyle w:val="BodyText"/>
      </w:pPr>
      <w:r w:rsidRPr="0004696D">
        <w:t xml:space="preserve">The Contractor shall, to the extent reasonably practical, plan, design, construct, operate, monitor, and decommission innovative environmental remediation, monitoring, and other technologies as required to </w:t>
      </w:r>
      <w:r w:rsidR="00BC25FA" w:rsidRPr="0004696D">
        <w:t xml:space="preserve">achieve the </w:t>
      </w:r>
      <w:r w:rsidR="002435B2">
        <w:t xml:space="preserve">POs </w:t>
      </w:r>
      <w:r w:rsidRPr="0004696D">
        <w:t xml:space="preserve">of this </w:t>
      </w:r>
      <w:r w:rsidR="00BB288B" w:rsidRPr="0004696D">
        <w:t>contract</w:t>
      </w:r>
      <w:r w:rsidRPr="0004696D">
        <w:t xml:space="preserve">.  </w:t>
      </w:r>
      <w:r w:rsidRPr="00C35671">
        <w:t xml:space="preserve">The </w:t>
      </w:r>
      <w:r w:rsidR="002614EB" w:rsidRPr="00C35671">
        <w:t>AF</w:t>
      </w:r>
      <w:r w:rsidRPr="00C35671">
        <w:t xml:space="preserve"> seeks technologies and methodologies that are innovative, sustainable</w:t>
      </w:r>
      <w:r w:rsidR="0064301B" w:rsidRPr="00C35671">
        <w:t>,</w:t>
      </w:r>
      <w:r w:rsidRPr="00C35671">
        <w:t xml:space="preserve"> cost-effective</w:t>
      </w:r>
      <w:r w:rsidR="0064301B" w:rsidRPr="00C35671">
        <w:t>, and</w:t>
      </w:r>
      <w:r w:rsidRPr="00C35671">
        <w:t xml:space="preserve"> will lead to accelerated closure of environmental sites.</w:t>
      </w:r>
    </w:p>
    <w:p w14:paraId="71BFF45C" w14:textId="5756CB6C" w:rsidR="006A0B18" w:rsidRPr="00AB2E4E" w:rsidRDefault="00F5140F" w:rsidP="009F3A2B">
      <w:pPr>
        <w:pStyle w:val="Heading2"/>
        <w:spacing w:before="0"/>
        <w:rPr>
          <w:rFonts w:hint="eastAsia"/>
        </w:rPr>
      </w:pPr>
      <w:bookmarkStart w:id="285" w:name="_Toc307216767"/>
      <w:bookmarkStart w:id="286" w:name="_Toc277151481"/>
      <w:bookmarkStart w:id="287" w:name="_Toc307216768"/>
      <w:bookmarkStart w:id="288" w:name="_Toc318272168"/>
      <w:bookmarkStart w:id="289" w:name="_Toc319048182"/>
      <w:bookmarkStart w:id="290" w:name="_Toc231910867"/>
      <w:bookmarkEnd w:id="285"/>
      <w:r>
        <w:t>8.6</w:t>
      </w:r>
      <w:r>
        <w:tab/>
      </w:r>
      <w:r w:rsidR="00ED39CC" w:rsidRPr="00AB2E4E">
        <w:t>Operations and Maintenance</w:t>
      </w:r>
      <w:bookmarkEnd w:id="286"/>
      <w:bookmarkEnd w:id="287"/>
      <w:bookmarkEnd w:id="288"/>
      <w:bookmarkEnd w:id="289"/>
      <w:bookmarkEnd w:id="290"/>
    </w:p>
    <w:p w14:paraId="01709ACA" w14:textId="4D442210" w:rsidR="006A0B18" w:rsidRPr="000F37BC" w:rsidRDefault="00ED39CC" w:rsidP="009F3A2B">
      <w:pPr>
        <w:pStyle w:val="BodyText"/>
      </w:pPr>
      <w:r w:rsidRPr="00C35671">
        <w:t>The Contractor shall perform RA-O/O&amp;M requirements</w:t>
      </w:r>
      <w:r w:rsidR="00DB6501" w:rsidRPr="00C35671">
        <w:t xml:space="preserve"> following DQOs in accordance with Section 5.1.</w:t>
      </w:r>
      <w:r w:rsidRPr="000F37BC">
        <w:t xml:space="preserve">  The Contractor shall be responsible for the operation, maintenance,</w:t>
      </w:r>
      <w:r w:rsidR="00AA4525">
        <w:t xml:space="preserve"> repair, replacement,</w:t>
      </w:r>
      <w:r w:rsidRPr="000F37BC">
        <w:t xml:space="preserve"> </w:t>
      </w:r>
      <w:r w:rsidR="00583BE3">
        <w:t xml:space="preserve">and </w:t>
      </w:r>
      <w:r w:rsidR="009E41FC" w:rsidRPr="009E41FC">
        <w:t xml:space="preserve">installation of new wells, </w:t>
      </w:r>
      <w:r w:rsidR="00583BE3">
        <w:t xml:space="preserve">as well as for the </w:t>
      </w:r>
      <w:r w:rsidRPr="000F37BC">
        <w:t xml:space="preserve">monitoring, optimization, and evaluation of </w:t>
      </w:r>
      <w:r w:rsidR="00583BE3">
        <w:t xml:space="preserve">both </w:t>
      </w:r>
      <w:r w:rsidRPr="000F37BC">
        <w:t xml:space="preserve">in-place </w:t>
      </w:r>
      <w:r w:rsidR="00C46991">
        <w:t xml:space="preserve">and proposed </w:t>
      </w:r>
      <w:r w:rsidRPr="000F37BC">
        <w:t xml:space="preserve">environmental systems </w:t>
      </w:r>
      <w:r w:rsidR="00832DB7">
        <w:t xml:space="preserve">and well </w:t>
      </w:r>
      <w:r w:rsidR="00583BE3">
        <w:t xml:space="preserve">networks </w:t>
      </w:r>
      <w:r w:rsidRPr="000F37BC">
        <w:t>throughout their active life.  This shall include all materials required to replace any exhaustible process materials required to operate and maintain the individual processes specified in the system O&amp;M manuals and equipment manufacturer specifications</w:t>
      </w:r>
      <w:r w:rsidRPr="00C35671">
        <w:t xml:space="preserve">.  The Contractor shall provide system O&amp;M manuals and parts </w:t>
      </w:r>
      <w:r w:rsidR="00583BE3" w:rsidRPr="00C35671">
        <w:t>lists</w:t>
      </w:r>
      <w:r w:rsidRPr="00C35671">
        <w:t xml:space="preserve"> to the </w:t>
      </w:r>
      <w:r w:rsidR="00734980" w:rsidRPr="00C35671">
        <w:t>Government</w:t>
      </w:r>
      <w:r w:rsidR="00AA4525" w:rsidRPr="00C35671">
        <w:t xml:space="preserve"> within 90 </w:t>
      </w:r>
      <w:r w:rsidR="008F152F" w:rsidRPr="00C35671">
        <w:t xml:space="preserve">calendar </w:t>
      </w:r>
      <w:r w:rsidR="00AA4525" w:rsidRPr="00C35671">
        <w:t xml:space="preserve">days of system installation or modification.  </w:t>
      </w:r>
      <w:r w:rsidR="00300AAF" w:rsidRPr="00C35671">
        <w:t xml:space="preserve">The Contractor shall provide an O&amp;M manual within 180 </w:t>
      </w:r>
      <w:r w:rsidR="008F152F" w:rsidRPr="00C35671">
        <w:t xml:space="preserve">calendar </w:t>
      </w:r>
      <w:r w:rsidR="00300AAF" w:rsidRPr="00C35671">
        <w:t xml:space="preserve">days for systems that do not have an O&amp;M </w:t>
      </w:r>
      <w:r w:rsidR="00117ACE" w:rsidRPr="00C35671">
        <w:t>manual</w:t>
      </w:r>
      <w:r w:rsidR="00583BE3" w:rsidRPr="00C35671">
        <w:t xml:space="preserve"> or for which </w:t>
      </w:r>
      <w:r w:rsidR="00300AAF" w:rsidRPr="00C35671">
        <w:t>the existing manual is deficient.</w:t>
      </w:r>
      <w:r w:rsidR="00300AAF">
        <w:t xml:space="preserve">  </w:t>
      </w:r>
      <w:r w:rsidR="00AA4525">
        <w:t xml:space="preserve">The Contractor shall be responsible for </w:t>
      </w:r>
      <w:r w:rsidRPr="000F37BC">
        <w:t>train</w:t>
      </w:r>
      <w:r w:rsidR="00AA4525">
        <w:t>ing</w:t>
      </w:r>
      <w:r w:rsidRPr="000F37BC">
        <w:t xml:space="preserve"> maintenance personnel in system operations.  </w:t>
      </w:r>
      <w:r w:rsidRPr="000F37BC">
        <w:rPr>
          <w:snapToGrid w:val="0"/>
        </w:rPr>
        <w:t xml:space="preserve">The Contractor </w:t>
      </w:r>
      <w:proofErr w:type="gramStart"/>
      <w:r w:rsidRPr="000F37BC">
        <w:rPr>
          <w:snapToGrid w:val="0"/>
        </w:rPr>
        <w:t>shall</w:t>
      </w:r>
      <w:proofErr w:type="gramEnd"/>
      <w:r w:rsidRPr="000F37BC">
        <w:rPr>
          <w:snapToGrid w:val="0"/>
        </w:rPr>
        <w:t xml:space="preserve"> ensure that the operation of the environmental system is optimal and effective at achieving system goals.</w:t>
      </w:r>
    </w:p>
    <w:p w14:paraId="4380BAFB" w14:textId="0FF730D1" w:rsidR="009A4CD5" w:rsidRDefault="00ED39CC" w:rsidP="009F3A2B">
      <w:pPr>
        <w:pStyle w:val="BodyText"/>
      </w:pPr>
      <w:r w:rsidRPr="000F37BC">
        <w:t>The Contractor shall review installed equipment and prepare databases of equipment/systems with information such as scheduled maintenance, compatibility with existing systems, vendor sources, and warranty expiration dates for all systems installed at sites that will not achieve SC by the end of the P</w:t>
      </w:r>
      <w:r w:rsidR="0030016F">
        <w:t>o</w:t>
      </w:r>
      <w:r w:rsidRPr="000F37BC">
        <w:t>P.</w:t>
      </w:r>
      <w:r w:rsidR="00300FF2">
        <w:t xml:space="preserve">  </w:t>
      </w:r>
      <w:r w:rsidR="00300FF2" w:rsidRPr="00300FF2">
        <w:t>The Contractor shall maintain a complete inventory of system as-built drawings (in hardcopy and electronic) and shall update the drawings in red-line based on revisions to the systems.</w:t>
      </w:r>
      <w:r w:rsidR="00300FF2">
        <w:t xml:space="preserve">  </w:t>
      </w:r>
    </w:p>
    <w:p w14:paraId="1A27E68B" w14:textId="0A0D0B6A" w:rsidR="006A0B18" w:rsidRPr="00AB2E4E" w:rsidRDefault="00C9451E" w:rsidP="009F3A2B">
      <w:pPr>
        <w:pStyle w:val="Heading2"/>
        <w:spacing w:before="0"/>
        <w:rPr>
          <w:rFonts w:hint="eastAsia"/>
        </w:rPr>
      </w:pPr>
      <w:bookmarkStart w:id="291" w:name="_Toc277151482"/>
      <w:bookmarkStart w:id="292" w:name="_Toc307216769"/>
      <w:bookmarkStart w:id="293" w:name="_Toc318272169"/>
      <w:bookmarkStart w:id="294" w:name="_Toc319048183"/>
      <w:bookmarkStart w:id="295" w:name="_Toc231910868"/>
      <w:r>
        <w:t>8.7</w:t>
      </w:r>
      <w:r>
        <w:tab/>
      </w:r>
      <w:r w:rsidR="00ED39CC" w:rsidRPr="00AB2E4E">
        <w:t>Ordnance Removal and Support</w:t>
      </w:r>
      <w:bookmarkEnd w:id="291"/>
      <w:bookmarkEnd w:id="292"/>
      <w:bookmarkEnd w:id="293"/>
      <w:bookmarkEnd w:id="294"/>
      <w:bookmarkEnd w:id="295"/>
    </w:p>
    <w:p w14:paraId="7B345FDD" w14:textId="53442884" w:rsidR="00412D5F" w:rsidRPr="00130F04" w:rsidRDefault="00412D5F" w:rsidP="009F3A2B">
      <w:pPr>
        <w:pStyle w:val="BodyText"/>
        <w:rPr>
          <w:b/>
          <w:bCs/>
        </w:rPr>
      </w:pPr>
      <w:r w:rsidRPr="00130F04">
        <w:rPr>
          <w:b/>
          <w:bCs/>
        </w:rPr>
        <w:t>Small Arms</w:t>
      </w:r>
      <w:r w:rsidR="00F85978" w:rsidRPr="00130F04">
        <w:rPr>
          <w:b/>
          <w:bCs/>
        </w:rPr>
        <w:t xml:space="preserve"> </w:t>
      </w:r>
      <w:r w:rsidRPr="00130F04">
        <w:rPr>
          <w:b/>
          <w:bCs/>
        </w:rPr>
        <w:t>Ammunition</w:t>
      </w:r>
      <w:r w:rsidR="00F85978" w:rsidRPr="00130F04">
        <w:rPr>
          <w:b/>
          <w:bCs/>
        </w:rPr>
        <w:t xml:space="preserve"> Range</w:t>
      </w:r>
      <w:r w:rsidRPr="00130F04">
        <w:rPr>
          <w:b/>
          <w:bCs/>
        </w:rPr>
        <w:t xml:space="preserve"> Removal and Support</w:t>
      </w:r>
    </w:p>
    <w:p w14:paraId="748A60DD" w14:textId="21704A5B" w:rsidR="004B2B44" w:rsidRPr="00521620" w:rsidRDefault="004B2B44" w:rsidP="009F3A2B">
      <w:pPr>
        <w:pStyle w:val="BodyText"/>
      </w:pPr>
      <w:r>
        <w:t xml:space="preserve">The Contractor shall conduct </w:t>
      </w:r>
      <w:r w:rsidRPr="009B7DA9">
        <w:t>LUC inspections</w:t>
      </w:r>
      <w:r>
        <w:t xml:space="preserve"> at MMRP sites identified in Table 1 of the PWS </w:t>
      </w:r>
      <w:r w:rsidR="00130F04">
        <w:t>to</w:t>
      </w:r>
      <w:r>
        <w:t xml:space="preserve"> achieve the POs of this contract. If</w:t>
      </w:r>
      <w:r w:rsidR="00130F04">
        <w:t>,</w:t>
      </w:r>
      <w:r>
        <w:t xml:space="preserve"> </w:t>
      </w:r>
      <w:r w:rsidR="00130F04">
        <w:t>during</w:t>
      </w:r>
      <w:r>
        <w:t xml:space="preserve"> the LUC inspections</w:t>
      </w:r>
      <w:r w:rsidR="00130F04">
        <w:t>,</w:t>
      </w:r>
      <w:r>
        <w:t xml:space="preserve"> UXO, DMMs, MCs present in high enough concentrations to pose an explosive hazard</w:t>
      </w:r>
      <w:r w:rsidR="00130F04">
        <w:t>,</w:t>
      </w:r>
      <w:r>
        <w:t xml:space="preserve"> or CWM are encountered, the Contractor shall immediately follow the instructions in Section 4.9 of this PWS and inform the RPM</w:t>
      </w:r>
      <w:r w:rsidR="00130F04">
        <w:t>.</w:t>
      </w:r>
    </w:p>
    <w:p w14:paraId="3DC7DCA8" w14:textId="3A680FC3" w:rsidR="006A0B18" w:rsidRPr="00E56356" w:rsidRDefault="00C9451E" w:rsidP="009F3A2B">
      <w:pPr>
        <w:pStyle w:val="Heading2"/>
        <w:spacing w:before="0"/>
        <w:rPr>
          <w:rFonts w:hint="eastAsia"/>
        </w:rPr>
      </w:pPr>
      <w:bookmarkStart w:id="296" w:name="_Toc277151486"/>
      <w:bookmarkStart w:id="297" w:name="_Toc307216773"/>
      <w:bookmarkStart w:id="298" w:name="_Toc318272173"/>
      <w:bookmarkStart w:id="299" w:name="_Toc319048187"/>
      <w:bookmarkStart w:id="300" w:name="_Toc231910869"/>
      <w:r w:rsidRPr="00644B28">
        <w:t>8.8</w:t>
      </w:r>
      <w:r w:rsidRPr="00644B28">
        <w:tab/>
      </w:r>
      <w:r w:rsidR="00ED39CC" w:rsidRPr="00E56356">
        <w:t>Hazardous Waste Removal and Support</w:t>
      </w:r>
      <w:bookmarkEnd w:id="296"/>
      <w:bookmarkEnd w:id="297"/>
      <w:bookmarkEnd w:id="298"/>
      <w:bookmarkEnd w:id="299"/>
      <w:bookmarkEnd w:id="300"/>
    </w:p>
    <w:p w14:paraId="4CC4CE84" w14:textId="68D5CC09" w:rsidR="00540087" w:rsidRDefault="00ED39CC" w:rsidP="009F3A2B">
      <w:pPr>
        <w:pStyle w:val="BodyText"/>
      </w:pPr>
      <w:r>
        <w:t xml:space="preserve">The Contractor shall destroy, recycle, and dispose of hazardous waste and material and provide all hazardous materials use and hazardous waste disposal documentation to </w:t>
      </w:r>
      <w:r w:rsidR="0040435F">
        <w:t>AFCEC, COR</w:t>
      </w:r>
      <w:r w:rsidR="005D33DA">
        <w:t>,</w:t>
      </w:r>
      <w:r w:rsidR="0040435F">
        <w:t xml:space="preserve"> and </w:t>
      </w:r>
      <w:r w:rsidR="00245124">
        <w:t xml:space="preserve">Installation </w:t>
      </w:r>
      <w:r w:rsidR="0013149F">
        <w:t>RPM</w:t>
      </w:r>
      <w:r w:rsidR="00245124">
        <w:t>(s)</w:t>
      </w:r>
      <w:r>
        <w:t xml:space="preserve">.  An </w:t>
      </w:r>
      <w:r w:rsidR="002614EB">
        <w:t>AF</w:t>
      </w:r>
      <w:r>
        <w:t xml:space="preserve"> representative will sign all hazardous waste manifests.  The Contractor shall perform associated investigative work as required.</w:t>
      </w:r>
    </w:p>
    <w:p w14:paraId="599C3EF9" w14:textId="34229FA0" w:rsidR="002A66C2" w:rsidRPr="00E56356" w:rsidRDefault="00C9451E" w:rsidP="009F3A2B">
      <w:pPr>
        <w:pStyle w:val="Heading2"/>
        <w:spacing w:before="0"/>
        <w:rPr>
          <w:rFonts w:hint="eastAsia"/>
        </w:rPr>
      </w:pPr>
      <w:bookmarkStart w:id="301" w:name="_Toc231910870"/>
      <w:r>
        <w:lastRenderedPageBreak/>
        <w:t>8.9</w:t>
      </w:r>
      <w:r>
        <w:tab/>
      </w:r>
      <w:r w:rsidR="002A66C2" w:rsidRPr="00C35671">
        <w:rPr>
          <w:rFonts w:hint="eastAsia"/>
        </w:rPr>
        <w:t>Study Effort Incidental to Remedy or Corrective Action</w:t>
      </w:r>
      <w:bookmarkEnd w:id="301"/>
    </w:p>
    <w:p w14:paraId="230FAFC7" w14:textId="15B0D916" w:rsidR="002A66C2" w:rsidRPr="0035049D" w:rsidRDefault="002A66C2" w:rsidP="009F3A2B">
      <w:pPr>
        <w:pStyle w:val="BodyText"/>
      </w:pPr>
      <w:r w:rsidRPr="0035049D">
        <w:t xml:space="preserve">The Contractor may engage in supplemental study work in pursuit of a remedy or corrective action.  This may </w:t>
      </w:r>
      <w:r w:rsidR="00117ACE" w:rsidRPr="0035049D">
        <w:t>include</w:t>
      </w:r>
      <w:r w:rsidR="006356D1">
        <w:t>,</w:t>
      </w:r>
      <w:r w:rsidR="00117ACE" w:rsidRPr="0035049D">
        <w:t xml:space="preserve"> but</w:t>
      </w:r>
      <w:r w:rsidRPr="0035049D">
        <w:t xml:space="preserve"> is not limited to</w:t>
      </w:r>
      <w:r w:rsidR="006356D1">
        <w:t>,</w:t>
      </w:r>
      <w:r w:rsidRPr="0035049D">
        <w:t xml:space="preserve"> (1) performing bench-scale and pilot-scale studies of remediation</w:t>
      </w:r>
      <w:r w:rsidRPr="002A66C2">
        <w:t xml:space="preserve"> </w:t>
      </w:r>
      <w:r w:rsidRPr="0035049D">
        <w:t xml:space="preserve">technology, and (2) drafting new </w:t>
      </w:r>
      <w:r w:rsidR="006356D1">
        <w:t>DD</w:t>
      </w:r>
      <w:r w:rsidRPr="0035049D">
        <w:t>s (e.g., ROD Amendment, ESD, RCRA Permit modification).</w:t>
      </w:r>
    </w:p>
    <w:p w14:paraId="0B21E0C7" w14:textId="009C9123" w:rsidR="00E52901" w:rsidRPr="00E56356" w:rsidRDefault="00C9451E" w:rsidP="009F3A2B">
      <w:pPr>
        <w:pStyle w:val="Heading2"/>
        <w:spacing w:before="0"/>
        <w:rPr>
          <w:rFonts w:hint="eastAsia"/>
        </w:rPr>
      </w:pPr>
      <w:bookmarkStart w:id="302" w:name="_Toc231910871"/>
      <w:r>
        <w:t>8.10</w:t>
      </w:r>
      <w:r>
        <w:tab/>
      </w:r>
      <w:r w:rsidR="00217813" w:rsidRPr="00C35671">
        <w:rPr>
          <w:rFonts w:hint="eastAsia"/>
        </w:rPr>
        <w:t>Five-</w:t>
      </w:r>
      <w:r w:rsidR="00E52901" w:rsidRPr="00C35671">
        <w:rPr>
          <w:rFonts w:hint="eastAsia"/>
        </w:rPr>
        <w:t>Year Review Support</w:t>
      </w:r>
      <w:bookmarkEnd w:id="302"/>
    </w:p>
    <w:p w14:paraId="79B00076" w14:textId="77777777" w:rsidR="00BB70C6" w:rsidRDefault="00E52901" w:rsidP="00BB70C6">
      <w:pPr>
        <w:pStyle w:val="BodyText"/>
      </w:pPr>
      <w:r w:rsidRPr="00E56356">
        <w:t xml:space="preserve">In accordance with AF policy, the Contractor shall support Five-Year Reviews </w:t>
      </w:r>
      <w:r w:rsidR="001D5F0C" w:rsidRPr="00E56356">
        <w:t>(e.g., supplying documents to independent reviewers</w:t>
      </w:r>
      <w:r w:rsidR="00FC55F8">
        <w:t>, attending site inspections,</w:t>
      </w:r>
      <w:r w:rsidR="001D5F0C" w:rsidRPr="00E56356">
        <w:t xml:space="preserve"> and participat</w:t>
      </w:r>
      <w:r w:rsidR="00FC55F8">
        <w:t>ing</w:t>
      </w:r>
      <w:r w:rsidR="001D5F0C" w:rsidRPr="00E56356">
        <w:t xml:space="preserve"> in meetings/interviews) </w:t>
      </w:r>
      <w:r w:rsidRPr="00E56356">
        <w:t xml:space="preserve">of all </w:t>
      </w:r>
      <w:r w:rsidR="006356D1">
        <w:t>R</w:t>
      </w:r>
      <w:r w:rsidR="002D6E60">
        <w:t>A</w:t>
      </w:r>
      <w:r w:rsidRPr="00E56356">
        <w:t>s</w:t>
      </w:r>
      <w:r w:rsidR="002D6E60">
        <w:t>,</w:t>
      </w:r>
      <w:r w:rsidRPr="00E56356">
        <w:t xml:space="preserve"> </w:t>
      </w:r>
      <w:r w:rsidR="002D6E60" w:rsidRPr="002D6E60">
        <w:t>using the USEPA guidance document “Comprehensive Five-Year Review Guidance,” OSWER No 9355.7-03B-P, June 2001</w:t>
      </w:r>
      <w:r w:rsidR="00580257">
        <w:t>.</w:t>
      </w:r>
      <w:r w:rsidR="002D6E60" w:rsidRPr="002D6E60">
        <w:t xml:space="preserve"> </w:t>
      </w:r>
      <w:r w:rsidR="002D6E60" w:rsidRPr="00C35671">
        <w:t xml:space="preserve">This </w:t>
      </w:r>
      <w:r w:rsidR="000707D4" w:rsidRPr="00C35671">
        <w:t>i</w:t>
      </w:r>
      <w:r w:rsidRPr="00C35671">
        <w:t>nclud</w:t>
      </w:r>
      <w:r w:rsidR="002D6E60" w:rsidRPr="00C35671">
        <w:t xml:space="preserve">es support to the RPM for RCRA </w:t>
      </w:r>
      <w:r w:rsidR="005613B0" w:rsidRPr="00C35671">
        <w:t>annual progress reports as required by the RCRA permit</w:t>
      </w:r>
      <w:r w:rsidR="000707D4" w:rsidRPr="00C35671">
        <w:t>.</w:t>
      </w:r>
      <w:r w:rsidRPr="00E56356">
        <w:t xml:space="preserve"> </w:t>
      </w:r>
      <w:r w:rsidR="00C8795D" w:rsidRPr="00E56356">
        <w:t xml:space="preserve">The </w:t>
      </w:r>
      <w:r w:rsidRPr="00E56356">
        <w:t xml:space="preserve">Contractor shall also be responsible for implementing </w:t>
      </w:r>
      <w:r w:rsidR="000B73C4" w:rsidRPr="00E56356">
        <w:t>findings</w:t>
      </w:r>
      <w:r w:rsidR="001D5F0C">
        <w:t xml:space="preserve">, </w:t>
      </w:r>
      <w:r w:rsidRPr="00E56356">
        <w:t>recommendations</w:t>
      </w:r>
      <w:r w:rsidR="001D5F0C">
        <w:t xml:space="preserve">, and/or </w:t>
      </w:r>
      <w:r w:rsidRPr="00E56356">
        <w:t>deficiencies</w:t>
      </w:r>
      <w:r w:rsidR="00621C8D">
        <w:t xml:space="preserve"> documented</w:t>
      </w:r>
      <w:r w:rsidRPr="00E56356">
        <w:t xml:space="preserve"> in a Five-Year Review</w:t>
      </w:r>
      <w:r w:rsidR="006356D1">
        <w:t>,</w:t>
      </w:r>
      <w:r w:rsidRPr="00E56356">
        <w:t xml:space="preserve"> </w:t>
      </w:r>
      <w:r w:rsidR="00621C8D">
        <w:t xml:space="preserve">which have been </w:t>
      </w:r>
      <w:r w:rsidR="00DD25FA" w:rsidRPr="00E56356">
        <w:t>identified</w:t>
      </w:r>
      <w:r w:rsidRPr="00E56356">
        <w:t xml:space="preserve"> in the GFI, for any site identified in Table 1</w:t>
      </w:r>
      <w:r w:rsidR="00FA1241">
        <w:t xml:space="preserve"> </w:t>
      </w:r>
      <w:r w:rsidR="00FA1241">
        <w:rPr>
          <w:rFonts w:eastAsia="헤드라인A"/>
        </w:rPr>
        <w:t xml:space="preserve">and work described in </w:t>
      </w:r>
      <w:r w:rsidR="00E77527">
        <w:rPr>
          <w:rFonts w:eastAsia="헤드라인A"/>
        </w:rPr>
        <w:t>Section</w:t>
      </w:r>
      <w:r w:rsidR="00FA1241">
        <w:rPr>
          <w:rFonts w:eastAsia="헤드라인A"/>
        </w:rPr>
        <w:t xml:space="preserve"> 1.3.2</w:t>
      </w:r>
      <w:r w:rsidRPr="00E56356">
        <w:t>.</w:t>
      </w:r>
    </w:p>
    <w:p w14:paraId="700EA7F3" w14:textId="77777777" w:rsidR="00BB70C6" w:rsidRDefault="00BB70C6" w:rsidP="00BB70C6">
      <w:pPr>
        <w:pStyle w:val="Heading2"/>
        <w:spacing w:before="0"/>
        <w:rPr>
          <w:rFonts w:hint="eastAsia"/>
        </w:rPr>
      </w:pPr>
      <w:bookmarkStart w:id="303" w:name="_Toc231564164"/>
      <w:bookmarkStart w:id="304" w:name="_Toc231910872"/>
      <w:r>
        <w:t>8.11 Identification of New Site</w:t>
      </w:r>
      <w:bookmarkEnd w:id="303"/>
      <w:bookmarkEnd w:id="304"/>
    </w:p>
    <w:p w14:paraId="7D4E037E" w14:textId="6AEEEDD9" w:rsidR="00BB70C6" w:rsidRDefault="00BB70C6" w:rsidP="00BB70C6">
      <w:pPr>
        <w:pStyle w:val="BodyText"/>
      </w:pPr>
      <w:r w:rsidRPr="007325C0">
        <w:t xml:space="preserve">If, during site activities, the Contractor discovers contamination that appears </w:t>
      </w:r>
      <w:r>
        <w:t>un</w:t>
      </w:r>
      <w:r w:rsidRPr="007325C0">
        <w:t>related to the existing sites, the Contractor shall first notify the</w:t>
      </w:r>
      <w:r>
        <w:t xml:space="preserve"> </w:t>
      </w:r>
      <w:r w:rsidRPr="00BB70C6">
        <w:t>KO</w:t>
      </w:r>
      <w:r w:rsidRPr="007325C0">
        <w:t xml:space="preserve"> in writing and copy the PM/COR, AFCEC RPM, and AFCEC PM.  The Contractor shall collect additional data, as required by the PM/COR and AFCEC RPM, and provide conclusive documentation that supports contamination is not associated with an existing site.</w:t>
      </w:r>
    </w:p>
    <w:p w14:paraId="34E90078" w14:textId="77777777" w:rsidR="00BB70C6" w:rsidRPr="005F6012" w:rsidRDefault="00BB70C6" w:rsidP="00BB70C6">
      <w:pPr>
        <w:pStyle w:val="Heading2"/>
        <w:spacing w:before="0"/>
        <w:rPr>
          <w:rFonts w:hint="eastAsia"/>
        </w:rPr>
      </w:pPr>
      <w:bookmarkStart w:id="305" w:name="x__Toc229405959"/>
      <w:bookmarkStart w:id="306" w:name="_Toc231564165"/>
      <w:bookmarkStart w:id="307" w:name="_Toc231910873"/>
      <w:r w:rsidRPr="005F6012">
        <w:t>8.1</w:t>
      </w:r>
      <w:r>
        <w:t>2</w:t>
      </w:r>
      <w:r w:rsidRPr="005F6012">
        <w:t xml:space="preserve"> Change and Differing Conditions</w:t>
      </w:r>
      <w:bookmarkEnd w:id="305"/>
      <w:bookmarkEnd w:id="306"/>
      <w:bookmarkEnd w:id="307"/>
    </w:p>
    <w:p w14:paraId="69546177" w14:textId="4FDF81C5" w:rsidR="00E52901" w:rsidRPr="00E56356" w:rsidRDefault="00BB70C6" w:rsidP="00BB70C6">
      <w:pPr>
        <w:pStyle w:val="BodyText"/>
      </w:pPr>
      <w:r w:rsidRPr="00263E9F">
        <w:t xml:space="preserve">The Contractor shall identify changes in condition (FAR 52.243-5) and/or differing site conditions (FAR 52.236-2) stated in this PWS and other requirements for this ORC and promptly notify the </w:t>
      </w:r>
      <w:r w:rsidRPr="00BB70C6">
        <w:t>KO</w:t>
      </w:r>
      <w:r w:rsidRPr="00263E9F">
        <w:t xml:space="preserve"> and PM/COR verbally and in writing before conditions are disturbed and before any cost or schedule impact is incurred by the Contractor. If notification and reporting requirements stated in the FAR are not completed in the stated timeframe and manner, the Government will not be obligated to acknowledge/approve the change in condition, and the Contractor may not receive compensation.</w:t>
      </w:r>
    </w:p>
    <w:p w14:paraId="4B1C36B8" w14:textId="20D3E18F" w:rsidR="001F368C" w:rsidRPr="00E56356" w:rsidRDefault="00C9451E" w:rsidP="009F3A2B">
      <w:pPr>
        <w:pStyle w:val="Heading1"/>
        <w:spacing w:before="0"/>
        <w:rPr>
          <w:rFonts w:hint="eastAsia"/>
        </w:rPr>
      </w:pPr>
      <w:bookmarkStart w:id="308" w:name="_Toc125357075"/>
      <w:bookmarkStart w:id="309" w:name="_Toc231910874"/>
      <w:bookmarkStart w:id="310" w:name="_Toc277151488"/>
      <w:bookmarkStart w:id="311" w:name="_Toc307216775"/>
      <w:bookmarkStart w:id="312" w:name="_Toc318272175"/>
      <w:bookmarkStart w:id="313" w:name="_Toc319048189"/>
      <w:r>
        <w:t>9.0</w:t>
      </w:r>
      <w:r>
        <w:tab/>
      </w:r>
      <w:r w:rsidR="00DB5592">
        <w:t>Performance Standards and Surveillance Activities</w:t>
      </w:r>
      <w:bookmarkEnd w:id="308"/>
      <w:bookmarkEnd w:id="309"/>
    </w:p>
    <w:p w14:paraId="66F9BA1D" w14:textId="28094D05" w:rsidR="0092416D" w:rsidRPr="003C0C9C" w:rsidRDefault="001F368C" w:rsidP="009F3A2B">
      <w:pPr>
        <w:pStyle w:val="BodyText"/>
      </w:pPr>
      <w:r w:rsidRPr="003C0C9C">
        <w:t xml:space="preserve">The AF </w:t>
      </w:r>
      <w:r w:rsidRPr="00F81FF6">
        <w:t xml:space="preserve">and </w:t>
      </w:r>
      <w:r w:rsidR="007272AB" w:rsidRPr="00F81FF6">
        <w:t>USACE</w:t>
      </w:r>
      <w:r w:rsidRPr="003C0C9C">
        <w:t xml:space="preserve"> will utilize the </w:t>
      </w:r>
      <w:r w:rsidR="00116492">
        <w:t>QA</w:t>
      </w:r>
      <w:r w:rsidR="001206E4">
        <w:t xml:space="preserve"> </w:t>
      </w:r>
      <w:r w:rsidR="006356D1">
        <w:t xml:space="preserve">activities </w:t>
      </w:r>
      <w:r w:rsidRPr="003C0C9C">
        <w:t>to define the procedures and guidelines to evaluate the technical and quality performance of the Contractor in accordance with th</w:t>
      </w:r>
      <w:r w:rsidR="00E56356" w:rsidRPr="003C0C9C">
        <w:t>is</w:t>
      </w:r>
      <w:r w:rsidRPr="003C0C9C">
        <w:t xml:space="preserve"> PWS.  The </w:t>
      </w:r>
      <w:r w:rsidR="00116492">
        <w:t>QA</w:t>
      </w:r>
      <w:r w:rsidR="001206E4">
        <w:t xml:space="preserve"> </w:t>
      </w:r>
      <w:r w:rsidR="006356D1">
        <w:t>activities</w:t>
      </w:r>
      <w:r w:rsidR="006356D1" w:rsidRPr="003C0C9C">
        <w:t xml:space="preserve"> </w:t>
      </w:r>
      <w:r w:rsidRPr="003C0C9C">
        <w:t xml:space="preserve">ensure </w:t>
      </w:r>
      <w:r w:rsidR="006356D1">
        <w:t>that the work, including</w:t>
      </w:r>
      <w:r w:rsidRPr="003C0C9C">
        <w:t xml:space="preserve"> that of subcontractors and suppliers, complies with the regulatory and contractual requirements, and documents all the various activities </w:t>
      </w:r>
      <w:r w:rsidR="003E3C48" w:rsidRPr="003C0C9C">
        <w:t xml:space="preserve">required to achieve completion of </w:t>
      </w:r>
      <w:r w:rsidRPr="003C0C9C">
        <w:t>CLINs</w:t>
      </w:r>
      <w:r w:rsidR="003E3C48" w:rsidRPr="003C0C9C">
        <w:t>/Sub-CLINs</w:t>
      </w:r>
      <w:r w:rsidRPr="003C0C9C">
        <w:t xml:space="preserve"> and contract requirements not associated directly with a </w:t>
      </w:r>
      <w:r w:rsidR="003E3C48" w:rsidRPr="003C0C9C">
        <w:t xml:space="preserve">CLIN/Sub-CLIN </w:t>
      </w:r>
      <w:r w:rsidRPr="003C0C9C">
        <w:t>are being accomplished, tracked, and surveilled.</w:t>
      </w:r>
      <w:r w:rsidR="0092416D" w:rsidRPr="003C0C9C">
        <w:t xml:space="preserve"> </w:t>
      </w:r>
    </w:p>
    <w:p w14:paraId="19A98237" w14:textId="2C46C345" w:rsidR="001F368C" w:rsidRDefault="0092416D" w:rsidP="009F3A2B">
      <w:pPr>
        <w:pStyle w:val="BodyText"/>
      </w:pPr>
      <w:r w:rsidRPr="003C0C9C">
        <w:t>The Contractor is fully responsible for executing</w:t>
      </w:r>
      <w:r w:rsidR="009F2DE3">
        <w:t xml:space="preserve"> </w:t>
      </w:r>
      <w:r w:rsidRPr="003C0C9C">
        <w:t xml:space="preserve">the work under this contract and supervising/directing the work of subcontractors. Surveillance of Contractor performance and compliance shall be completed in accordance with the </w:t>
      </w:r>
      <w:r w:rsidR="001206E4">
        <w:t>PWS</w:t>
      </w:r>
      <w:r w:rsidRPr="003C0C9C">
        <w:t xml:space="preserve">. </w:t>
      </w:r>
      <w:r w:rsidR="005D33DA">
        <w:t xml:space="preserve"> </w:t>
      </w:r>
      <w:r w:rsidRPr="003C0C9C">
        <w:t>The Government’s contractual relationship and oversight responsibilities are only with the Contractor.</w:t>
      </w:r>
    </w:p>
    <w:p w14:paraId="54AF47BD" w14:textId="77777777" w:rsidR="008E1067" w:rsidRDefault="008E1067" w:rsidP="009F3A2B">
      <w:pPr>
        <w:keepNext/>
        <w:spacing w:after="120"/>
        <w:jc w:val="center"/>
        <w:rPr>
          <w:b/>
          <w:bCs/>
          <w:iCs/>
          <w:highlight w:val="yellow"/>
        </w:rPr>
        <w:sectPr w:rsidR="008E1067" w:rsidSect="00F13384">
          <w:headerReference w:type="even" r:id="rId16"/>
          <w:headerReference w:type="default" r:id="rId17"/>
          <w:footerReference w:type="default" r:id="rId18"/>
          <w:headerReference w:type="first" r:id="rId19"/>
          <w:footerReference w:type="first" r:id="rId20"/>
          <w:pgSz w:w="12240" w:h="15840" w:code="1"/>
          <w:pgMar w:top="245" w:right="1440" w:bottom="1440" w:left="1440" w:header="720" w:footer="720" w:gutter="0"/>
          <w:cols w:space="720"/>
          <w:titlePg/>
          <w:docGrid w:linePitch="360"/>
        </w:sectPr>
      </w:pPr>
      <w:bookmarkStart w:id="317" w:name="_Toc50087481"/>
    </w:p>
    <w:p w14:paraId="45676D4C" w14:textId="49BA0D95" w:rsidR="006A0B18" w:rsidRPr="00E56356" w:rsidRDefault="00C9451E" w:rsidP="00E20D2B">
      <w:pPr>
        <w:pStyle w:val="Heading1"/>
        <w:spacing w:before="0"/>
        <w:rPr>
          <w:rFonts w:hint="eastAsia"/>
        </w:rPr>
      </w:pPr>
      <w:bookmarkStart w:id="318" w:name="_Toc231910875"/>
      <w:bookmarkEnd w:id="317"/>
      <w:r>
        <w:lastRenderedPageBreak/>
        <w:t>10.0</w:t>
      </w:r>
      <w:r>
        <w:tab/>
      </w:r>
      <w:r w:rsidR="00ED39CC" w:rsidRPr="00E56356">
        <w:t>POINTS OF CONTACT</w:t>
      </w:r>
      <w:bookmarkEnd w:id="310"/>
      <w:bookmarkEnd w:id="311"/>
      <w:bookmarkEnd w:id="312"/>
      <w:bookmarkEnd w:id="313"/>
      <w:bookmarkEnd w:id="318"/>
    </w:p>
    <w:p w14:paraId="372C5C85" w14:textId="77777777" w:rsidR="006A0B18" w:rsidRPr="008E5E70" w:rsidRDefault="00ED39CC" w:rsidP="00E20D2B">
      <w:pPr>
        <w:pStyle w:val="BodyText"/>
        <w:rPr>
          <w:color w:val="808080" w:themeColor="background1" w:themeShade="80"/>
        </w:rPr>
      </w:pPr>
      <w:r w:rsidRPr="0035049D">
        <w:t xml:space="preserve">POCs will be specified upon </w:t>
      </w:r>
      <w:r w:rsidR="00BB288B" w:rsidRPr="0035049D">
        <w:t>contract</w:t>
      </w:r>
      <w:r w:rsidRPr="0035049D">
        <w:t xml:space="preserve"> award</w:t>
      </w:r>
      <w:r w:rsidRPr="008E5E70">
        <w:rPr>
          <w:color w:val="808080" w:themeColor="background1" w:themeShade="80"/>
        </w:rPr>
        <w:t>.</w:t>
      </w:r>
    </w:p>
    <w:p w14:paraId="4BA0F0CB" w14:textId="75BD3270" w:rsidR="0029537A" w:rsidRDefault="00C9451E" w:rsidP="00E20D2B">
      <w:pPr>
        <w:pStyle w:val="Heading1"/>
        <w:spacing w:before="0"/>
        <w:rPr>
          <w:rFonts w:hint="eastAsia"/>
        </w:rPr>
      </w:pPr>
      <w:bookmarkStart w:id="319" w:name="_Toc231910876"/>
      <w:r>
        <w:t>1</w:t>
      </w:r>
      <w:r w:rsidR="006B60B5">
        <w:t>1</w:t>
      </w:r>
      <w:r>
        <w:t>.0</w:t>
      </w:r>
      <w:r>
        <w:tab/>
      </w:r>
      <w:r w:rsidR="000B223F" w:rsidRPr="00FC0516">
        <w:t>CONTRACTOR MANPOWER REPORTING REQUIREMENTS</w:t>
      </w:r>
      <w:bookmarkEnd w:id="319"/>
    </w:p>
    <w:p w14:paraId="6C0C3D17" w14:textId="60CA17CB" w:rsidR="000B223F" w:rsidRPr="0035049D" w:rsidRDefault="000B223F" w:rsidP="00E20D2B">
      <w:pPr>
        <w:pStyle w:val="BodyText"/>
      </w:pPr>
      <w:r w:rsidRPr="0035049D">
        <w:t xml:space="preserve">The </w:t>
      </w:r>
      <w:r w:rsidR="00883B03">
        <w:t>Contractor</w:t>
      </w:r>
      <w:r w:rsidRPr="0035049D">
        <w:t xml:space="preserve"> shall report ALL </w:t>
      </w:r>
      <w:r w:rsidR="00883B03">
        <w:t>Contractor</w:t>
      </w:r>
      <w:r w:rsidRPr="0035049D">
        <w:t xml:space="preserve"> labor hours (including subcontractor labor hours) required for performance of services provided under this contract for the </w:t>
      </w:r>
      <w:r w:rsidR="00592253">
        <w:t>AF</w:t>
      </w:r>
      <w:r w:rsidRPr="0035049D">
        <w:t xml:space="preserve"> via a secure data collection site.  The </w:t>
      </w:r>
      <w:r w:rsidR="00883B03">
        <w:t>Contractor</w:t>
      </w:r>
      <w:r w:rsidRPr="0035049D">
        <w:t xml:space="preserve"> is required to completely fill in all required data fields at </w:t>
      </w:r>
      <w:hyperlink r:id="rId21" w:history="1">
        <w:r w:rsidR="00295822">
          <w:rPr>
            <w:rStyle w:val="Hyperlink"/>
          </w:rPr>
          <w:t>https://sam.gov/content/entity-reporting</w:t>
        </w:r>
      </w:hyperlink>
      <w:r w:rsidR="00295822" w:rsidRPr="0035049D">
        <w:t>.</w:t>
      </w:r>
    </w:p>
    <w:p w14:paraId="42565293" w14:textId="7B9646AB" w:rsidR="000B223F" w:rsidRPr="0035049D" w:rsidRDefault="000B223F" w:rsidP="00E20D2B">
      <w:pPr>
        <w:pStyle w:val="BodyText"/>
      </w:pPr>
      <w:r w:rsidRPr="0035049D">
        <w:t xml:space="preserve">Reporting inputs will be for labor executed during the </w:t>
      </w:r>
      <w:r w:rsidR="00DB7888">
        <w:t>P</w:t>
      </w:r>
      <w:r w:rsidR="00283388">
        <w:t>o</w:t>
      </w:r>
      <w:r w:rsidR="00DB7888">
        <w:t xml:space="preserve">P </w:t>
      </w:r>
      <w:r w:rsidRPr="0035049D">
        <w:t>for each Government FY</w:t>
      </w:r>
      <w:r w:rsidR="00DB7888">
        <w:t>.</w:t>
      </w:r>
      <w:r w:rsidRPr="0035049D">
        <w:t xml:space="preserve"> </w:t>
      </w:r>
      <w:r w:rsidR="00DB7888">
        <w:t xml:space="preserve"> The Government </w:t>
      </w:r>
      <w:r w:rsidR="00DE791B">
        <w:t>FY</w:t>
      </w:r>
      <w:r w:rsidR="00DB7888">
        <w:t xml:space="preserve"> </w:t>
      </w:r>
      <w:r w:rsidR="00A11C75">
        <w:t>is from</w:t>
      </w:r>
      <w:r w:rsidR="00DB7888">
        <w:t xml:space="preserve"> </w:t>
      </w:r>
      <w:r w:rsidRPr="0035049D">
        <w:t xml:space="preserve">1 October through 30 September. </w:t>
      </w:r>
      <w:r w:rsidR="003B40E2" w:rsidRPr="0035049D">
        <w:t xml:space="preserve"> </w:t>
      </w:r>
      <w:r w:rsidRPr="0035049D">
        <w:t xml:space="preserve">While inputs may be reported any time during the FY, all data shall be reported no later than 31 October of each calendar year. </w:t>
      </w:r>
      <w:r w:rsidR="003B40E2" w:rsidRPr="0035049D">
        <w:t xml:space="preserve"> </w:t>
      </w:r>
      <w:r w:rsidRPr="0035049D">
        <w:t xml:space="preserve">Contractors may direct questions </w:t>
      </w:r>
      <w:proofErr w:type="gramStart"/>
      <w:r w:rsidRPr="0035049D">
        <w:t>to</w:t>
      </w:r>
      <w:proofErr w:type="gramEnd"/>
      <w:r w:rsidRPr="0035049D">
        <w:t xml:space="preserve"> the </w:t>
      </w:r>
      <w:r w:rsidR="00295822">
        <w:t>SAM.</w:t>
      </w:r>
      <w:r w:rsidR="00B675E7">
        <w:t>gov</w:t>
      </w:r>
      <w:r w:rsidR="00FC0516">
        <w:t xml:space="preserve"> </w:t>
      </w:r>
      <w:r w:rsidR="006356D1">
        <w:t>H</w:t>
      </w:r>
      <w:r w:rsidR="006356D1" w:rsidRPr="0035049D">
        <w:t xml:space="preserve">elp </w:t>
      </w:r>
      <w:r w:rsidR="006356D1">
        <w:t>D</w:t>
      </w:r>
      <w:r w:rsidRPr="0035049D">
        <w:t>esk.</w:t>
      </w:r>
    </w:p>
    <w:p w14:paraId="24BA0134" w14:textId="3E56869A" w:rsidR="000B223F" w:rsidRPr="0035049D" w:rsidRDefault="000B223F" w:rsidP="00E20D2B">
      <w:pPr>
        <w:pStyle w:val="BodyText"/>
      </w:pPr>
      <w:r w:rsidRPr="0035049D">
        <w:t xml:space="preserve">Uses and Safeguarding of Information:  Information from the secure website </w:t>
      </w:r>
      <w:proofErr w:type="gramStart"/>
      <w:r w:rsidRPr="0035049D">
        <w:t>is considered to be</w:t>
      </w:r>
      <w:proofErr w:type="gramEnd"/>
      <w:r w:rsidRPr="0035049D">
        <w:t xml:space="preserve"> proprietary in nature when the contract number and </w:t>
      </w:r>
      <w:r w:rsidR="00883B03">
        <w:t>Contractor</w:t>
      </w:r>
      <w:r w:rsidRPr="0035049D">
        <w:t xml:space="preserve"> identity are associated with the direct labor hours and direct labor dollars. </w:t>
      </w:r>
      <w:r w:rsidR="007D3199">
        <w:t xml:space="preserve"> </w:t>
      </w:r>
      <w:r w:rsidRPr="0035049D">
        <w:t xml:space="preserve">At no time will any data be released to the public with the </w:t>
      </w:r>
      <w:r w:rsidR="00883B03">
        <w:t>Contractor</w:t>
      </w:r>
      <w:r w:rsidRPr="0035049D">
        <w:t xml:space="preserve"> name and contract number associated with the data.</w:t>
      </w:r>
    </w:p>
    <w:p w14:paraId="2599277C" w14:textId="0AD8A83F" w:rsidR="000B223F" w:rsidRPr="0035049D" w:rsidRDefault="000B223F" w:rsidP="00E20D2B">
      <w:pPr>
        <w:pStyle w:val="BodyText"/>
      </w:pPr>
      <w:r w:rsidRPr="0035049D">
        <w:t xml:space="preserve">User Manuals:  Data for </w:t>
      </w:r>
      <w:r w:rsidR="00592253">
        <w:t>AF</w:t>
      </w:r>
      <w:r w:rsidRPr="0035049D">
        <w:t xml:space="preserve"> service requirements must be input at the </w:t>
      </w:r>
      <w:r w:rsidR="00B675E7">
        <w:t>SAM.gov</w:t>
      </w:r>
      <w:r w:rsidR="00B675E7" w:rsidRPr="0035049D">
        <w:t xml:space="preserve"> link</w:t>
      </w:r>
      <w:r w:rsidR="00B675E7">
        <w:t xml:space="preserve"> </w:t>
      </w:r>
      <w:hyperlink r:id="rId22" w:history="1">
        <w:r w:rsidR="00B675E7">
          <w:rPr>
            <w:rStyle w:val="Hyperlink"/>
          </w:rPr>
          <w:t>https://sam.gov/content/entity-reporting</w:t>
        </w:r>
      </w:hyperlink>
      <w:r w:rsidRPr="0035049D">
        <w:t xml:space="preserve">.  </w:t>
      </w:r>
    </w:p>
    <w:sectPr w:rsidR="000B223F" w:rsidRPr="0035049D" w:rsidSect="00F13384">
      <w:footerReference w:type="first" r:id="rId23"/>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14C04" w14:textId="77777777" w:rsidR="00910BFF" w:rsidRDefault="00910BFF">
      <w:r>
        <w:separator/>
      </w:r>
    </w:p>
  </w:endnote>
  <w:endnote w:type="continuationSeparator" w:id="0">
    <w:p w14:paraId="603CC366" w14:textId="77777777" w:rsidR="00910BFF" w:rsidRDefault="00910BFF">
      <w:r>
        <w:continuationSeparator/>
      </w:r>
    </w:p>
  </w:endnote>
  <w:endnote w:type="continuationNotice" w:id="1">
    <w:p w14:paraId="0B252C19" w14:textId="77777777" w:rsidR="00910BFF" w:rsidRDefault="00910B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헤드라인A">
    <w:charset w:val="4F"/>
    <w:family w:val="auto"/>
    <w:pitch w:val="variable"/>
    <w:sig w:usb0="00000000" w:usb1="09060000" w:usb2="00000010" w:usb3="00000000" w:csb0="00080000" w:csb1="00000000"/>
  </w:font>
  <w:font w:name="NewCenturySchlbk">
    <w:altName w:val="Century Schoolbook"/>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G Omega">
    <w:altName w:val="Candara"/>
    <w:charset w:val="00"/>
    <w:family w:val="swiss"/>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0DFC" w14:textId="15CAF7E0" w:rsidR="001B56CF" w:rsidRPr="0064019E" w:rsidRDefault="001B56CF" w:rsidP="008C077D">
    <w:pPr>
      <w:pStyle w:val="Footer"/>
      <w:rPr>
        <w:sz w:val="16"/>
        <w:szCs w:val="16"/>
      </w:rPr>
    </w:pPr>
    <w:r>
      <w:rPr>
        <w:sz w:val="16"/>
        <w:szCs w:val="16"/>
      </w:rPr>
      <w:t>FY2</w:t>
    </w:r>
    <w:r w:rsidR="00A1706E">
      <w:rPr>
        <w:sz w:val="16"/>
        <w:szCs w:val="16"/>
      </w:rPr>
      <w:t>7</w:t>
    </w:r>
    <w:r>
      <w:rPr>
        <w:sz w:val="16"/>
        <w:szCs w:val="16"/>
      </w:rPr>
      <w:t xml:space="preserve"> Version </w:t>
    </w:r>
    <w:ins w:id="314" w:author="Ryan Phillips" w:date="2026-06-09T15:04:00Z" w16du:dateUtc="2026-06-09T20:04:00Z">
      <w:r w:rsidR="00733286">
        <w:rPr>
          <w:sz w:val="16"/>
          <w:szCs w:val="16"/>
        </w:rPr>
        <w:t>3</w:t>
      </w:r>
    </w:ins>
    <w:del w:id="315" w:author="Ryan Phillips" w:date="2026-06-09T15:04:00Z" w16du:dateUtc="2026-06-09T20:04:00Z">
      <w:r w:rsidR="00D96F7C" w:rsidDel="00733286">
        <w:rPr>
          <w:sz w:val="16"/>
          <w:szCs w:val="16"/>
        </w:rPr>
        <w:delText>2</w:delText>
      </w:r>
    </w:del>
    <w:ins w:id="316" w:author="DeArmond, Brandy S CIV USARMY CESAS (USA)" w:date="2026-06-26T13:04:00Z" w16du:dateUtc="2026-06-26T17:04:00Z">
      <w:r w:rsidR="00733286">
        <w:rPr>
          <w:sz w:val="16"/>
          <w:szCs w:val="16"/>
        </w:rPr>
        <w:t>3</w:t>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3C2C6DF" w14:paraId="2950486E" w14:textId="77777777" w:rsidTr="005057F6">
      <w:trPr>
        <w:trHeight w:val="300"/>
      </w:trPr>
      <w:tc>
        <w:tcPr>
          <w:tcW w:w="3120" w:type="dxa"/>
        </w:tcPr>
        <w:p w14:paraId="2EEA6FB6" w14:textId="46116883" w:rsidR="53C2C6DF" w:rsidRDefault="53C2C6DF" w:rsidP="005057F6">
          <w:pPr>
            <w:pStyle w:val="Header"/>
            <w:ind w:left="-115"/>
          </w:pPr>
        </w:p>
      </w:tc>
      <w:tc>
        <w:tcPr>
          <w:tcW w:w="3120" w:type="dxa"/>
        </w:tcPr>
        <w:p w14:paraId="4CF14E01" w14:textId="2F01C5D3" w:rsidR="53C2C6DF" w:rsidRDefault="53C2C6DF" w:rsidP="005057F6">
          <w:pPr>
            <w:pStyle w:val="Header"/>
            <w:jc w:val="center"/>
          </w:pPr>
        </w:p>
      </w:tc>
      <w:tc>
        <w:tcPr>
          <w:tcW w:w="3120" w:type="dxa"/>
        </w:tcPr>
        <w:p w14:paraId="691F2B8F" w14:textId="79596122" w:rsidR="53C2C6DF" w:rsidRDefault="53C2C6DF" w:rsidP="005057F6">
          <w:pPr>
            <w:pStyle w:val="Header"/>
            <w:ind w:right="-115"/>
            <w:jc w:val="right"/>
          </w:pPr>
        </w:p>
      </w:tc>
    </w:tr>
  </w:tbl>
  <w:p w14:paraId="7726171C" w14:textId="3136CD8D" w:rsidR="53C2C6DF" w:rsidRDefault="53C2C6DF" w:rsidP="004625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3C2C6DF" w14:paraId="232404FA" w14:textId="77777777" w:rsidTr="005057F6">
      <w:trPr>
        <w:trHeight w:val="300"/>
      </w:trPr>
      <w:tc>
        <w:tcPr>
          <w:tcW w:w="3120" w:type="dxa"/>
        </w:tcPr>
        <w:p w14:paraId="4132C578" w14:textId="3DE620C0" w:rsidR="53C2C6DF" w:rsidRDefault="53C2C6DF" w:rsidP="005057F6">
          <w:pPr>
            <w:pStyle w:val="Header"/>
            <w:ind w:left="-115"/>
          </w:pPr>
        </w:p>
      </w:tc>
      <w:tc>
        <w:tcPr>
          <w:tcW w:w="3120" w:type="dxa"/>
        </w:tcPr>
        <w:p w14:paraId="16173833" w14:textId="3C5D2A31" w:rsidR="53C2C6DF" w:rsidRDefault="53C2C6DF" w:rsidP="005057F6">
          <w:pPr>
            <w:pStyle w:val="Header"/>
            <w:jc w:val="center"/>
          </w:pPr>
        </w:p>
      </w:tc>
      <w:tc>
        <w:tcPr>
          <w:tcW w:w="3120" w:type="dxa"/>
        </w:tcPr>
        <w:p w14:paraId="4D4306FE" w14:textId="3D0324FD" w:rsidR="53C2C6DF" w:rsidRDefault="53C2C6DF" w:rsidP="005057F6">
          <w:pPr>
            <w:pStyle w:val="Header"/>
            <w:ind w:right="-115"/>
            <w:jc w:val="right"/>
          </w:pPr>
        </w:p>
      </w:tc>
    </w:tr>
  </w:tbl>
  <w:p w14:paraId="60B48EC7" w14:textId="0858AAAE" w:rsidR="53C2C6DF" w:rsidRDefault="53C2C6DF" w:rsidP="004625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4147B" w14:textId="77777777" w:rsidR="00910BFF" w:rsidRDefault="00910BFF">
      <w:r>
        <w:separator/>
      </w:r>
    </w:p>
  </w:footnote>
  <w:footnote w:type="continuationSeparator" w:id="0">
    <w:p w14:paraId="0CA8F318" w14:textId="77777777" w:rsidR="00910BFF" w:rsidRDefault="00910BFF">
      <w:r>
        <w:continuationSeparator/>
      </w:r>
    </w:p>
  </w:footnote>
  <w:footnote w:type="continuationNotice" w:id="1">
    <w:p w14:paraId="5621A225" w14:textId="77777777" w:rsidR="00910BFF" w:rsidRDefault="00910BFF"/>
  </w:footnote>
  <w:footnote w:id="2">
    <w:p w14:paraId="0759E2BF" w14:textId="5CE6FE8B" w:rsidR="001B56CF" w:rsidRDefault="001B56CF" w:rsidP="00BD429A">
      <w:pPr>
        <w:pStyle w:val="FootnoteText"/>
      </w:pPr>
      <w:r>
        <w:rPr>
          <w:rStyle w:val="FootnoteReference"/>
        </w:rPr>
        <w:footnoteRef/>
      </w:r>
      <w:r>
        <w:t xml:space="preserve"> </w:t>
      </w:r>
      <w:r w:rsidRPr="00635104">
        <w:t xml:space="preserve">ITRC. </w:t>
      </w:r>
      <w:r>
        <w:t>(</w:t>
      </w:r>
      <w:r w:rsidRPr="00635104">
        <w:t>2004</w:t>
      </w:r>
      <w:r>
        <w:t>)</w:t>
      </w:r>
      <w:r w:rsidRPr="00635104">
        <w:t xml:space="preserve">. </w:t>
      </w:r>
      <w:r w:rsidRPr="00FB15AD">
        <w:rPr>
          <w:i/>
        </w:rPr>
        <w:t>Remediation Process Optimization: Identifying Opportunities for Enhanced and More Efficient Site Remediation.</w:t>
      </w:r>
    </w:p>
  </w:footnote>
  <w:footnote w:id="3">
    <w:p w14:paraId="1E5C7B40" w14:textId="24BFFCF4" w:rsidR="001B56CF" w:rsidRDefault="001B56CF" w:rsidP="00BD429A">
      <w:pPr>
        <w:pStyle w:val="FootnoteText"/>
      </w:pPr>
      <w:r>
        <w:rPr>
          <w:rStyle w:val="FootnoteReference"/>
        </w:rPr>
        <w:footnoteRef/>
      </w:r>
      <w:r>
        <w:t xml:space="preserve"> </w:t>
      </w:r>
      <w:r w:rsidRPr="00F427D5">
        <w:t xml:space="preserve">ITRC. </w:t>
      </w:r>
      <w:r>
        <w:t>(</w:t>
      </w:r>
      <w:r w:rsidRPr="00F427D5">
        <w:t>2006</w:t>
      </w:r>
      <w:r>
        <w:t>)</w:t>
      </w:r>
      <w:r w:rsidRPr="00F427D5">
        <w:t xml:space="preserve">. </w:t>
      </w:r>
      <w:r w:rsidRPr="00FB15AD">
        <w:rPr>
          <w:i/>
        </w:rPr>
        <w:t>Exit Strategy–Seeing the Forest Beyond the Trees.</w:t>
      </w:r>
    </w:p>
  </w:footnote>
  <w:footnote w:id="4">
    <w:p w14:paraId="5CF11320" w14:textId="77777777" w:rsidR="001B56CF" w:rsidRDefault="001B56CF" w:rsidP="00BD429A">
      <w:pPr>
        <w:pStyle w:val="FootnoteText"/>
      </w:pPr>
      <w:r>
        <w:rPr>
          <w:rStyle w:val="FootnoteReference"/>
        </w:rPr>
        <w:footnoteRef/>
      </w:r>
      <w:r>
        <w:t xml:space="preserve"> </w:t>
      </w:r>
      <w:r w:rsidRPr="001D298F">
        <w:t xml:space="preserve">ITRC. </w:t>
      </w:r>
      <w:r>
        <w:t>(</w:t>
      </w:r>
      <w:r w:rsidRPr="001D298F">
        <w:t>2004</w:t>
      </w:r>
      <w:r>
        <w:t>).</w:t>
      </w:r>
      <w:r w:rsidRPr="001D298F">
        <w:t xml:space="preserve"> </w:t>
      </w:r>
      <w:r w:rsidRPr="00FB15AD">
        <w:rPr>
          <w:i/>
        </w:rPr>
        <w:t>Remediation Process Optimization: Identifying Opportunities for Enhanced and More Efficient Site Remediation.</w:t>
      </w:r>
      <w:r w:rsidRPr="001D298F">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64F46" w14:textId="77777777" w:rsidR="001B56CF" w:rsidRDefault="00000000">
    <w:pPr>
      <w:pStyle w:val="Header"/>
    </w:pPr>
    <w:r>
      <w:rPr>
        <w:noProof/>
      </w:rPr>
      <w:pict w14:anchorId="756A908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704324" o:spid="_x0000_s1040" type="#_x0000_t136" style="position:absolute;margin-left:0;margin-top:0;width:471.3pt;height:188.5pt;rotation:315;z-index:-251658752;mso-position-horizontal:center;mso-position-horizontal-relative:margin;mso-position-vertical:center;mso-position-vertical-relative:margin" o:allowincell="f" fillcolor="#7f7f7f [1612]" stroked="f">
          <v:fill opacity=".5"/>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rPr>
      <w:id w:val="98381352"/>
      <w:docPartObj>
        <w:docPartGallery w:val="Page Numbers (Top of Page)"/>
        <w:docPartUnique/>
      </w:docPartObj>
    </w:sdtPr>
    <w:sdtContent>
      <w:p w14:paraId="415FE06C" w14:textId="156E254A" w:rsidR="001B56CF" w:rsidRDefault="001B56CF" w:rsidP="008C077D">
        <w:pPr>
          <w:pStyle w:val="Header"/>
          <w:jc w:val="right"/>
          <w:rPr>
            <w:rFonts w:ascii="Times New Roman" w:hAnsi="Times New Roman"/>
          </w:rPr>
        </w:pPr>
        <w:r w:rsidRPr="00CA5771">
          <w:rPr>
            <w:rFonts w:ascii="Times New Roman" w:hAnsi="Times New Roman"/>
            <w:highlight w:val="yellow"/>
          </w:rPr>
          <w:t>Solicitation Number:</w:t>
        </w:r>
      </w:p>
      <w:p w14:paraId="15D1C1F4" w14:textId="53506838" w:rsidR="001B56CF" w:rsidRPr="00AF6544" w:rsidRDefault="001B56CF" w:rsidP="008C077D">
        <w:pPr>
          <w:pStyle w:val="Header"/>
          <w:jc w:val="right"/>
          <w:rPr>
            <w:rFonts w:ascii="Times New Roman" w:hAnsi="Times New Roman"/>
            <w:szCs w:val="24"/>
          </w:rPr>
        </w:pPr>
        <w:r w:rsidRPr="00AF6544">
          <w:rPr>
            <w:rFonts w:ascii="Times New Roman" w:hAnsi="Times New Roman"/>
            <w:szCs w:val="24"/>
          </w:rPr>
          <w:t xml:space="preserve">Page </w:t>
        </w:r>
        <w:r w:rsidRPr="00AF6544">
          <w:rPr>
            <w:rFonts w:ascii="Times New Roman" w:hAnsi="Times New Roman"/>
            <w:b/>
            <w:bCs/>
            <w:szCs w:val="24"/>
          </w:rPr>
          <w:fldChar w:fldCharType="begin"/>
        </w:r>
        <w:r w:rsidRPr="00AF6544">
          <w:rPr>
            <w:rFonts w:ascii="Times New Roman" w:hAnsi="Times New Roman"/>
            <w:b/>
            <w:bCs/>
            <w:szCs w:val="24"/>
          </w:rPr>
          <w:instrText xml:space="preserve"> PAGE </w:instrText>
        </w:r>
        <w:r w:rsidRPr="00AF6544">
          <w:rPr>
            <w:rFonts w:ascii="Times New Roman" w:hAnsi="Times New Roman"/>
            <w:b/>
            <w:bCs/>
            <w:szCs w:val="24"/>
          </w:rPr>
          <w:fldChar w:fldCharType="separate"/>
        </w:r>
        <w:r w:rsidR="00BE171D">
          <w:rPr>
            <w:rFonts w:ascii="Times New Roman" w:hAnsi="Times New Roman"/>
            <w:b/>
            <w:bCs/>
            <w:noProof/>
            <w:szCs w:val="24"/>
          </w:rPr>
          <w:t>21</w:t>
        </w:r>
        <w:r w:rsidRPr="00AF6544">
          <w:rPr>
            <w:rFonts w:ascii="Times New Roman" w:hAnsi="Times New Roman"/>
            <w:b/>
            <w:bCs/>
            <w:szCs w:val="24"/>
          </w:rPr>
          <w:fldChar w:fldCharType="end"/>
        </w:r>
        <w:r w:rsidRPr="00AF6544">
          <w:rPr>
            <w:rFonts w:ascii="Times New Roman" w:hAnsi="Times New Roman"/>
            <w:szCs w:val="24"/>
          </w:rPr>
          <w:t xml:space="preserve"> of </w:t>
        </w:r>
        <w:r w:rsidRPr="00AF6544">
          <w:rPr>
            <w:rFonts w:ascii="Times New Roman" w:hAnsi="Times New Roman"/>
            <w:b/>
            <w:bCs/>
            <w:szCs w:val="24"/>
          </w:rPr>
          <w:fldChar w:fldCharType="begin"/>
        </w:r>
        <w:r w:rsidRPr="00AF6544">
          <w:rPr>
            <w:rFonts w:ascii="Times New Roman" w:hAnsi="Times New Roman"/>
            <w:b/>
            <w:bCs/>
            <w:szCs w:val="24"/>
          </w:rPr>
          <w:instrText xml:space="preserve"> NUMPAGES  </w:instrText>
        </w:r>
        <w:r w:rsidRPr="00AF6544">
          <w:rPr>
            <w:rFonts w:ascii="Times New Roman" w:hAnsi="Times New Roman"/>
            <w:b/>
            <w:bCs/>
            <w:szCs w:val="24"/>
          </w:rPr>
          <w:fldChar w:fldCharType="separate"/>
        </w:r>
        <w:r w:rsidR="00BE171D">
          <w:rPr>
            <w:rFonts w:ascii="Times New Roman" w:hAnsi="Times New Roman"/>
            <w:b/>
            <w:bCs/>
            <w:noProof/>
            <w:szCs w:val="24"/>
          </w:rPr>
          <w:t>61</w:t>
        </w:r>
        <w:r w:rsidRPr="00AF6544">
          <w:rPr>
            <w:rFonts w:ascii="Times New Roman" w:hAnsi="Times New Roman"/>
            <w:b/>
            <w:bCs/>
            <w:szCs w:val="24"/>
          </w:rPr>
          <w:fldChar w:fldCharType="end"/>
        </w:r>
      </w:p>
    </w:sdtContent>
  </w:sdt>
  <w:p w14:paraId="306E1FD6" w14:textId="71784E46" w:rsidR="001B56CF" w:rsidRPr="00AF6544" w:rsidRDefault="001B56CF" w:rsidP="008C077D">
    <w:pPr>
      <w:pStyle w:val="Header"/>
      <w:tabs>
        <w:tab w:val="clear" w:pos="720"/>
        <w:tab w:val="clear" w:pos="1440"/>
        <w:tab w:val="clear" w:pos="4320"/>
        <w:tab w:val="clear" w:pos="8640"/>
      </w:tabs>
      <w:jc w:val="right"/>
      <w:rPr>
        <w:rFonts w:ascii="Times New Roman" w:hAnsi="Times New Roman"/>
        <w:szCs w:val="24"/>
      </w:rPr>
    </w:pPr>
  </w:p>
  <w:p w14:paraId="2F5FBF7A" w14:textId="77777777" w:rsidR="001B56CF" w:rsidRPr="00AF6544" w:rsidRDefault="001B56CF" w:rsidP="008C077D">
    <w:pPr>
      <w:pStyle w:val="Header"/>
      <w:tabs>
        <w:tab w:val="clear" w:pos="720"/>
        <w:tab w:val="clear" w:pos="1440"/>
        <w:tab w:val="clear" w:pos="4320"/>
        <w:tab w:val="clear" w:pos="8640"/>
      </w:tabs>
      <w:jc w:val="right"/>
      <w:rPr>
        <w:rFonts w:ascii="Times New Roman" w:hAnsi="Times New Roman"/>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178D0" w14:textId="77777777" w:rsidR="001B56CF" w:rsidRDefault="001B56CF" w:rsidP="008E1067">
    <w:pPr>
      <w:pStyle w:val="Header"/>
      <w:jc w:val="right"/>
      <w:rPr>
        <w:rFonts w:ascii="Times New Roman" w:hAnsi="Times New Roman"/>
      </w:rPr>
    </w:pPr>
    <w:r w:rsidRPr="00CA5771">
      <w:rPr>
        <w:rFonts w:ascii="Times New Roman" w:hAnsi="Times New Roman"/>
        <w:highlight w:val="yellow"/>
      </w:rPr>
      <w:t>Solicitation Number:</w:t>
    </w:r>
  </w:p>
  <w:p w14:paraId="35149037" w14:textId="3A7BAF5D" w:rsidR="001B56CF" w:rsidRPr="00AF6544" w:rsidRDefault="001B56CF" w:rsidP="008E1067">
    <w:pPr>
      <w:pStyle w:val="Header"/>
      <w:jc w:val="right"/>
      <w:rPr>
        <w:rFonts w:ascii="Times New Roman" w:hAnsi="Times New Roman"/>
        <w:szCs w:val="24"/>
      </w:rPr>
    </w:pPr>
    <w:r w:rsidRPr="00AF6544">
      <w:rPr>
        <w:rFonts w:ascii="Times New Roman" w:hAnsi="Times New Roman"/>
        <w:szCs w:val="24"/>
      </w:rPr>
      <w:t xml:space="preserve">Page </w:t>
    </w:r>
    <w:r w:rsidRPr="00AF6544">
      <w:rPr>
        <w:rFonts w:ascii="Times New Roman" w:hAnsi="Times New Roman"/>
        <w:b/>
        <w:bCs/>
        <w:szCs w:val="24"/>
      </w:rPr>
      <w:fldChar w:fldCharType="begin"/>
    </w:r>
    <w:r w:rsidRPr="00AF6544">
      <w:rPr>
        <w:rFonts w:ascii="Times New Roman" w:hAnsi="Times New Roman"/>
        <w:b/>
        <w:bCs/>
        <w:szCs w:val="24"/>
      </w:rPr>
      <w:instrText xml:space="preserve"> PAGE </w:instrText>
    </w:r>
    <w:r w:rsidRPr="00AF6544">
      <w:rPr>
        <w:rFonts w:ascii="Times New Roman" w:hAnsi="Times New Roman"/>
        <w:b/>
        <w:bCs/>
        <w:szCs w:val="24"/>
      </w:rPr>
      <w:fldChar w:fldCharType="separate"/>
    </w:r>
    <w:r w:rsidR="00BE171D">
      <w:rPr>
        <w:rFonts w:ascii="Times New Roman" w:hAnsi="Times New Roman"/>
        <w:b/>
        <w:bCs/>
        <w:noProof/>
        <w:szCs w:val="24"/>
      </w:rPr>
      <w:t>1</w:t>
    </w:r>
    <w:r w:rsidRPr="00AF6544">
      <w:rPr>
        <w:rFonts w:ascii="Times New Roman" w:hAnsi="Times New Roman"/>
        <w:b/>
        <w:bCs/>
        <w:szCs w:val="24"/>
      </w:rPr>
      <w:fldChar w:fldCharType="end"/>
    </w:r>
    <w:r w:rsidRPr="00AF6544">
      <w:rPr>
        <w:rFonts w:ascii="Times New Roman" w:hAnsi="Times New Roman"/>
        <w:szCs w:val="24"/>
      </w:rPr>
      <w:t xml:space="preserve"> of </w:t>
    </w:r>
    <w:r w:rsidRPr="00AF6544">
      <w:rPr>
        <w:rFonts w:ascii="Times New Roman" w:hAnsi="Times New Roman"/>
        <w:b/>
        <w:bCs/>
        <w:szCs w:val="24"/>
      </w:rPr>
      <w:fldChar w:fldCharType="begin"/>
    </w:r>
    <w:r w:rsidRPr="00AF6544">
      <w:rPr>
        <w:rFonts w:ascii="Times New Roman" w:hAnsi="Times New Roman"/>
        <w:b/>
        <w:bCs/>
        <w:szCs w:val="24"/>
      </w:rPr>
      <w:instrText xml:space="preserve"> NUMPAGES  </w:instrText>
    </w:r>
    <w:r w:rsidRPr="00AF6544">
      <w:rPr>
        <w:rFonts w:ascii="Times New Roman" w:hAnsi="Times New Roman"/>
        <w:b/>
        <w:bCs/>
        <w:szCs w:val="24"/>
      </w:rPr>
      <w:fldChar w:fldCharType="separate"/>
    </w:r>
    <w:r w:rsidR="00BE171D">
      <w:rPr>
        <w:rFonts w:ascii="Times New Roman" w:hAnsi="Times New Roman"/>
        <w:b/>
        <w:bCs/>
        <w:noProof/>
        <w:szCs w:val="24"/>
      </w:rPr>
      <w:t>61</w:t>
    </w:r>
    <w:r w:rsidRPr="00AF6544">
      <w:rPr>
        <w:rFonts w:ascii="Times New Roman" w:hAnsi="Times New Roman"/>
        <w:b/>
        <w:bCs/>
        <w:szCs w:val="24"/>
      </w:rPr>
      <w:fldChar w:fldCharType="end"/>
    </w:r>
  </w:p>
  <w:p w14:paraId="70ED60D9" w14:textId="77777777" w:rsidR="001B56CF" w:rsidRPr="00AF6544" w:rsidRDefault="001B56CF" w:rsidP="008E1067">
    <w:pPr>
      <w:pStyle w:val="Header"/>
      <w:tabs>
        <w:tab w:val="clear" w:pos="720"/>
        <w:tab w:val="clear" w:pos="1440"/>
        <w:tab w:val="clear" w:pos="4320"/>
        <w:tab w:val="clear" w:pos="8640"/>
      </w:tabs>
      <w:jc w:val="right"/>
      <w:rPr>
        <w:rFonts w:ascii="Times New Roman" w:hAnsi="Times New Roman"/>
        <w:szCs w:val="24"/>
      </w:rPr>
    </w:pPr>
  </w:p>
  <w:p w14:paraId="30771336" w14:textId="77777777" w:rsidR="001B56CF" w:rsidRPr="00AF6544" w:rsidRDefault="001B56CF" w:rsidP="008F18EE">
    <w:pPr>
      <w:pStyle w:val="Header"/>
      <w:jc w:val="right"/>
      <w:rPr>
        <w:rFonts w:ascii="Times New Roman" w:hAnsi="Times New Roman"/>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0240758"/>
    <w:lvl w:ilvl="0">
      <w:start w:val="1"/>
      <w:numFmt w:val="bullet"/>
      <w:pStyle w:val="ListBullet2"/>
      <w:lvlText w:val="o"/>
      <w:lvlJc w:val="left"/>
      <w:pPr>
        <w:ind w:left="1080" w:hanging="360"/>
      </w:pPr>
      <w:rPr>
        <w:rFonts w:ascii="Courier New" w:hAnsi="Courier New" w:cs="Courier New" w:hint="default"/>
      </w:rPr>
    </w:lvl>
  </w:abstractNum>
  <w:abstractNum w:abstractNumId="1" w15:restartNumberingAfterBreak="0">
    <w:nsid w:val="FFFFFF89"/>
    <w:multiLevelType w:val="singleLevel"/>
    <w:tmpl w:val="E70A2934"/>
    <w:lvl w:ilvl="0">
      <w:start w:val="1"/>
      <w:numFmt w:val="bullet"/>
      <w:pStyle w:val="ListBullet"/>
      <w:lvlText w:val=""/>
      <w:lvlJc w:val="left"/>
      <w:pPr>
        <w:ind w:left="720" w:hanging="360"/>
      </w:pPr>
      <w:rPr>
        <w:rFonts w:ascii="Symbol" w:hAnsi="Symbol" w:hint="default"/>
      </w:rPr>
    </w:lvl>
  </w:abstractNum>
  <w:abstractNum w:abstractNumId="2" w15:restartNumberingAfterBreak="0">
    <w:nsid w:val="FFFFFFFE"/>
    <w:multiLevelType w:val="singleLevel"/>
    <w:tmpl w:val="D20EE99C"/>
    <w:lvl w:ilvl="0">
      <w:numFmt w:val="decimal"/>
      <w:pStyle w:val="3BThirdBullet"/>
      <w:lvlText w:val="*"/>
      <w:lvlJc w:val="left"/>
    </w:lvl>
  </w:abstractNum>
  <w:abstractNum w:abstractNumId="3" w15:restartNumberingAfterBreak="0">
    <w:nsid w:val="02AC42A2"/>
    <w:multiLevelType w:val="multilevel"/>
    <w:tmpl w:val="2BF60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B4DF1"/>
    <w:multiLevelType w:val="hybridMultilevel"/>
    <w:tmpl w:val="FFF02FEE"/>
    <w:lvl w:ilvl="0" w:tplc="04090019">
      <w:start w:val="1"/>
      <w:numFmt w:val="lowerLetter"/>
      <w:lvlText w:val="%1."/>
      <w:lvlJc w:val="left"/>
      <w:pPr>
        <w:ind w:left="720" w:hanging="360"/>
      </w:p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C55E33"/>
    <w:multiLevelType w:val="multilevel"/>
    <w:tmpl w:val="1384FB7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B35197B"/>
    <w:multiLevelType w:val="hybridMultilevel"/>
    <w:tmpl w:val="AF3E501C"/>
    <w:lvl w:ilvl="0" w:tplc="04090005">
      <w:start w:val="1"/>
      <w:numFmt w:val="bullet"/>
      <w:lvlText w:val=""/>
      <w:lvlJc w:val="left"/>
      <w:pPr>
        <w:ind w:left="189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AF7AA2"/>
    <w:multiLevelType w:val="hybridMultilevel"/>
    <w:tmpl w:val="485A0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CF32CA"/>
    <w:multiLevelType w:val="hybridMultilevel"/>
    <w:tmpl w:val="758622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0FFA0FD5"/>
    <w:multiLevelType w:val="hybridMultilevel"/>
    <w:tmpl w:val="B19A0ECE"/>
    <w:lvl w:ilvl="0" w:tplc="0B5C02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DF45B8"/>
    <w:multiLevelType w:val="multilevel"/>
    <w:tmpl w:val="DBA62CD2"/>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19312D88"/>
    <w:multiLevelType w:val="hybridMultilevel"/>
    <w:tmpl w:val="26669E86"/>
    <w:lvl w:ilvl="0" w:tplc="DCC86C7A">
      <w:start w:val="1"/>
      <w:numFmt w:val="decimal"/>
      <w:lvlText w:val="%1."/>
      <w:lvlJc w:val="left"/>
      <w:pPr>
        <w:ind w:left="1440" w:hanging="360"/>
      </w:pPr>
      <w:rPr>
        <w:rFonts w:hint="default"/>
      </w:rPr>
    </w:lvl>
    <w:lvl w:ilvl="1" w:tplc="EEC0F660">
      <w:start w:val="1"/>
      <w:numFmt w:val="lowerLetter"/>
      <w:pStyle w:val="List2"/>
      <w:lvlText w:val="%2."/>
      <w:lvlJc w:val="left"/>
      <w:pPr>
        <w:ind w:left="21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AAF6961"/>
    <w:multiLevelType w:val="hybridMultilevel"/>
    <w:tmpl w:val="761468FE"/>
    <w:lvl w:ilvl="0" w:tplc="FFFFFFFF">
      <w:start w:val="1"/>
      <w:numFmt w:val="lowerLetter"/>
      <w:lvlText w:val="%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B636756"/>
    <w:multiLevelType w:val="hybridMultilevel"/>
    <w:tmpl w:val="613CB1A4"/>
    <w:lvl w:ilvl="0" w:tplc="04090001">
      <w:start w:val="1"/>
      <w:numFmt w:val="bullet"/>
      <w:lvlText w:val=""/>
      <w:lvlJc w:val="left"/>
      <w:pPr>
        <w:ind w:left="72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upperRoman"/>
      <w:lvlText w:val="%2."/>
      <w:lvlJc w:val="righ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C297969"/>
    <w:multiLevelType w:val="hybridMultilevel"/>
    <w:tmpl w:val="F1E6AB4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8E549D"/>
    <w:multiLevelType w:val="hybridMultilevel"/>
    <w:tmpl w:val="A5F2A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265CD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A456295"/>
    <w:multiLevelType w:val="hybridMultilevel"/>
    <w:tmpl w:val="73224CC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016FFC"/>
    <w:multiLevelType w:val="hybridMultilevel"/>
    <w:tmpl w:val="6F8023B6"/>
    <w:lvl w:ilvl="0" w:tplc="3D30B8EE">
      <w:start w:val="1"/>
      <w:numFmt w:val="lowerLetter"/>
      <w:pStyle w:val="List3"/>
      <w:lvlText w:val="%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23755C"/>
    <w:multiLevelType w:val="hybridMultilevel"/>
    <w:tmpl w:val="2A660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9C4BD0"/>
    <w:multiLevelType w:val="hybridMultilevel"/>
    <w:tmpl w:val="02D86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1C3EE0"/>
    <w:multiLevelType w:val="hybridMultilevel"/>
    <w:tmpl w:val="A07C56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C960D14"/>
    <w:multiLevelType w:val="hybridMultilevel"/>
    <w:tmpl w:val="B9709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9130FD"/>
    <w:multiLevelType w:val="hybridMultilevel"/>
    <w:tmpl w:val="C9A2F9D6"/>
    <w:lvl w:ilvl="0" w:tplc="03FC4B2E">
      <w:start w:val="1"/>
      <w:numFmt w:val="bullet"/>
      <w:pStyle w:val="IndentBulletList"/>
      <w:lvlText w:val="o"/>
      <w:lvlJc w:val="left"/>
      <w:pPr>
        <w:ind w:left="1440" w:hanging="360"/>
      </w:pPr>
      <w:rPr>
        <w:rFonts w:ascii="Courier New" w:hAnsi="Courier New" w:cs="Courier New"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E136263"/>
    <w:multiLevelType w:val="multilevel"/>
    <w:tmpl w:val="0FD4733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5E33482"/>
    <w:multiLevelType w:val="hybridMultilevel"/>
    <w:tmpl w:val="24180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F61D7E"/>
    <w:multiLevelType w:val="hybridMultilevel"/>
    <w:tmpl w:val="46EE7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A459D3"/>
    <w:multiLevelType w:val="hybridMultilevel"/>
    <w:tmpl w:val="6FAC90F0"/>
    <w:lvl w:ilvl="0" w:tplc="F49CA28E">
      <w:start w:val="1"/>
      <w:numFmt w:val="bullet"/>
      <w:pStyle w:val="BulletLis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1B661A9"/>
    <w:multiLevelType w:val="hybridMultilevel"/>
    <w:tmpl w:val="5FE685AA"/>
    <w:lvl w:ilvl="0" w:tplc="31AE5FEC">
      <w:start w:val="1"/>
      <w:numFmt w:val="decimal"/>
      <w:pStyle w:val="List1"/>
      <w:lvlText w:val="%1."/>
      <w:lvlJc w:val="left"/>
      <w:pPr>
        <w:ind w:left="1540" w:hanging="360"/>
      </w:pPr>
      <w:rPr>
        <w:rFonts w:hint="default"/>
      </w:rPr>
    </w:lvl>
    <w:lvl w:ilvl="1" w:tplc="04090019">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29" w15:restartNumberingAfterBreak="0">
    <w:nsid w:val="674A57B7"/>
    <w:multiLevelType w:val="multilevel"/>
    <w:tmpl w:val="4B6E27EC"/>
    <w:lvl w:ilvl="0">
      <w:start w:val="1"/>
      <w:numFmt w:val="decimal"/>
      <w:lvlText w:val="%1.0"/>
      <w:lvlJc w:val="left"/>
      <w:pPr>
        <w:ind w:left="720" w:hanging="720"/>
      </w:pPr>
      <w:rPr>
        <w:rFonts w:ascii="Times New Roman Bold" w:hAnsi="Times New Roman Bold" w:cs="Times New Roman" w:hint="default"/>
        <w:b/>
        <w:bCs w:val="0"/>
        <w:i w:val="0"/>
        <w:iCs w:val="0"/>
        <w:caps w:val="0"/>
        <w:smallCaps w:val="0"/>
        <w:strike w:val="0"/>
        <w:dstrike w:val="0"/>
        <w:noProof w:val="0"/>
        <w:vanish w:val="0"/>
        <w:color w:val="auto"/>
        <w:spacing w:val="0"/>
        <w:kern w:val="0"/>
        <w:position w:val="0"/>
        <w:sz w:val="24"/>
        <w:u w:val="none"/>
        <w:vertAlign w:val="baseline"/>
        <w:em w:val="none"/>
      </w:rPr>
    </w:lvl>
    <w:lvl w:ilvl="1">
      <w:start w:val="1"/>
      <w:numFmt w:val="decimal"/>
      <w:lvlText w:val="%1.%2"/>
      <w:lvlJc w:val="left"/>
      <w:pPr>
        <w:ind w:left="810" w:hanging="720"/>
      </w:pPr>
      <w:rPr>
        <w:rFonts w:ascii="Times New Roman" w:hAnsi="Times New Roman" w:cs="Times New Roman"/>
        <w:b/>
        <w:bCs w:val="0"/>
        <w:i w:val="0"/>
        <w:iCs w:val="0"/>
        <w:caps w:val="0"/>
        <w:smallCaps w:val="0"/>
        <w:strike w:val="0"/>
        <w:dstrike w:val="0"/>
        <w:noProof w:val="0"/>
        <w:vanish w:val="0"/>
        <w:color w:val="000000"/>
        <w:spacing w:val="0"/>
        <w:kern w:val="0"/>
        <w:position w:val="0"/>
        <w:u w:val="none"/>
        <w:vertAlign w:val="baseline"/>
        <w:em w:val="none"/>
      </w:rPr>
    </w:lvl>
    <w:lvl w:ilvl="2">
      <w:start w:val="1"/>
      <w:numFmt w:val="decimal"/>
      <w:lvlText w:val="%1.%2.%3"/>
      <w:lvlJc w:val="left"/>
      <w:pPr>
        <w:ind w:left="1260" w:hanging="720"/>
      </w:pPr>
      <w:rPr>
        <w:rFonts w:ascii="Times New Roman" w:hAnsi="Times New Roman" w:cs="Times New Roman"/>
        <w:b/>
        <w:bCs w:val="0"/>
        <w:i w:val="0"/>
        <w:iCs w:val="0"/>
        <w:caps w:val="0"/>
        <w:smallCaps w:val="0"/>
        <w:strike w:val="0"/>
        <w:dstrike w:val="0"/>
        <w:noProof w:val="0"/>
        <w:vanish w:val="0"/>
        <w:color w:val="000000"/>
        <w:spacing w:val="0"/>
        <w:kern w:val="0"/>
        <w:position w:val="0"/>
        <w:u w:val="none"/>
        <w:vertAlign w:val="baseline"/>
        <w:em w:val="none"/>
      </w:rPr>
    </w:lvl>
    <w:lvl w:ilvl="3">
      <w:start w:val="1"/>
      <w:numFmt w:val="decimal"/>
      <w:pStyle w:val="Heading4"/>
      <w:lvlText w:val="%1.%2.%3.%4"/>
      <w:lvlJc w:val="left"/>
      <w:pPr>
        <w:ind w:left="1440" w:hanging="1440"/>
      </w:pPr>
      <w:rPr>
        <w:rFonts w:ascii="Times New Roman" w:hAnsi="Times New Roman" w:cs="Times New Roman"/>
        <w:b/>
        <w:bCs w:val="0"/>
        <w:i w:val="0"/>
        <w:iCs w:val="0"/>
        <w:caps w:val="0"/>
        <w:smallCaps w:val="0"/>
        <w:strike w:val="0"/>
        <w:dstrike w:val="0"/>
        <w:noProof w:val="0"/>
        <w:vanish w:val="0"/>
        <w:color w:val="000000"/>
        <w:spacing w:val="0"/>
        <w:kern w:val="0"/>
        <w:position w:val="0"/>
        <w:u w:val="none"/>
        <w:vertAlign w:val="baseline"/>
        <w:em w:val="none"/>
      </w:rPr>
    </w:lvl>
    <w:lvl w:ilvl="4">
      <w:start w:val="1"/>
      <w:numFmt w:val="decimal"/>
      <w:lvlText w:val="%1.%2.%3.%4.%5"/>
      <w:lvlJc w:val="left"/>
      <w:pPr>
        <w:tabs>
          <w:tab w:val="num" w:pos="0"/>
        </w:tabs>
        <w:ind w:left="0" w:firstLine="0"/>
      </w:pPr>
      <w:rPr>
        <w:rFonts w:ascii="Times New Roman" w:hAnsi="Times New Roman" w:cs="Times New Roman"/>
        <w:b/>
        <w:bCs w:val="0"/>
        <w:i w:val="0"/>
        <w:iCs w:val="0"/>
        <w:caps w:val="0"/>
        <w:smallCaps w:val="0"/>
        <w:strike w:val="0"/>
        <w:dstrike w:val="0"/>
        <w:noProof w:val="0"/>
        <w:vanish w:val="0"/>
        <w:color w:val="000000"/>
        <w:spacing w:val="0"/>
        <w:kern w:val="0"/>
        <w:position w:val="0"/>
        <w:u w:val="none"/>
        <w:vertAlign w:val="baseline"/>
        <w:em w:val="none"/>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67DC3A3F"/>
    <w:multiLevelType w:val="hybridMultilevel"/>
    <w:tmpl w:val="9A427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B33365"/>
    <w:multiLevelType w:val="multilevel"/>
    <w:tmpl w:val="648A867A"/>
    <w:lvl w:ilvl="0">
      <w:start w:val="1"/>
      <w:numFmt w:val="decimal"/>
      <w:lvlText w:val="%1"/>
      <w:lvlJc w:val="left"/>
      <w:pPr>
        <w:ind w:left="432" w:hanging="432"/>
      </w:pPr>
      <w:rPr>
        <w:rFonts w:hint="default"/>
        <w:b/>
        <w:bCs w:val="0"/>
        <w:i w:val="0"/>
        <w:iCs w:val="0"/>
        <w:caps w:val="0"/>
        <w:smallCaps w:val="0"/>
        <w:strike w:val="0"/>
        <w:dstrike w:val="0"/>
        <w:noProof w:val="0"/>
        <w:vanish w:val="0"/>
        <w:color w:val="auto"/>
        <w:spacing w:val="0"/>
        <w:kern w:val="0"/>
        <w:position w:val="0"/>
        <w:sz w:val="24"/>
        <w:u w:val="none"/>
        <w:vertAlign w:val="baseline"/>
        <w:em w:val="none"/>
      </w:rPr>
    </w:lvl>
    <w:lvl w:ilvl="1">
      <w:start w:val="1"/>
      <w:numFmt w:val="decimal"/>
      <w:lvlText w:val="%1.%2"/>
      <w:lvlJc w:val="left"/>
      <w:pPr>
        <w:ind w:left="576" w:hanging="576"/>
      </w:pPr>
      <w:rPr>
        <w:b/>
        <w:bCs w:val="0"/>
        <w:i w:val="0"/>
        <w:iCs w:val="0"/>
        <w:caps w:val="0"/>
        <w:smallCaps w:val="0"/>
        <w:strike w:val="0"/>
        <w:dstrike w:val="0"/>
        <w:noProof w:val="0"/>
        <w:vanish w:val="0"/>
        <w:color w:val="000000"/>
        <w:spacing w:val="0"/>
        <w:kern w:val="0"/>
        <w:position w:val="0"/>
        <w:u w:val="none"/>
        <w:vertAlign w:val="baseline"/>
        <w:em w:val="none"/>
      </w:rPr>
    </w:lvl>
    <w:lvl w:ilvl="2">
      <w:start w:val="1"/>
      <w:numFmt w:val="decimal"/>
      <w:lvlText w:val="%1.%2.%3"/>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rPr>
    </w:lvl>
    <w:lvl w:ilvl="3">
      <w:start w:val="1"/>
      <w:numFmt w:val="decimal"/>
      <w:lvlText w:val="%1.%2.%3.%4"/>
      <w:lvlJc w:val="left"/>
      <w:pPr>
        <w:ind w:left="864" w:hanging="864"/>
      </w:pPr>
      <w:rPr>
        <w:b/>
        <w:bCs w:val="0"/>
        <w:i w:val="0"/>
        <w:iCs w:val="0"/>
        <w:caps w:val="0"/>
        <w:smallCaps w:val="0"/>
        <w:strike w:val="0"/>
        <w:dstrike w:val="0"/>
        <w:noProof w:val="0"/>
        <w:vanish w:val="0"/>
        <w:color w:val="000000"/>
        <w:spacing w:val="0"/>
        <w:kern w:val="0"/>
        <w:position w:val="0"/>
        <w:u w:val="none"/>
        <w:vertAlign w:val="baseline"/>
        <w:em w:val="none"/>
      </w:rPr>
    </w:lvl>
    <w:lvl w:ilvl="4">
      <w:start w:val="1"/>
      <w:numFmt w:val="decimal"/>
      <w:lvlText w:val="%1.%2.%3.%4.%5"/>
      <w:lvlJc w:val="left"/>
      <w:pPr>
        <w:ind w:left="1008" w:hanging="1008"/>
      </w:pPr>
      <w:rPr>
        <w:b/>
        <w:bCs w:val="0"/>
        <w:i w:val="0"/>
        <w:iCs w:val="0"/>
        <w:caps w:val="0"/>
        <w:smallCaps w:val="0"/>
        <w:strike w:val="0"/>
        <w:dstrike w:val="0"/>
        <w:noProof w:val="0"/>
        <w:vanish w:val="0"/>
        <w:color w:val="000000"/>
        <w:spacing w:val="0"/>
        <w:kern w:val="0"/>
        <w:position w:val="0"/>
        <w:u w:val="none"/>
        <w:vertAlign w:val="baseline"/>
        <w:em w:val="none"/>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2" w15:restartNumberingAfterBreak="0">
    <w:nsid w:val="6C624B56"/>
    <w:multiLevelType w:val="hybridMultilevel"/>
    <w:tmpl w:val="457AC408"/>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E53442A"/>
    <w:multiLevelType w:val="hybridMultilevel"/>
    <w:tmpl w:val="94FC0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5564DE"/>
    <w:multiLevelType w:val="hybridMultilevel"/>
    <w:tmpl w:val="BAD29B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2308770">
    <w:abstractNumId w:val="27"/>
  </w:num>
  <w:num w:numId="2" w16cid:durableId="1904288280">
    <w:abstractNumId w:val="2"/>
    <w:lvlOverride w:ilvl="0">
      <w:lvl w:ilvl="0">
        <w:start w:val="1"/>
        <w:numFmt w:val="bullet"/>
        <w:pStyle w:val="3BThirdBullet"/>
        <w:lvlText w:val=""/>
        <w:lvlJc w:val="left"/>
        <w:pPr>
          <w:tabs>
            <w:tab w:val="num" w:pos="1080"/>
          </w:tabs>
          <w:ind w:left="1008" w:hanging="288"/>
        </w:pPr>
        <w:rPr>
          <w:rFonts w:ascii="Symbol" w:hAnsi="Symbol" w:cs="Times New Roman" w:hint="default"/>
        </w:rPr>
      </w:lvl>
    </w:lvlOverride>
  </w:num>
  <w:num w:numId="3" w16cid:durableId="879052809">
    <w:abstractNumId w:val="31"/>
  </w:num>
  <w:num w:numId="4" w16cid:durableId="893587434">
    <w:abstractNumId w:val="9"/>
  </w:num>
  <w:num w:numId="5" w16cid:durableId="1105728113">
    <w:abstractNumId w:val="11"/>
  </w:num>
  <w:num w:numId="6" w16cid:durableId="1220247418">
    <w:abstractNumId w:val="28"/>
  </w:num>
  <w:num w:numId="7" w16cid:durableId="1335186183">
    <w:abstractNumId w:val="5"/>
  </w:num>
  <w:num w:numId="8" w16cid:durableId="1739279289">
    <w:abstractNumId w:val="16"/>
  </w:num>
  <w:num w:numId="9" w16cid:durableId="2026781222">
    <w:abstractNumId w:val="23"/>
  </w:num>
  <w:num w:numId="10" w16cid:durableId="1060910110">
    <w:abstractNumId w:val="29"/>
  </w:num>
  <w:num w:numId="11" w16cid:durableId="1671063239">
    <w:abstractNumId w:val="34"/>
  </w:num>
  <w:num w:numId="12" w16cid:durableId="210072312">
    <w:abstractNumId w:val="14"/>
  </w:num>
  <w:num w:numId="13" w16cid:durableId="1290159813">
    <w:abstractNumId w:val="28"/>
    <w:lvlOverride w:ilvl="0">
      <w:startOverride w:val="1"/>
    </w:lvlOverride>
  </w:num>
  <w:num w:numId="14" w16cid:durableId="753863818">
    <w:abstractNumId w:val="7"/>
  </w:num>
  <w:num w:numId="15" w16cid:durableId="302808641">
    <w:abstractNumId w:val="21"/>
  </w:num>
  <w:num w:numId="16" w16cid:durableId="2050299663">
    <w:abstractNumId w:val="8"/>
  </w:num>
  <w:num w:numId="17" w16cid:durableId="139470432">
    <w:abstractNumId w:val="18"/>
  </w:num>
  <w:num w:numId="18" w16cid:durableId="92629991">
    <w:abstractNumId w:val="1"/>
  </w:num>
  <w:num w:numId="19" w16cid:durableId="1917352807">
    <w:abstractNumId w:val="0"/>
  </w:num>
  <w:num w:numId="20" w16cid:durableId="1868984161">
    <w:abstractNumId w:val="15"/>
  </w:num>
  <w:num w:numId="21" w16cid:durableId="1515420386">
    <w:abstractNumId w:val="19"/>
  </w:num>
  <w:num w:numId="22" w16cid:durableId="428240154">
    <w:abstractNumId w:val="25"/>
  </w:num>
  <w:num w:numId="23" w16cid:durableId="1745378056">
    <w:abstractNumId w:val="33"/>
  </w:num>
  <w:num w:numId="24" w16cid:durableId="1520851968">
    <w:abstractNumId w:val="22"/>
  </w:num>
  <w:num w:numId="25" w16cid:durableId="1826816178">
    <w:abstractNumId w:val="30"/>
  </w:num>
  <w:num w:numId="26" w16cid:durableId="795566548">
    <w:abstractNumId w:val="3"/>
  </w:num>
  <w:num w:numId="27" w16cid:durableId="1724602542">
    <w:abstractNumId w:val="10"/>
  </w:num>
  <w:num w:numId="28" w16cid:durableId="895042429">
    <w:abstractNumId w:val="24"/>
  </w:num>
  <w:num w:numId="29" w16cid:durableId="939994653">
    <w:abstractNumId w:val="6"/>
  </w:num>
  <w:num w:numId="30" w16cid:durableId="213935659">
    <w:abstractNumId w:val="12"/>
  </w:num>
  <w:num w:numId="31" w16cid:durableId="561215727">
    <w:abstractNumId w:val="13"/>
  </w:num>
  <w:num w:numId="32" w16cid:durableId="855770526">
    <w:abstractNumId w:val="17"/>
  </w:num>
  <w:num w:numId="33" w16cid:durableId="1908881100">
    <w:abstractNumId w:val="32"/>
  </w:num>
  <w:num w:numId="34" w16cid:durableId="1715808873">
    <w:abstractNumId w:val="20"/>
  </w:num>
  <w:num w:numId="35" w16cid:durableId="687368684">
    <w:abstractNumId w:val="26"/>
  </w:num>
  <w:num w:numId="36" w16cid:durableId="937058510">
    <w:abstractNumId w:val="4"/>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ller, Sean R CIV USARMY CESAS (USA)">
    <w15:presenceInfo w15:providerId="AD" w15:userId="S::Sean.R.Miller@usace.army.mil::a6bad232-b557-4447-99ac-0ff28e760722"/>
  </w15:person>
  <w15:person w15:author="Richards, Jennifer Soon CIV USARMY CESAS (USA)">
    <w15:presenceInfo w15:providerId="AD" w15:userId="S::Jennifer.Richards@usace.army.mil::2c5dc9c7-0325-452d-ac74-06c910f8050c"/>
  </w15:person>
  <w15:person w15:author="Ryan Phillips">
    <w15:presenceInfo w15:providerId="AD" w15:userId="S::ryanp@ageiss-inc.com::c206b56f-8194-43ee-896e-a8d942f8f0ca"/>
  </w15:person>
  <w15:person w15:author="DeArmond, Brandy S CIV USARMY CESAS (USA)">
    <w15:presenceInfo w15:providerId="AD" w15:userId="S::Brandy.Dearmond@usace.army.mil::e0033698-9148-4510-b0be-a4b710b5a6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Formatting/>
  <w:defaultTabStop w:val="720"/>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FF4"/>
    <w:rsid w:val="0000000A"/>
    <w:rsid w:val="000000B9"/>
    <w:rsid w:val="00000274"/>
    <w:rsid w:val="0000056B"/>
    <w:rsid w:val="00000D7F"/>
    <w:rsid w:val="00002D19"/>
    <w:rsid w:val="000032EA"/>
    <w:rsid w:val="00003337"/>
    <w:rsid w:val="000034FB"/>
    <w:rsid w:val="00003AC9"/>
    <w:rsid w:val="00004347"/>
    <w:rsid w:val="00004605"/>
    <w:rsid w:val="00004AFF"/>
    <w:rsid w:val="000055C5"/>
    <w:rsid w:val="00005B27"/>
    <w:rsid w:val="00006045"/>
    <w:rsid w:val="00007208"/>
    <w:rsid w:val="00007AC7"/>
    <w:rsid w:val="00007C6A"/>
    <w:rsid w:val="0001041B"/>
    <w:rsid w:val="00010B5D"/>
    <w:rsid w:val="0001107A"/>
    <w:rsid w:val="00011BE2"/>
    <w:rsid w:val="000123E9"/>
    <w:rsid w:val="000128A4"/>
    <w:rsid w:val="0001314B"/>
    <w:rsid w:val="00013503"/>
    <w:rsid w:val="00013874"/>
    <w:rsid w:val="00013C04"/>
    <w:rsid w:val="0001471D"/>
    <w:rsid w:val="00014B06"/>
    <w:rsid w:val="00014C37"/>
    <w:rsid w:val="00014DB9"/>
    <w:rsid w:val="0001598E"/>
    <w:rsid w:val="000160F0"/>
    <w:rsid w:val="0001618E"/>
    <w:rsid w:val="0001649A"/>
    <w:rsid w:val="00017F43"/>
    <w:rsid w:val="00020227"/>
    <w:rsid w:val="00021431"/>
    <w:rsid w:val="00022614"/>
    <w:rsid w:val="000228B5"/>
    <w:rsid w:val="00022E06"/>
    <w:rsid w:val="00023153"/>
    <w:rsid w:val="00023692"/>
    <w:rsid w:val="00023750"/>
    <w:rsid w:val="00023A6D"/>
    <w:rsid w:val="00024224"/>
    <w:rsid w:val="000244B6"/>
    <w:rsid w:val="000244F7"/>
    <w:rsid w:val="00024F6C"/>
    <w:rsid w:val="00025713"/>
    <w:rsid w:val="000257DC"/>
    <w:rsid w:val="00025856"/>
    <w:rsid w:val="00025B91"/>
    <w:rsid w:val="00026883"/>
    <w:rsid w:val="000269FA"/>
    <w:rsid w:val="0002752B"/>
    <w:rsid w:val="000275CB"/>
    <w:rsid w:val="0003071E"/>
    <w:rsid w:val="00031690"/>
    <w:rsid w:val="00031841"/>
    <w:rsid w:val="00032142"/>
    <w:rsid w:val="000326E0"/>
    <w:rsid w:val="00032E4B"/>
    <w:rsid w:val="00033039"/>
    <w:rsid w:val="0003303C"/>
    <w:rsid w:val="00033E4F"/>
    <w:rsid w:val="00034AF7"/>
    <w:rsid w:val="0003592F"/>
    <w:rsid w:val="00035D66"/>
    <w:rsid w:val="00036010"/>
    <w:rsid w:val="000361A2"/>
    <w:rsid w:val="000375DC"/>
    <w:rsid w:val="00037A96"/>
    <w:rsid w:val="00037FAE"/>
    <w:rsid w:val="0004015C"/>
    <w:rsid w:val="00040902"/>
    <w:rsid w:val="00040B3D"/>
    <w:rsid w:val="000412F8"/>
    <w:rsid w:val="00042699"/>
    <w:rsid w:val="000433DB"/>
    <w:rsid w:val="000438F0"/>
    <w:rsid w:val="0004490A"/>
    <w:rsid w:val="0004581D"/>
    <w:rsid w:val="00045AE0"/>
    <w:rsid w:val="0004646A"/>
    <w:rsid w:val="000467AA"/>
    <w:rsid w:val="0004696D"/>
    <w:rsid w:val="000472BE"/>
    <w:rsid w:val="000475DE"/>
    <w:rsid w:val="00047685"/>
    <w:rsid w:val="000505EC"/>
    <w:rsid w:val="00050BFD"/>
    <w:rsid w:val="00050ECD"/>
    <w:rsid w:val="00050F8F"/>
    <w:rsid w:val="0005125A"/>
    <w:rsid w:val="000519D7"/>
    <w:rsid w:val="00051E3E"/>
    <w:rsid w:val="00051F7E"/>
    <w:rsid w:val="0005305F"/>
    <w:rsid w:val="000540D0"/>
    <w:rsid w:val="000545BC"/>
    <w:rsid w:val="000546E0"/>
    <w:rsid w:val="00054A00"/>
    <w:rsid w:val="00054AA8"/>
    <w:rsid w:val="00054F19"/>
    <w:rsid w:val="00055423"/>
    <w:rsid w:val="000554E9"/>
    <w:rsid w:val="000555A5"/>
    <w:rsid w:val="00055AB9"/>
    <w:rsid w:val="00055AD3"/>
    <w:rsid w:val="00055E2B"/>
    <w:rsid w:val="00056392"/>
    <w:rsid w:val="00056685"/>
    <w:rsid w:val="00057005"/>
    <w:rsid w:val="00060190"/>
    <w:rsid w:val="00060452"/>
    <w:rsid w:val="00061983"/>
    <w:rsid w:val="000621F8"/>
    <w:rsid w:val="0006263E"/>
    <w:rsid w:val="00064960"/>
    <w:rsid w:val="00064A31"/>
    <w:rsid w:val="00064A7A"/>
    <w:rsid w:val="00064AC6"/>
    <w:rsid w:val="00064AE4"/>
    <w:rsid w:val="000652C6"/>
    <w:rsid w:val="00065A32"/>
    <w:rsid w:val="0006654E"/>
    <w:rsid w:val="000668E5"/>
    <w:rsid w:val="00066ABA"/>
    <w:rsid w:val="00066EB1"/>
    <w:rsid w:val="00066F57"/>
    <w:rsid w:val="00066F64"/>
    <w:rsid w:val="00067010"/>
    <w:rsid w:val="00067280"/>
    <w:rsid w:val="00067775"/>
    <w:rsid w:val="000703BE"/>
    <w:rsid w:val="000703BF"/>
    <w:rsid w:val="00070517"/>
    <w:rsid w:val="000707D4"/>
    <w:rsid w:val="00070821"/>
    <w:rsid w:val="00070832"/>
    <w:rsid w:val="00070C12"/>
    <w:rsid w:val="00070C63"/>
    <w:rsid w:val="00070CB3"/>
    <w:rsid w:val="00070FEC"/>
    <w:rsid w:val="0007103B"/>
    <w:rsid w:val="0007181A"/>
    <w:rsid w:val="00072247"/>
    <w:rsid w:val="000728C7"/>
    <w:rsid w:val="000735AD"/>
    <w:rsid w:val="000735FE"/>
    <w:rsid w:val="00073684"/>
    <w:rsid w:val="00073B0B"/>
    <w:rsid w:val="0007411E"/>
    <w:rsid w:val="0007432B"/>
    <w:rsid w:val="00074990"/>
    <w:rsid w:val="00075960"/>
    <w:rsid w:val="00075C2F"/>
    <w:rsid w:val="00075D27"/>
    <w:rsid w:val="0007603E"/>
    <w:rsid w:val="00076391"/>
    <w:rsid w:val="000766B5"/>
    <w:rsid w:val="00076B81"/>
    <w:rsid w:val="00076C74"/>
    <w:rsid w:val="000802AE"/>
    <w:rsid w:val="000807A6"/>
    <w:rsid w:val="00080BF3"/>
    <w:rsid w:val="00081120"/>
    <w:rsid w:val="0008147F"/>
    <w:rsid w:val="000824B9"/>
    <w:rsid w:val="00082625"/>
    <w:rsid w:val="00082F85"/>
    <w:rsid w:val="000838BA"/>
    <w:rsid w:val="00083947"/>
    <w:rsid w:val="00083A29"/>
    <w:rsid w:val="00083D19"/>
    <w:rsid w:val="00084721"/>
    <w:rsid w:val="0008476A"/>
    <w:rsid w:val="00084B0F"/>
    <w:rsid w:val="00084C3B"/>
    <w:rsid w:val="000853D1"/>
    <w:rsid w:val="00085434"/>
    <w:rsid w:val="00085446"/>
    <w:rsid w:val="00085938"/>
    <w:rsid w:val="00085AA0"/>
    <w:rsid w:val="00085D7F"/>
    <w:rsid w:val="00085DA4"/>
    <w:rsid w:val="00085DAA"/>
    <w:rsid w:val="0008643C"/>
    <w:rsid w:val="000864A4"/>
    <w:rsid w:val="000864FD"/>
    <w:rsid w:val="00086C72"/>
    <w:rsid w:val="00086D1A"/>
    <w:rsid w:val="00086FBC"/>
    <w:rsid w:val="00087348"/>
    <w:rsid w:val="00087560"/>
    <w:rsid w:val="00087DFD"/>
    <w:rsid w:val="00087EA5"/>
    <w:rsid w:val="000904DC"/>
    <w:rsid w:val="000908F2"/>
    <w:rsid w:val="00090EC5"/>
    <w:rsid w:val="00091224"/>
    <w:rsid w:val="0009122E"/>
    <w:rsid w:val="00091627"/>
    <w:rsid w:val="00092017"/>
    <w:rsid w:val="000920A8"/>
    <w:rsid w:val="00092397"/>
    <w:rsid w:val="000928C2"/>
    <w:rsid w:val="000931EF"/>
    <w:rsid w:val="00093398"/>
    <w:rsid w:val="000936D6"/>
    <w:rsid w:val="00093910"/>
    <w:rsid w:val="00093B0C"/>
    <w:rsid w:val="00093F1A"/>
    <w:rsid w:val="00094050"/>
    <w:rsid w:val="000941EC"/>
    <w:rsid w:val="00095031"/>
    <w:rsid w:val="00095F79"/>
    <w:rsid w:val="000963F0"/>
    <w:rsid w:val="00096495"/>
    <w:rsid w:val="0009687B"/>
    <w:rsid w:val="000A0074"/>
    <w:rsid w:val="000A0290"/>
    <w:rsid w:val="000A046B"/>
    <w:rsid w:val="000A047D"/>
    <w:rsid w:val="000A0C1B"/>
    <w:rsid w:val="000A124F"/>
    <w:rsid w:val="000A1355"/>
    <w:rsid w:val="000A1F76"/>
    <w:rsid w:val="000A2044"/>
    <w:rsid w:val="000A26EE"/>
    <w:rsid w:val="000A3C0B"/>
    <w:rsid w:val="000A3FB1"/>
    <w:rsid w:val="000A5F3A"/>
    <w:rsid w:val="000A6047"/>
    <w:rsid w:val="000A665F"/>
    <w:rsid w:val="000A6C4A"/>
    <w:rsid w:val="000A7602"/>
    <w:rsid w:val="000A7969"/>
    <w:rsid w:val="000B0FF2"/>
    <w:rsid w:val="000B1509"/>
    <w:rsid w:val="000B1A6B"/>
    <w:rsid w:val="000B1C5B"/>
    <w:rsid w:val="000B1DAB"/>
    <w:rsid w:val="000B1DB6"/>
    <w:rsid w:val="000B21D8"/>
    <w:rsid w:val="000B223F"/>
    <w:rsid w:val="000B281C"/>
    <w:rsid w:val="000B2915"/>
    <w:rsid w:val="000B2EBE"/>
    <w:rsid w:val="000B3690"/>
    <w:rsid w:val="000B4701"/>
    <w:rsid w:val="000B47AE"/>
    <w:rsid w:val="000B4809"/>
    <w:rsid w:val="000B5044"/>
    <w:rsid w:val="000B51C8"/>
    <w:rsid w:val="000B5619"/>
    <w:rsid w:val="000B569B"/>
    <w:rsid w:val="000B5975"/>
    <w:rsid w:val="000B6200"/>
    <w:rsid w:val="000B6725"/>
    <w:rsid w:val="000B6865"/>
    <w:rsid w:val="000B68E5"/>
    <w:rsid w:val="000B6C73"/>
    <w:rsid w:val="000B73C4"/>
    <w:rsid w:val="000B7953"/>
    <w:rsid w:val="000B795F"/>
    <w:rsid w:val="000B7B75"/>
    <w:rsid w:val="000C015F"/>
    <w:rsid w:val="000C0910"/>
    <w:rsid w:val="000C0C6F"/>
    <w:rsid w:val="000C0FA7"/>
    <w:rsid w:val="000C1560"/>
    <w:rsid w:val="000C16BC"/>
    <w:rsid w:val="000C1E6D"/>
    <w:rsid w:val="000C1EC9"/>
    <w:rsid w:val="000C2084"/>
    <w:rsid w:val="000C20B7"/>
    <w:rsid w:val="000C25A1"/>
    <w:rsid w:val="000C25FA"/>
    <w:rsid w:val="000C26CE"/>
    <w:rsid w:val="000C2854"/>
    <w:rsid w:val="000C2C85"/>
    <w:rsid w:val="000C2DBD"/>
    <w:rsid w:val="000C3859"/>
    <w:rsid w:val="000C40D4"/>
    <w:rsid w:val="000C463A"/>
    <w:rsid w:val="000C4E32"/>
    <w:rsid w:val="000C4F0C"/>
    <w:rsid w:val="000C5302"/>
    <w:rsid w:val="000C58F4"/>
    <w:rsid w:val="000C5C08"/>
    <w:rsid w:val="000C61A0"/>
    <w:rsid w:val="000C6457"/>
    <w:rsid w:val="000C6C37"/>
    <w:rsid w:val="000C7918"/>
    <w:rsid w:val="000C7C99"/>
    <w:rsid w:val="000D087B"/>
    <w:rsid w:val="000D0D35"/>
    <w:rsid w:val="000D2AC6"/>
    <w:rsid w:val="000D2B03"/>
    <w:rsid w:val="000D336C"/>
    <w:rsid w:val="000D38BA"/>
    <w:rsid w:val="000D5E88"/>
    <w:rsid w:val="000D6067"/>
    <w:rsid w:val="000D618F"/>
    <w:rsid w:val="000D6D58"/>
    <w:rsid w:val="000D6DBA"/>
    <w:rsid w:val="000D7639"/>
    <w:rsid w:val="000D76D2"/>
    <w:rsid w:val="000D7CF2"/>
    <w:rsid w:val="000E05EC"/>
    <w:rsid w:val="000E071E"/>
    <w:rsid w:val="000E08C4"/>
    <w:rsid w:val="000E0AF9"/>
    <w:rsid w:val="000E0C24"/>
    <w:rsid w:val="000E10F8"/>
    <w:rsid w:val="000E112C"/>
    <w:rsid w:val="000E11E8"/>
    <w:rsid w:val="000E1ADC"/>
    <w:rsid w:val="000E1B7B"/>
    <w:rsid w:val="000E2D17"/>
    <w:rsid w:val="000E39E2"/>
    <w:rsid w:val="000E3B22"/>
    <w:rsid w:val="000E3D19"/>
    <w:rsid w:val="000E3D92"/>
    <w:rsid w:val="000E42E1"/>
    <w:rsid w:val="000E46EE"/>
    <w:rsid w:val="000E4A46"/>
    <w:rsid w:val="000E52F3"/>
    <w:rsid w:val="000E5E8C"/>
    <w:rsid w:val="000E5FF9"/>
    <w:rsid w:val="000E608F"/>
    <w:rsid w:val="000E6271"/>
    <w:rsid w:val="000E64D3"/>
    <w:rsid w:val="000E6C13"/>
    <w:rsid w:val="000E711B"/>
    <w:rsid w:val="000E7563"/>
    <w:rsid w:val="000E7A88"/>
    <w:rsid w:val="000E7C52"/>
    <w:rsid w:val="000F12A0"/>
    <w:rsid w:val="000F284F"/>
    <w:rsid w:val="000F2C32"/>
    <w:rsid w:val="000F2C33"/>
    <w:rsid w:val="000F2FD2"/>
    <w:rsid w:val="000F34F7"/>
    <w:rsid w:val="000F37BC"/>
    <w:rsid w:val="000F397B"/>
    <w:rsid w:val="000F3AB9"/>
    <w:rsid w:val="000F3CA4"/>
    <w:rsid w:val="000F449B"/>
    <w:rsid w:val="000F4757"/>
    <w:rsid w:val="000F4B64"/>
    <w:rsid w:val="000F4C3C"/>
    <w:rsid w:val="000F6BB0"/>
    <w:rsid w:val="000F6DAB"/>
    <w:rsid w:val="000F6E91"/>
    <w:rsid w:val="000F7206"/>
    <w:rsid w:val="000F758A"/>
    <w:rsid w:val="001001BE"/>
    <w:rsid w:val="00100435"/>
    <w:rsid w:val="001006E5"/>
    <w:rsid w:val="00100F48"/>
    <w:rsid w:val="0010121F"/>
    <w:rsid w:val="001016D1"/>
    <w:rsid w:val="001019D8"/>
    <w:rsid w:val="00101F2A"/>
    <w:rsid w:val="00103270"/>
    <w:rsid w:val="001032F4"/>
    <w:rsid w:val="0010330B"/>
    <w:rsid w:val="001041B7"/>
    <w:rsid w:val="00105330"/>
    <w:rsid w:val="00105CBF"/>
    <w:rsid w:val="00105DB3"/>
    <w:rsid w:val="00105DED"/>
    <w:rsid w:val="00105FB0"/>
    <w:rsid w:val="0010673E"/>
    <w:rsid w:val="00107085"/>
    <w:rsid w:val="0010755D"/>
    <w:rsid w:val="001076C7"/>
    <w:rsid w:val="00110008"/>
    <w:rsid w:val="001101E8"/>
    <w:rsid w:val="00110200"/>
    <w:rsid w:val="001106D0"/>
    <w:rsid w:val="001106DE"/>
    <w:rsid w:val="00111502"/>
    <w:rsid w:val="001116FC"/>
    <w:rsid w:val="00111EC2"/>
    <w:rsid w:val="00112168"/>
    <w:rsid w:val="00112A02"/>
    <w:rsid w:val="00112B6D"/>
    <w:rsid w:val="00113BAE"/>
    <w:rsid w:val="00113F9C"/>
    <w:rsid w:val="0011426E"/>
    <w:rsid w:val="001149CD"/>
    <w:rsid w:val="001155D2"/>
    <w:rsid w:val="00115627"/>
    <w:rsid w:val="00115653"/>
    <w:rsid w:val="00116492"/>
    <w:rsid w:val="00116C48"/>
    <w:rsid w:val="00117ACE"/>
    <w:rsid w:val="00117D51"/>
    <w:rsid w:val="001206E4"/>
    <w:rsid w:val="00120820"/>
    <w:rsid w:val="00120D11"/>
    <w:rsid w:val="00121D4F"/>
    <w:rsid w:val="00121D8E"/>
    <w:rsid w:val="001225C3"/>
    <w:rsid w:val="0012266F"/>
    <w:rsid w:val="00122F1E"/>
    <w:rsid w:val="00123038"/>
    <w:rsid w:val="001232D6"/>
    <w:rsid w:val="0012381A"/>
    <w:rsid w:val="00123CE3"/>
    <w:rsid w:val="00124300"/>
    <w:rsid w:val="0012430E"/>
    <w:rsid w:val="00124D59"/>
    <w:rsid w:val="001250F1"/>
    <w:rsid w:val="00125861"/>
    <w:rsid w:val="00125B4A"/>
    <w:rsid w:val="0012689E"/>
    <w:rsid w:val="00126F2B"/>
    <w:rsid w:val="00127000"/>
    <w:rsid w:val="001270F5"/>
    <w:rsid w:val="00127334"/>
    <w:rsid w:val="0013011E"/>
    <w:rsid w:val="001304A9"/>
    <w:rsid w:val="001305EB"/>
    <w:rsid w:val="001308BB"/>
    <w:rsid w:val="001308C4"/>
    <w:rsid w:val="00130F04"/>
    <w:rsid w:val="00130F2C"/>
    <w:rsid w:val="0013108E"/>
    <w:rsid w:val="0013149F"/>
    <w:rsid w:val="00131860"/>
    <w:rsid w:val="00133396"/>
    <w:rsid w:val="001334C3"/>
    <w:rsid w:val="001336A5"/>
    <w:rsid w:val="00133B58"/>
    <w:rsid w:val="00133C6B"/>
    <w:rsid w:val="00133FD6"/>
    <w:rsid w:val="001344C6"/>
    <w:rsid w:val="00134692"/>
    <w:rsid w:val="0013511E"/>
    <w:rsid w:val="0013625A"/>
    <w:rsid w:val="00136C51"/>
    <w:rsid w:val="00137677"/>
    <w:rsid w:val="00137941"/>
    <w:rsid w:val="0013797D"/>
    <w:rsid w:val="00137B41"/>
    <w:rsid w:val="00140EAE"/>
    <w:rsid w:val="00141407"/>
    <w:rsid w:val="00141948"/>
    <w:rsid w:val="00141BBA"/>
    <w:rsid w:val="00142290"/>
    <w:rsid w:val="00143585"/>
    <w:rsid w:val="0014394E"/>
    <w:rsid w:val="00143B3F"/>
    <w:rsid w:val="00143E00"/>
    <w:rsid w:val="001441F0"/>
    <w:rsid w:val="001443A0"/>
    <w:rsid w:val="00144682"/>
    <w:rsid w:val="00144D31"/>
    <w:rsid w:val="00144DE1"/>
    <w:rsid w:val="00145FCF"/>
    <w:rsid w:val="00146369"/>
    <w:rsid w:val="001466CE"/>
    <w:rsid w:val="00147247"/>
    <w:rsid w:val="001474F5"/>
    <w:rsid w:val="00147CBB"/>
    <w:rsid w:val="00147FA9"/>
    <w:rsid w:val="0015040D"/>
    <w:rsid w:val="00150B47"/>
    <w:rsid w:val="00150EEF"/>
    <w:rsid w:val="00150F49"/>
    <w:rsid w:val="00151363"/>
    <w:rsid w:val="00151C81"/>
    <w:rsid w:val="00151D61"/>
    <w:rsid w:val="00151EF5"/>
    <w:rsid w:val="0015207A"/>
    <w:rsid w:val="001524CC"/>
    <w:rsid w:val="00152DE3"/>
    <w:rsid w:val="00152F25"/>
    <w:rsid w:val="0015313A"/>
    <w:rsid w:val="00153522"/>
    <w:rsid w:val="00153781"/>
    <w:rsid w:val="001539AD"/>
    <w:rsid w:val="00153B94"/>
    <w:rsid w:val="00153E5D"/>
    <w:rsid w:val="00153ED7"/>
    <w:rsid w:val="00154653"/>
    <w:rsid w:val="00154B75"/>
    <w:rsid w:val="001562A4"/>
    <w:rsid w:val="00156856"/>
    <w:rsid w:val="00156A07"/>
    <w:rsid w:val="00156DFF"/>
    <w:rsid w:val="00157369"/>
    <w:rsid w:val="00157D83"/>
    <w:rsid w:val="00160302"/>
    <w:rsid w:val="00160CAD"/>
    <w:rsid w:val="0016136C"/>
    <w:rsid w:val="00162089"/>
    <w:rsid w:val="00162237"/>
    <w:rsid w:val="00162239"/>
    <w:rsid w:val="00162BAA"/>
    <w:rsid w:val="001632A3"/>
    <w:rsid w:val="00163968"/>
    <w:rsid w:val="0016459F"/>
    <w:rsid w:val="00164686"/>
    <w:rsid w:val="00164714"/>
    <w:rsid w:val="00164A04"/>
    <w:rsid w:val="00165A15"/>
    <w:rsid w:val="00165A5A"/>
    <w:rsid w:val="00165D87"/>
    <w:rsid w:val="00165E89"/>
    <w:rsid w:val="001662D8"/>
    <w:rsid w:val="0016667E"/>
    <w:rsid w:val="0016672F"/>
    <w:rsid w:val="001669D4"/>
    <w:rsid w:val="00166B28"/>
    <w:rsid w:val="00166CBC"/>
    <w:rsid w:val="00166F95"/>
    <w:rsid w:val="0016723B"/>
    <w:rsid w:val="001674CD"/>
    <w:rsid w:val="00167629"/>
    <w:rsid w:val="00167CCD"/>
    <w:rsid w:val="001700F6"/>
    <w:rsid w:val="001706F2"/>
    <w:rsid w:val="00170D4D"/>
    <w:rsid w:val="00170F23"/>
    <w:rsid w:val="001713BF"/>
    <w:rsid w:val="00171725"/>
    <w:rsid w:val="001723A3"/>
    <w:rsid w:val="001724B8"/>
    <w:rsid w:val="00172952"/>
    <w:rsid w:val="00172FF4"/>
    <w:rsid w:val="001735E5"/>
    <w:rsid w:val="00174716"/>
    <w:rsid w:val="00174BCE"/>
    <w:rsid w:val="00175372"/>
    <w:rsid w:val="00175995"/>
    <w:rsid w:val="00175A9F"/>
    <w:rsid w:val="00176E09"/>
    <w:rsid w:val="00176E80"/>
    <w:rsid w:val="001800BC"/>
    <w:rsid w:val="001806D4"/>
    <w:rsid w:val="0018072F"/>
    <w:rsid w:val="0018175D"/>
    <w:rsid w:val="0018181B"/>
    <w:rsid w:val="001819BE"/>
    <w:rsid w:val="001820E9"/>
    <w:rsid w:val="001828B1"/>
    <w:rsid w:val="00182B57"/>
    <w:rsid w:val="00182F07"/>
    <w:rsid w:val="00183577"/>
    <w:rsid w:val="00184927"/>
    <w:rsid w:val="00184D08"/>
    <w:rsid w:val="00184D8D"/>
    <w:rsid w:val="0018503E"/>
    <w:rsid w:val="00185635"/>
    <w:rsid w:val="001856B3"/>
    <w:rsid w:val="00186318"/>
    <w:rsid w:val="00186324"/>
    <w:rsid w:val="00186435"/>
    <w:rsid w:val="001868EC"/>
    <w:rsid w:val="00186A9C"/>
    <w:rsid w:val="00186DC3"/>
    <w:rsid w:val="001870E6"/>
    <w:rsid w:val="001870ED"/>
    <w:rsid w:val="00187878"/>
    <w:rsid w:val="00187981"/>
    <w:rsid w:val="00187E3F"/>
    <w:rsid w:val="00187EAA"/>
    <w:rsid w:val="00187F39"/>
    <w:rsid w:val="00187FB7"/>
    <w:rsid w:val="001900FE"/>
    <w:rsid w:val="00191D60"/>
    <w:rsid w:val="0019214B"/>
    <w:rsid w:val="00192409"/>
    <w:rsid w:val="00192706"/>
    <w:rsid w:val="00193960"/>
    <w:rsid w:val="001939F0"/>
    <w:rsid w:val="00194137"/>
    <w:rsid w:val="00194303"/>
    <w:rsid w:val="001948BD"/>
    <w:rsid w:val="00194ADD"/>
    <w:rsid w:val="00194C91"/>
    <w:rsid w:val="0019546A"/>
    <w:rsid w:val="00195D20"/>
    <w:rsid w:val="00195EEE"/>
    <w:rsid w:val="001960E3"/>
    <w:rsid w:val="00196247"/>
    <w:rsid w:val="001966F1"/>
    <w:rsid w:val="00196946"/>
    <w:rsid w:val="00196DEA"/>
    <w:rsid w:val="00197272"/>
    <w:rsid w:val="001973D2"/>
    <w:rsid w:val="00197478"/>
    <w:rsid w:val="001A0122"/>
    <w:rsid w:val="001A104B"/>
    <w:rsid w:val="001A108D"/>
    <w:rsid w:val="001A14EC"/>
    <w:rsid w:val="001A1D77"/>
    <w:rsid w:val="001A1F7F"/>
    <w:rsid w:val="001A2504"/>
    <w:rsid w:val="001A281C"/>
    <w:rsid w:val="001A2885"/>
    <w:rsid w:val="001A292E"/>
    <w:rsid w:val="001A2C54"/>
    <w:rsid w:val="001A3127"/>
    <w:rsid w:val="001A365E"/>
    <w:rsid w:val="001A3B1B"/>
    <w:rsid w:val="001A443E"/>
    <w:rsid w:val="001A47FF"/>
    <w:rsid w:val="001A55E0"/>
    <w:rsid w:val="001A5A0C"/>
    <w:rsid w:val="001A747B"/>
    <w:rsid w:val="001A7686"/>
    <w:rsid w:val="001A7C29"/>
    <w:rsid w:val="001B037C"/>
    <w:rsid w:val="001B0969"/>
    <w:rsid w:val="001B156E"/>
    <w:rsid w:val="001B2531"/>
    <w:rsid w:val="001B2966"/>
    <w:rsid w:val="001B29A1"/>
    <w:rsid w:val="001B2DF1"/>
    <w:rsid w:val="001B36A0"/>
    <w:rsid w:val="001B3F93"/>
    <w:rsid w:val="001B4044"/>
    <w:rsid w:val="001B464C"/>
    <w:rsid w:val="001B46B0"/>
    <w:rsid w:val="001B47D6"/>
    <w:rsid w:val="001B4A3F"/>
    <w:rsid w:val="001B52D9"/>
    <w:rsid w:val="001B5415"/>
    <w:rsid w:val="001B56CF"/>
    <w:rsid w:val="001B5723"/>
    <w:rsid w:val="001B5978"/>
    <w:rsid w:val="001B615E"/>
    <w:rsid w:val="001B6830"/>
    <w:rsid w:val="001B6EBA"/>
    <w:rsid w:val="001B7595"/>
    <w:rsid w:val="001B7CC6"/>
    <w:rsid w:val="001C0132"/>
    <w:rsid w:val="001C02A8"/>
    <w:rsid w:val="001C05E7"/>
    <w:rsid w:val="001C0A13"/>
    <w:rsid w:val="001C0A8A"/>
    <w:rsid w:val="001C1124"/>
    <w:rsid w:val="001C13F4"/>
    <w:rsid w:val="001C1709"/>
    <w:rsid w:val="001C1B1E"/>
    <w:rsid w:val="001C1F2A"/>
    <w:rsid w:val="001C2554"/>
    <w:rsid w:val="001C260E"/>
    <w:rsid w:val="001C272D"/>
    <w:rsid w:val="001C2E15"/>
    <w:rsid w:val="001C2EF7"/>
    <w:rsid w:val="001C3499"/>
    <w:rsid w:val="001C3617"/>
    <w:rsid w:val="001C3AE9"/>
    <w:rsid w:val="001C4140"/>
    <w:rsid w:val="001C46D5"/>
    <w:rsid w:val="001C4740"/>
    <w:rsid w:val="001C4874"/>
    <w:rsid w:val="001C4A4C"/>
    <w:rsid w:val="001C5177"/>
    <w:rsid w:val="001C52E4"/>
    <w:rsid w:val="001C59B1"/>
    <w:rsid w:val="001C5B6A"/>
    <w:rsid w:val="001C5C43"/>
    <w:rsid w:val="001C5EFB"/>
    <w:rsid w:val="001C5F50"/>
    <w:rsid w:val="001C621F"/>
    <w:rsid w:val="001C7A8A"/>
    <w:rsid w:val="001C7AF7"/>
    <w:rsid w:val="001D003C"/>
    <w:rsid w:val="001D044D"/>
    <w:rsid w:val="001D0A82"/>
    <w:rsid w:val="001D1175"/>
    <w:rsid w:val="001D11CC"/>
    <w:rsid w:val="001D1B2E"/>
    <w:rsid w:val="001D1E21"/>
    <w:rsid w:val="001D3A5E"/>
    <w:rsid w:val="001D3A9F"/>
    <w:rsid w:val="001D3ED5"/>
    <w:rsid w:val="001D455F"/>
    <w:rsid w:val="001D4A15"/>
    <w:rsid w:val="001D4AE9"/>
    <w:rsid w:val="001D4E53"/>
    <w:rsid w:val="001D512A"/>
    <w:rsid w:val="001D5932"/>
    <w:rsid w:val="001D5B19"/>
    <w:rsid w:val="001D5C9E"/>
    <w:rsid w:val="001D5F0C"/>
    <w:rsid w:val="001D6155"/>
    <w:rsid w:val="001D62FD"/>
    <w:rsid w:val="001D6649"/>
    <w:rsid w:val="001D74E3"/>
    <w:rsid w:val="001D7A63"/>
    <w:rsid w:val="001D7BF3"/>
    <w:rsid w:val="001D7FA9"/>
    <w:rsid w:val="001E080A"/>
    <w:rsid w:val="001E1929"/>
    <w:rsid w:val="001E25C6"/>
    <w:rsid w:val="001E2609"/>
    <w:rsid w:val="001E2D2F"/>
    <w:rsid w:val="001E3004"/>
    <w:rsid w:val="001E3315"/>
    <w:rsid w:val="001E33D7"/>
    <w:rsid w:val="001E3849"/>
    <w:rsid w:val="001E3ED7"/>
    <w:rsid w:val="001E45A8"/>
    <w:rsid w:val="001E4C2D"/>
    <w:rsid w:val="001E4ECE"/>
    <w:rsid w:val="001E5245"/>
    <w:rsid w:val="001E5419"/>
    <w:rsid w:val="001E5D36"/>
    <w:rsid w:val="001E5ED9"/>
    <w:rsid w:val="001E60AD"/>
    <w:rsid w:val="001E610E"/>
    <w:rsid w:val="001E6302"/>
    <w:rsid w:val="001E6334"/>
    <w:rsid w:val="001E6628"/>
    <w:rsid w:val="001E6723"/>
    <w:rsid w:val="001E6946"/>
    <w:rsid w:val="001E6B78"/>
    <w:rsid w:val="001E6D46"/>
    <w:rsid w:val="001E6E45"/>
    <w:rsid w:val="001E7075"/>
    <w:rsid w:val="001E750B"/>
    <w:rsid w:val="001E77DE"/>
    <w:rsid w:val="001E794C"/>
    <w:rsid w:val="001E7DBB"/>
    <w:rsid w:val="001F03CD"/>
    <w:rsid w:val="001F0449"/>
    <w:rsid w:val="001F199F"/>
    <w:rsid w:val="001F1C6F"/>
    <w:rsid w:val="001F241A"/>
    <w:rsid w:val="001F258D"/>
    <w:rsid w:val="001F274B"/>
    <w:rsid w:val="001F29B9"/>
    <w:rsid w:val="001F2F99"/>
    <w:rsid w:val="001F32BC"/>
    <w:rsid w:val="001F356F"/>
    <w:rsid w:val="001F3613"/>
    <w:rsid w:val="001F3674"/>
    <w:rsid w:val="001F368C"/>
    <w:rsid w:val="001F374D"/>
    <w:rsid w:val="001F39CF"/>
    <w:rsid w:val="001F3B4A"/>
    <w:rsid w:val="001F4E03"/>
    <w:rsid w:val="001F5F5C"/>
    <w:rsid w:val="001F6954"/>
    <w:rsid w:val="001F7788"/>
    <w:rsid w:val="002007A5"/>
    <w:rsid w:val="002007F6"/>
    <w:rsid w:val="002009AC"/>
    <w:rsid w:val="002010FF"/>
    <w:rsid w:val="00202819"/>
    <w:rsid w:val="0020325D"/>
    <w:rsid w:val="00203B34"/>
    <w:rsid w:val="00203C3A"/>
    <w:rsid w:val="00203FC9"/>
    <w:rsid w:val="00204A7F"/>
    <w:rsid w:val="00204CFE"/>
    <w:rsid w:val="0020553A"/>
    <w:rsid w:val="00205CA3"/>
    <w:rsid w:val="00205DDD"/>
    <w:rsid w:val="002066EF"/>
    <w:rsid w:val="00206A60"/>
    <w:rsid w:val="00207153"/>
    <w:rsid w:val="0020715C"/>
    <w:rsid w:val="00207975"/>
    <w:rsid w:val="002079D4"/>
    <w:rsid w:val="002079DA"/>
    <w:rsid w:val="00207B1C"/>
    <w:rsid w:val="00207CF3"/>
    <w:rsid w:val="002101CA"/>
    <w:rsid w:val="00210305"/>
    <w:rsid w:val="00210BE0"/>
    <w:rsid w:val="00210F77"/>
    <w:rsid w:val="0021102F"/>
    <w:rsid w:val="002114D6"/>
    <w:rsid w:val="00212010"/>
    <w:rsid w:val="00212113"/>
    <w:rsid w:val="002122D1"/>
    <w:rsid w:val="00212573"/>
    <w:rsid w:val="00212C0B"/>
    <w:rsid w:val="002135F0"/>
    <w:rsid w:val="00213D2C"/>
    <w:rsid w:val="00213DC5"/>
    <w:rsid w:val="00214B2B"/>
    <w:rsid w:val="00214B9D"/>
    <w:rsid w:val="00215235"/>
    <w:rsid w:val="00215E22"/>
    <w:rsid w:val="0021607C"/>
    <w:rsid w:val="002160DA"/>
    <w:rsid w:val="0021662F"/>
    <w:rsid w:val="00216BB3"/>
    <w:rsid w:val="00216E77"/>
    <w:rsid w:val="00217813"/>
    <w:rsid w:val="00217DF6"/>
    <w:rsid w:val="00217EED"/>
    <w:rsid w:val="00221019"/>
    <w:rsid w:val="00221333"/>
    <w:rsid w:val="00221781"/>
    <w:rsid w:val="00221809"/>
    <w:rsid w:val="00221D54"/>
    <w:rsid w:val="00221FDA"/>
    <w:rsid w:val="002224DD"/>
    <w:rsid w:val="002226FF"/>
    <w:rsid w:val="0022275E"/>
    <w:rsid w:val="00222B29"/>
    <w:rsid w:val="00222C3A"/>
    <w:rsid w:val="00223138"/>
    <w:rsid w:val="002231CC"/>
    <w:rsid w:val="002234AB"/>
    <w:rsid w:val="00223637"/>
    <w:rsid w:val="00224361"/>
    <w:rsid w:val="00224603"/>
    <w:rsid w:val="00224B00"/>
    <w:rsid w:val="00224C07"/>
    <w:rsid w:val="00224FB9"/>
    <w:rsid w:val="002251FA"/>
    <w:rsid w:val="002252EE"/>
    <w:rsid w:val="00225840"/>
    <w:rsid w:val="00225D2F"/>
    <w:rsid w:val="00226283"/>
    <w:rsid w:val="0022666B"/>
    <w:rsid w:val="002269ED"/>
    <w:rsid w:val="00227826"/>
    <w:rsid w:val="00230120"/>
    <w:rsid w:val="00230183"/>
    <w:rsid w:val="0023045F"/>
    <w:rsid w:val="0023063B"/>
    <w:rsid w:val="0023073B"/>
    <w:rsid w:val="00230CBB"/>
    <w:rsid w:val="00230D5C"/>
    <w:rsid w:val="00231116"/>
    <w:rsid w:val="00232AFD"/>
    <w:rsid w:val="00232B12"/>
    <w:rsid w:val="00232E85"/>
    <w:rsid w:val="002337D2"/>
    <w:rsid w:val="00233EC4"/>
    <w:rsid w:val="00233FD2"/>
    <w:rsid w:val="0023444F"/>
    <w:rsid w:val="00234BE2"/>
    <w:rsid w:val="00235025"/>
    <w:rsid w:val="00235E28"/>
    <w:rsid w:val="00236270"/>
    <w:rsid w:val="00236447"/>
    <w:rsid w:val="0023672E"/>
    <w:rsid w:val="0023689D"/>
    <w:rsid w:val="00236911"/>
    <w:rsid w:val="00236E55"/>
    <w:rsid w:val="00237120"/>
    <w:rsid w:val="00237582"/>
    <w:rsid w:val="002379D1"/>
    <w:rsid w:val="00237A37"/>
    <w:rsid w:val="00241026"/>
    <w:rsid w:val="0024172B"/>
    <w:rsid w:val="0024187E"/>
    <w:rsid w:val="002419FA"/>
    <w:rsid w:val="00241A7F"/>
    <w:rsid w:val="002422F6"/>
    <w:rsid w:val="002435B2"/>
    <w:rsid w:val="00243EB2"/>
    <w:rsid w:val="00243F4E"/>
    <w:rsid w:val="002443F5"/>
    <w:rsid w:val="00244FC3"/>
    <w:rsid w:val="00245124"/>
    <w:rsid w:val="00245552"/>
    <w:rsid w:val="00245D2A"/>
    <w:rsid w:val="00245EDD"/>
    <w:rsid w:val="002460C2"/>
    <w:rsid w:val="00246CDA"/>
    <w:rsid w:val="002470BE"/>
    <w:rsid w:val="0024714C"/>
    <w:rsid w:val="0024744F"/>
    <w:rsid w:val="00247488"/>
    <w:rsid w:val="00247812"/>
    <w:rsid w:val="00247950"/>
    <w:rsid w:val="0025005A"/>
    <w:rsid w:val="002501DF"/>
    <w:rsid w:val="002503CD"/>
    <w:rsid w:val="00250560"/>
    <w:rsid w:val="00250ADB"/>
    <w:rsid w:val="00250EBC"/>
    <w:rsid w:val="00251027"/>
    <w:rsid w:val="002518FC"/>
    <w:rsid w:val="002519B3"/>
    <w:rsid w:val="00251DC4"/>
    <w:rsid w:val="0025319E"/>
    <w:rsid w:val="00253751"/>
    <w:rsid w:val="00253C29"/>
    <w:rsid w:val="00254230"/>
    <w:rsid w:val="002543BC"/>
    <w:rsid w:val="00254DE2"/>
    <w:rsid w:val="00255200"/>
    <w:rsid w:val="00255346"/>
    <w:rsid w:val="00255B52"/>
    <w:rsid w:val="0025603F"/>
    <w:rsid w:val="002560AE"/>
    <w:rsid w:val="00256859"/>
    <w:rsid w:val="00256B49"/>
    <w:rsid w:val="00256B54"/>
    <w:rsid w:val="00257185"/>
    <w:rsid w:val="00257408"/>
    <w:rsid w:val="002578B4"/>
    <w:rsid w:val="00257DAE"/>
    <w:rsid w:val="00257F12"/>
    <w:rsid w:val="00260238"/>
    <w:rsid w:val="00260763"/>
    <w:rsid w:val="00260773"/>
    <w:rsid w:val="002607DB"/>
    <w:rsid w:val="002607FA"/>
    <w:rsid w:val="00260D5D"/>
    <w:rsid w:val="00260D99"/>
    <w:rsid w:val="00260DA0"/>
    <w:rsid w:val="002614EB"/>
    <w:rsid w:val="00261D7C"/>
    <w:rsid w:val="002620D4"/>
    <w:rsid w:val="00262324"/>
    <w:rsid w:val="0026243A"/>
    <w:rsid w:val="002625A4"/>
    <w:rsid w:val="00262935"/>
    <w:rsid w:val="00262A7D"/>
    <w:rsid w:val="00262C20"/>
    <w:rsid w:val="00262F20"/>
    <w:rsid w:val="00263A97"/>
    <w:rsid w:val="00263BE2"/>
    <w:rsid w:val="00263CD1"/>
    <w:rsid w:val="00263F67"/>
    <w:rsid w:val="00264041"/>
    <w:rsid w:val="00264090"/>
    <w:rsid w:val="00264574"/>
    <w:rsid w:val="0026457F"/>
    <w:rsid w:val="002647AF"/>
    <w:rsid w:val="002647E0"/>
    <w:rsid w:val="00264E74"/>
    <w:rsid w:val="00265169"/>
    <w:rsid w:val="00265519"/>
    <w:rsid w:val="00265845"/>
    <w:rsid w:val="002659B8"/>
    <w:rsid w:val="00265AE2"/>
    <w:rsid w:val="00265EEF"/>
    <w:rsid w:val="0026610F"/>
    <w:rsid w:val="002671F6"/>
    <w:rsid w:val="002675D0"/>
    <w:rsid w:val="00267DD1"/>
    <w:rsid w:val="002704C0"/>
    <w:rsid w:val="00270DE1"/>
    <w:rsid w:val="00271658"/>
    <w:rsid w:val="00272694"/>
    <w:rsid w:val="00272B6A"/>
    <w:rsid w:val="00272D9D"/>
    <w:rsid w:val="002731E7"/>
    <w:rsid w:val="00273246"/>
    <w:rsid w:val="00273329"/>
    <w:rsid w:val="002738F2"/>
    <w:rsid w:val="002739FC"/>
    <w:rsid w:val="00273ECC"/>
    <w:rsid w:val="00274C69"/>
    <w:rsid w:val="00274E20"/>
    <w:rsid w:val="00274F33"/>
    <w:rsid w:val="00275032"/>
    <w:rsid w:val="0027527F"/>
    <w:rsid w:val="00275868"/>
    <w:rsid w:val="0027590F"/>
    <w:rsid w:val="00275C99"/>
    <w:rsid w:val="00276150"/>
    <w:rsid w:val="00276534"/>
    <w:rsid w:val="00276DB6"/>
    <w:rsid w:val="00276ECB"/>
    <w:rsid w:val="0027756F"/>
    <w:rsid w:val="00280041"/>
    <w:rsid w:val="002802E2"/>
    <w:rsid w:val="002808E7"/>
    <w:rsid w:val="00280A36"/>
    <w:rsid w:val="00280E20"/>
    <w:rsid w:val="002811C2"/>
    <w:rsid w:val="002814D9"/>
    <w:rsid w:val="0028187A"/>
    <w:rsid w:val="002818AA"/>
    <w:rsid w:val="002818C5"/>
    <w:rsid w:val="00281E4F"/>
    <w:rsid w:val="00282635"/>
    <w:rsid w:val="00283388"/>
    <w:rsid w:val="002838C9"/>
    <w:rsid w:val="002840C2"/>
    <w:rsid w:val="0028460B"/>
    <w:rsid w:val="00284CF3"/>
    <w:rsid w:val="00284FF4"/>
    <w:rsid w:val="002854CE"/>
    <w:rsid w:val="00285CC3"/>
    <w:rsid w:val="00285DFC"/>
    <w:rsid w:val="00285E42"/>
    <w:rsid w:val="00286401"/>
    <w:rsid w:val="002864BA"/>
    <w:rsid w:val="00286C8E"/>
    <w:rsid w:val="0028700B"/>
    <w:rsid w:val="002870C2"/>
    <w:rsid w:val="002874D4"/>
    <w:rsid w:val="00287567"/>
    <w:rsid w:val="00287708"/>
    <w:rsid w:val="00290237"/>
    <w:rsid w:val="00290957"/>
    <w:rsid w:val="00290D18"/>
    <w:rsid w:val="00291651"/>
    <w:rsid w:val="00291960"/>
    <w:rsid w:val="00291BC3"/>
    <w:rsid w:val="002927B3"/>
    <w:rsid w:val="00293357"/>
    <w:rsid w:val="002936ED"/>
    <w:rsid w:val="0029537A"/>
    <w:rsid w:val="00295822"/>
    <w:rsid w:val="00296365"/>
    <w:rsid w:val="00297169"/>
    <w:rsid w:val="002A0247"/>
    <w:rsid w:val="002A0332"/>
    <w:rsid w:val="002A033F"/>
    <w:rsid w:val="002A0413"/>
    <w:rsid w:val="002A0694"/>
    <w:rsid w:val="002A0B39"/>
    <w:rsid w:val="002A14A1"/>
    <w:rsid w:val="002A16D8"/>
    <w:rsid w:val="002A2102"/>
    <w:rsid w:val="002A223A"/>
    <w:rsid w:val="002A3EE6"/>
    <w:rsid w:val="002A3F6E"/>
    <w:rsid w:val="002A4494"/>
    <w:rsid w:val="002A48A1"/>
    <w:rsid w:val="002A4C65"/>
    <w:rsid w:val="002A5744"/>
    <w:rsid w:val="002A66C2"/>
    <w:rsid w:val="002A684A"/>
    <w:rsid w:val="002A6DB1"/>
    <w:rsid w:val="002A6FBC"/>
    <w:rsid w:val="002A7714"/>
    <w:rsid w:val="002A77DE"/>
    <w:rsid w:val="002A79E0"/>
    <w:rsid w:val="002A7E4D"/>
    <w:rsid w:val="002B0E9E"/>
    <w:rsid w:val="002B18C5"/>
    <w:rsid w:val="002B2001"/>
    <w:rsid w:val="002B2183"/>
    <w:rsid w:val="002B26F8"/>
    <w:rsid w:val="002B2D55"/>
    <w:rsid w:val="002B3136"/>
    <w:rsid w:val="002B33B2"/>
    <w:rsid w:val="002B359C"/>
    <w:rsid w:val="002B3990"/>
    <w:rsid w:val="002B3ED0"/>
    <w:rsid w:val="002B45AF"/>
    <w:rsid w:val="002B4B0E"/>
    <w:rsid w:val="002B51F3"/>
    <w:rsid w:val="002B59A8"/>
    <w:rsid w:val="002B6704"/>
    <w:rsid w:val="002B6C48"/>
    <w:rsid w:val="002B719B"/>
    <w:rsid w:val="002B77E3"/>
    <w:rsid w:val="002C0A3C"/>
    <w:rsid w:val="002C0B56"/>
    <w:rsid w:val="002C1962"/>
    <w:rsid w:val="002C1A38"/>
    <w:rsid w:val="002C2BED"/>
    <w:rsid w:val="002C3555"/>
    <w:rsid w:val="002C3935"/>
    <w:rsid w:val="002C39FE"/>
    <w:rsid w:val="002C3B2D"/>
    <w:rsid w:val="002C3D49"/>
    <w:rsid w:val="002C47C3"/>
    <w:rsid w:val="002C4C2C"/>
    <w:rsid w:val="002C55EB"/>
    <w:rsid w:val="002C5694"/>
    <w:rsid w:val="002C5D1E"/>
    <w:rsid w:val="002C5D2C"/>
    <w:rsid w:val="002C5E60"/>
    <w:rsid w:val="002C6199"/>
    <w:rsid w:val="002C63AD"/>
    <w:rsid w:val="002C63F6"/>
    <w:rsid w:val="002C656D"/>
    <w:rsid w:val="002C7692"/>
    <w:rsid w:val="002C76E4"/>
    <w:rsid w:val="002C7B2C"/>
    <w:rsid w:val="002C7B9D"/>
    <w:rsid w:val="002D0515"/>
    <w:rsid w:val="002D07A2"/>
    <w:rsid w:val="002D080E"/>
    <w:rsid w:val="002D09B8"/>
    <w:rsid w:val="002D0A7C"/>
    <w:rsid w:val="002D0BEA"/>
    <w:rsid w:val="002D1C20"/>
    <w:rsid w:val="002D23C9"/>
    <w:rsid w:val="002D2854"/>
    <w:rsid w:val="002D30A4"/>
    <w:rsid w:val="002D38C2"/>
    <w:rsid w:val="002D4272"/>
    <w:rsid w:val="002D4E6C"/>
    <w:rsid w:val="002D5AAF"/>
    <w:rsid w:val="002D5AFB"/>
    <w:rsid w:val="002D5DFD"/>
    <w:rsid w:val="002D5FBC"/>
    <w:rsid w:val="002D6392"/>
    <w:rsid w:val="002D6474"/>
    <w:rsid w:val="002D6973"/>
    <w:rsid w:val="002D6AC0"/>
    <w:rsid w:val="002D6E60"/>
    <w:rsid w:val="002D70E6"/>
    <w:rsid w:val="002D794D"/>
    <w:rsid w:val="002D7A9D"/>
    <w:rsid w:val="002D7F30"/>
    <w:rsid w:val="002E054F"/>
    <w:rsid w:val="002E07DA"/>
    <w:rsid w:val="002E0B09"/>
    <w:rsid w:val="002E0BAB"/>
    <w:rsid w:val="002E0C7E"/>
    <w:rsid w:val="002E2826"/>
    <w:rsid w:val="002E2E89"/>
    <w:rsid w:val="002E31E5"/>
    <w:rsid w:val="002E3608"/>
    <w:rsid w:val="002E444D"/>
    <w:rsid w:val="002E51D2"/>
    <w:rsid w:val="002E5224"/>
    <w:rsid w:val="002E52A5"/>
    <w:rsid w:val="002E59C6"/>
    <w:rsid w:val="002E5D11"/>
    <w:rsid w:val="002E5D88"/>
    <w:rsid w:val="002E5EE6"/>
    <w:rsid w:val="002E63E5"/>
    <w:rsid w:val="002E68B9"/>
    <w:rsid w:val="002E6C57"/>
    <w:rsid w:val="002E6FBA"/>
    <w:rsid w:val="002E704B"/>
    <w:rsid w:val="002E7138"/>
    <w:rsid w:val="002E7326"/>
    <w:rsid w:val="002E78F4"/>
    <w:rsid w:val="002E7A27"/>
    <w:rsid w:val="002E7FB6"/>
    <w:rsid w:val="002F0F33"/>
    <w:rsid w:val="002F23F9"/>
    <w:rsid w:val="002F283F"/>
    <w:rsid w:val="002F33C1"/>
    <w:rsid w:val="002F3937"/>
    <w:rsid w:val="002F3A1E"/>
    <w:rsid w:val="002F3BD9"/>
    <w:rsid w:val="002F4360"/>
    <w:rsid w:val="002F449A"/>
    <w:rsid w:val="002F58B7"/>
    <w:rsid w:val="002F5EB5"/>
    <w:rsid w:val="002F683F"/>
    <w:rsid w:val="002F68E1"/>
    <w:rsid w:val="002F6FAF"/>
    <w:rsid w:val="002F76B8"/>
    <w:rsid w:val="002F78B8"/>
    <w:rsid w:val="0030016F"/>
    <w:rsid w:val="00300197"/>
    <w:rsid w:val="00300232"/>
    <w:rsid w:val="00300572"/>
    <w:rsid w:val="003006D6"/>
    <w:rsid w:val="0030072B"/>
    <w:rsid w:val="00300AAF"/>
    <w:rsid w:val="00300CAB"/>
    <w:rsid w:val="00300FF2"/>
    <w:rsid w:val="00301337"/>
    <w:rsid w:val="00301601"/>
    <w:rsid w:val="00301BA5"/>
    <w:rsid w:val="00301FDF"/>
    <w:rsid w:val="00302163"/>
    <w:rsid w:val="003022C9"/>
    <w:rsid w:val="00302776"/>
    <w:rsid w:val="003027B7"/>
    <w:rsid w:val="00302DE2"/>
    <w:rsid w:val="00303112"/>
    <w:rsid w:val="0030332E"/>
    <w:rsid w:val="00303878"/>
    <w:rsid w:val="00303BF8"/>
    <w:rsid w:val="00303E42"/>
    <w:rsid w:val="00304134"/>
    <w:rsid w:val="003043C8"/>
    <w:rsid w:val="00304619"/>
    <w:rsid w:val="00304663"/>
    <w:rsid w:val="003050A6"/>
    <w:rsid w:val="003059C4"/>
    <w:rsid w:val="00305D2A"/>
    <w:rsid w:val="00305F83"/>
    <w:rsid w:val="00306E8F"/>
    <w:rsid w:val="0030733F"/>
    <w:rsid w:val="00310192"/>
    <w:rsid w:val="00310957"/>
    <w:rsid w:val="00310963"/>
    <w:rsid w:val="00310BDE"/>
    <w:rsid w:val="00310F9A"/>
    <w:rsid w:val="0031311D"/>
    <w:rsid w:val="003133CE"/>
    <w:rsid w:val="00313562"/>
    <w:rsid w:val="003136E2"/>
    <w:rsid w:val="00313BC5"/>
    <w:rsid w:val="0031419E"/>
    <w:rsid w:val="00314FBA"/>
    <w:rsid w:val="00315C7E"/>
    <w:rsid w:val="00315D6C"/>
    <w:rsid w:val="00315FC1"/>
    <w:rsid w:val="0031644E"/>
    <w:rsid w:val="0031767F"/>
    <w:rsid w:val="00317A50"/>
    <w:rsid w:val="003200D3"/>
    <w:rsid w:val="0032096A"/>
    <w:rsid w:val="00321B21"/>
    <w:rsid w:val="00321B5E"/>
    <w:rsid w:val="00321E95"/>
    <w:rsid w:val="003227D1"/>
    <w:rsid w:val="00322995"/>
    <w:rsid w:val="00322A93"/>
    <w:rsid w:val="00322F30"/>
    <w:rsid w:val="00323381"/>
    <w:rsid w:val="00323C12"/>
    <w:rsid w:val="00323D05"/>
    <w:rsid w:val="0032407E"/>
    <w:rsid w:val="003241EA"/>
    <w:rsid w:val="0032424D"/>
    <w:rsid w:val="00324670"/>
    <w:rsid w:val="003248B9"/>
    <w:rsid w:val="00324EA7"/>
    <w:rsid w:val="0032551E"/>
    <w:rsid w:val="003255B9"/>
    <w:rsid w:val="003257CF"/>
    <w:rsid w:val="0032594E"/>
    <w:rsid w:val="00325CCE"/>
    <w:rsid w:val="003266EC"/>
    <w:rsid w:val="00326D41"/>
    <w:rsid w:val="00327007"/>
    <w:rsid w:val="003271B4"/>
    <w:rsid w:val="00327E81"/>
    <w:rsid w:val="00330393"/>
    <w:rsid w:val="0033104E"/>
    <w:rsid w:val="00331069"/>
    <w:rsid w:val="00331336"/>
    <w:rsid w:val="00331624"/>
    <w:rsid w:val="00331ED2"/>
    <w:rsid w:val="00331F38"/>
    <w:rsid w:val="00332193"/>
    <w:rsid w:val="00332A74"/>
    <w:rsid w:val="003330A0"/>
    <w:rsid w:val="003331BA"/>
    <w:rsid w:val="0033390B"/>
    <w:rsid w:val="0033562A"/>
    <w:rsid w:val="00335AC8"/>
    <w:rsid w:val="00336163"/>
    <w:rsid w:val="00336DDF"/>
    <w:rsid w:val="003377DD"/>
    <w:rsid w:val="00337D16"/>
    <w:rsid w:val="003402E2"/>
    <w:rsid w:val="00340680"/>
    <w:rsid w:val="00340AD5"/>
    <w:rsid w:val="003410AC"/>
    <w:rsid w:val="003417B9"/>
    <w:rsid w:val="00341FA5"/>
    <w:rsid w:val="00342069"/>
    <w:rsid w:val="0034331D"/>
    <w:rsid w:val="0034362B"/>
    <w:rsid w:val="00343DDD"/>
    <w:rsid w:val="003444D2"/>
    <w:rsid w:val="00344840"/>
    <w:rsid w:val="003449C7"/>
    <w:rsid w:val="00345296"/>
    <w:rsid w:val="00345408"/>
    <w:rsid w:val="003455DF"/>
    <w:rsid w:val="00345A09"/>
    <w:rsid w:val="00345D1B"/>
    <w:rsid w:val="00345D57"/>
    <w:rsid w:val="0034700B"/>
    <w:rsid w:val="00347232"/>
    <w:rsid w:val="003473C4"/>
    <w:rsid w:val="003475E6"/>
    <w:rsid w:val="0034795B"/>
    <w:rsid w:val="003500D6"/>
    <w:rsid w:val="003503E6"/>
    <w:rsid w:val="0035049D"/>
    <w:rsid w:val="003505B0"/>
    <w:rsid w:val="003520AC"/>
    <w:rsid w:val="003521B5"/>
    <w:rsid w:val="003522B0"/>
    <w:rsid w:val="003530A2"/>
    <w:rsid w:val="003531CB"/>
    <w:rsid w:val="00353729"/>
    <w:rsid w:val="00354617"/>
    <w:rsid w:val="003547E9"/>
    <w:rsid w:val="00354DDC"/>
    <w:rsid w:val="00355841"/>
    <w:rsid w:val="00355B94"/>
    <w:rsid w:val="00355F25"/>
    <w:rsid w:val="003564B0"/>
    <w:rsid w:val="0035660B"/>
    <w:rsid w:val="00357169"/>
    <w:rsid w:val="0035753E"/>
    <w:rsid w:val="00357E34"/>
    <w:rsid w:val="00360655"/>
    <w:rsid w:val="00360916"/>
    <w:rsid w:val="00361DBC"/>
    <w:rsid w:val="00362161"/>
    <w:rsid w:val="003623C9"/>
    <w:rsid w:val="003623D5"/>
    <w:rsid w:val="003627A2"/>
    <w:rsid w:val="00362F40"/>
    <w:rsid w:val="003631DF"/>
    <w:rsid w:val="00363217"/>
    <w:rsid w:val="003634EB"/>
    <w:rsid w:val="00363816"/>
    <w:rsid w:val="003638B0"/>
    <w:rsid w:val="003638C1"/>
    <w:rsid w:val="00363A95"/>
    <w:rsid w:val="00364064"/>
    <w:rsid w:val="003640DC"/>
    <w:rsid w:val="00364621"/>
    <w:rsid w:val="00364989"/>
    <w:rsid w:val="00365274"/>
    <w:rsid w:val="0036678A"/>
    <w:rsid w:val="00366C90"/>
    <w:rsid w:val="00366DBE"/>
    <w:rsid w:val="00367005"/>
    <w:rsid w:val="00367106"/>
    <w:rsid w:val="0036724F"/>
    <w:rsid w:val="00367450"/>
    <w:rsid w:val="00367929"/>
    <w:rsid w:val="00370104"/>
    <w:rsid w:val="003715E1"/>
    <w:rsid w:val="00371655"/>
    <w:rsid w:val="003716B8"/>
    <w:rsid w:val="00371A49"/>
    <w:rsid w:val="00372071"/>
    <w:rsid w:val="003720D6"/>
    <w:rsid w:val="00372377"/>
    <w:rsid w:val="0037314E"/>
    <w:rsid w:val="00374285"/>
    <w:rsid w:val="00374599"/>
    <w:rsid w:val="00374BD9"/>
    <w:rsid w:val="00374F3C"/>
    <w:rsid w:val="00375086"/>
    <w:rsid w:val="003752E8"/>
    <w:rsid w:val="00376551"/>
    <w:rsid w:val="00376823"/>
    <w:rsid w:val="00376BDD"/>
    <w:rsid w:val="00376DDC"/>
    <w:rsid w:val="0037709C"/>
    <w:rsid w:val="003770E3"/>
    <w:rsid w:val="00377141"/>
    <w:rsid w:val="003779B2"/>
    <w:rsid w:val="003801DC"/>
    <w:rsid w:val="00381320"/>
    <w:rsid w:val="00381809"/>
    <w:rsid w:val="00383776"/>
    <w:rsid w:val="00383BE9"/>
    <w:rsid w:val="00384344"/>
    <w:rsid w:val="00385B72"/>
    <w:rsid w:val="00385C6B"/>
    <w:rsid w:val="00386DF4"/>
    <w:rsid w:val="00386FFB"/>
    <w:rsid w:val="0038756A"/>
    <w:rsid w:val="003876EC"/>
    <w:rsid w:val="00387A0E"/>
    <w:rsid w:val="00387B4C"/>
    <w:rsid w:val="00387FD4"/>
    <w:rsid w:val="0039048E"/>
    <w:rsid w:val="00390D88"/>
    <w:rsid w:val="0039106B"/>
    <w:rsid w:val="003914F2"/>
    <w:rsid w:val="00391723"/>
    <w:rsid w:val="00391C57"/>
    <w:rsid w:val="0039222E"/>
    <w:rsid w:val="00392561"/>
    <w:rsid w:val="003931D9"/>
    <w:rsid w:val="00394235"/>
    <w:rsid w:val="003948FA"/>
    <w:rsid w:val="00394A61"/>
    <w:rsid w:val="00394B59"/>
    <w:rsid w:val="00395157"/>
    <w:rsid w:val="00395613"/>
    <w:rsid w:val="0039593E"/>
    <w:rsid w:val="00395965"/>
    <w:rsid w:val="00395ABD"/>
    <w:rsid w:val="00395BFE"/>
    <w:rsid w:val="00395F9F"/>
    <w:rsid w:val="00396276"/>
    <w:rsid w:val="0039647F"/>
    <w:rsid w:val="00397ABF"/>
    <w:rsid w:val="003A000C"/>
    <w:rsid w:val="003A0681"/>
    <w:rsid w:val="003A0C28"/>
    <w:rsid w:val="003A0E19"/>
    <w:rsid w:val="003A1295"/>
    <w:rsid w:val="003A17C4"/>
    <w:rsid w:val="003A27B9"/>
    <w:rsid w:val="003A2858"/>
    <w:rsid w:val="003A28EE"/>
    <w:rsid w:val="003A2D15"/>
    <w:rsid w:val="003A311A"/>
    <w:rsid w:val="003A3625"/>
    <w:rsid w:val="003A3823"/>
    <w:rsid w:val="003A39C7"/>
    <w:rsid w:val="003A3DA7"/>
    <w:rsid w:val="003A3E0F"/>
    <w:rsid w:val="003A4CE4"/>
    <w:rsid w:val="003A4DD9"/>
    <w:rsid w:val="003A4E68"/>
    <w:rsid w:val="003A565D"/>
    <w:rsid w:val="003A56F2"/>
    <w:rsid w:val="003A5962"/>
    <w:rsid w:val="003A5B2F"/>
    <w:rsid w:val="003A5C2A"/>
    <w:rsid w:val="003A5D28"/>
    <w:rsid w:val="003A798E"/>
    <w:rsid w:val="003B037E"/>
    <w:rsid w:val="003B0C2B"/>
    <w:rsid w:val="003B11F3"/>
    <w:rsid w:val="003B1C49"/>
    <w:rsid w:val="003B2786"/>
    <w:rsid w:val="003B2B58"/>
    <w:rsid w:val="003B366D"/>
    <w:rsid w:val="003B38F5"/>
    <w:rsid w:val="003B4073"/>
    <w:rsid w:val="003B40E2"/>
    <w:rsid w:val="003B466A"/>
    <w:rsid w:val="003B488A"/>
    <w:rsid w:val="003B4D6E"/>
    <w:rsid w:val="003B58D0"/>
    <w:rsid w:val="003B58EE"/>
    <w:rsid w:val="003B69FC"/>
    <w:rsid w:val="003B7084"/>
    <w:rsid w:val="003B7206"/>
    <w:rsid w:val="003B7A0F"/>
    <w:rsid w:val="003C022E"/>
    <w:rsid w:val="003C070D"/>
    <w:rsid w:val="003C07D0"/>
    <w:rsid w:val="003C0C9C"/>
    <w:rsid w:val="003C0D4D"/>
    <w:rsid w:val="003C1261"/>
    <w:rsid w:val="003C1784"/>
    <w:rsid w:val="003C1BE2"/>
    <w:rsid w:val="003C2672"/>
    <w:rsid w:val="003C351F"/>
    <w:rsid w:val="003C36F4"/>
    <w:rsid w:val="003C379E"/>
    <w:rsid w:val="003C3C66"/>
    <w:rsid w:val="003C3ED3"/>
    <w:rsid w:val="003C4246"/>
    <w:rsid w:val="003C426C"/>
    <w:rsid w:val="003C4BD1"/>
    <w:rsid w:val="003C525C"/>
    <w:rsid w:val="003C5634"/>
    <w:rsid w:val="003C572A"/>
    <w:rsid w:val="003C5DA8"/>
    <w:rsid w:val="003C6098"/>
    <w:rsid w:val="003C6124"/>
    <w:rsid w:val="003C61BA"/>
    <w:rsid w:val="003C6FD6"/>
    <w:rsid w:val="003C71A7"/>
    <w:rsid w:val="003C7772"/>
    <w:rsid w:val="003C7F9A"/>
    <w:rsid w:val="003D0052"/>
    <w:rsid w:val="003D00CC"/>
    <w:rsid w:val="003D04BB"/>
    <w:rsid w:val="003D0973"/>
    <w:rsid w:val="003D12A7"/>
    <w:rsid w:val="003D1CEF"/>
    <w:rsid w:val="003D220D"/>
    <w:rsid w:val="003D266D"/>
    <w:rsid w:val="003D27A8"/>
    <w:rsid w:val="003D30F6"/>
    <w:rsid w:val="003D34CE"/>
    <w:rsid w:val="003D3818"/>
    <w:rsid w:val="003D39C9"/>
    <w:rsid w:val="003D3D61"/>
    <w:rsid w:val="003D4229"/>
    <w:rsid w:val="003D433E"/>
    <w:rsid w:val="003D4494"/>
    <w:rsid w:val="003D47BE"/>
    <w:rsid w:val="003D5976"/>
    <w:rsid w:val="003D5BC4"/>
    <w:rsid w:val="003D643B"/>
    <w:rsid w:val="003D67CD"/>
    <w:rsid w:val="003D6F36"/>
    <w:rsid w:val="003D70BE"/>
    <w:rsid w:val="003D7120"/>
    <w:rsid w:val="003D7981"/>
    <w:rsid w:val="003E0349"/>
    <w:rsid w:val="003E05D4"/>
    <w:rsid w:val="003E0B24"/>
    <w:rsid w:val="003E0BC4"/>
    <w:rsid w:val="003E1EFB"/>
    <w:rsid w:val="003E23F0"/>
    <w:rsid w:val="003E2E87"/>
    <w:rsid w:val="003E30E4"/>
    <w:rsid w:val="003E3494"/>
    <w:rsid w:val="003E3749"/>
    <w:rsid w:val="003E3878"/>
    <w:rsid w:val="003E3C48"/>
    <w:rsid w:val="003E3E0F"/>
    <w:rsid w:val="003E4271"/>
    <w:rsid w:val="003E4503"/>
    <w:rsid w:val="003E4675"/>
    <w:rsid w:val="003E61D4"/>
    <w:rsid w:val="003E6371"/>
    <w:rsid w:val="003E6BE5"/>
    <w:rsid w:val="003E6E43"/>
    <w:rsid w:val="003E6E86"/>
    <w:rsid w:val="003E7163"/>
    <w:rsid w:val="003E736B"/>
    <w:rsid w:val="003E7AFF"/>
    <w:rsid w:val="003F0742"/>
    <w:rsid w:val="003F0BA7"/>
    <w:rsid w:val="003F19C5"/>
    <w:rsid w:val="003F1CDE"/>
    <w:rsid w:val="003F26C6"/>
    <w:rsid w:val="003F2F04"/>
    <w:rsid w:val="003F3726"/>
    <w:rsid w:val="003F3E84"/>
    <w:rsid w:val="003F4F17"/>
    <w:rsid w:val="003F4F82"/>
    <w:rsid w:val="003F5795"/>
    <w:rsid w:val="003F60F4"/>
    <w:rsid w:val="003F622C"/>
    <w:rsid w:val="003F6389"/>
    <w:rsid w:val="003F6668"/>
    <w:rsid w:val="003F69F5"/>
    <w:rsid w:val="003F7D1D"/>
    <w:rsid w:val="00400740"/>
    <w:rsid w:val="00400C7D"/>
    <w:rsid w:val="00400CC5"/>
    <w:rsid w:val="00400DA2"/>
    <w:rsid w:val="00400EFA"/>
    <w:rsid w:val="00400F4B"/>
    <w:rsid w:val="004016C0"/>
    <w:rsid w:val="0040176C"/>
    <w:rsid w:val="004017F2"/>
    <w:rsid w:val="00401F29"/>
    <w:rsid w:val="004022B3"/>
    <w:rsid w:val="0040288C"/>
    <w:rsid w:val="00403A50"/>
    <w:rsid w:val="00403AA2"/>
    <w:rsid w:val="00403AA3"/>
    <w:rsid w:val="0040435F"/>
    <w:rsid w:val="00404584"/>
    <w:rsid w:val="00404814"/>
    <w:rsid w:val="00404B79"/>
    <w:rsid w:val="004050C8"/>
    <w:rsid w:val="0040566E"/>
    <w:rsid w:val="00405E6F"/>
    <w:rsid w:val="00406862"/>
    <w:rsid w:val="004069BD"/>
    <w:rsid w:val="004069D0"/>
    <w:rsid w:val="00406B2F"/>
    <w:rsid w:val="00407750"/>
    <w:rsid w:val="0040799E"/>
    <w:rsid w:val="0041083B"/>
    <w:rsid w:val="00410864"/>
    <w:rsid w:val="004111FD"/>
    <w:rsid w:val="00411333"/>
    <w:rsid w:val="00411DFE"/>
    <w:rsid w:val="0041226A"/>
    <w:rsid w:val="004127C9"/>
    <w:rsid w:val="004128BE"/>
    <w:rsid w:val="0041299F"/>
    <w:rsid w:val="004129E7"/>
    <w:rsid w:val="00412C49"/>
    <w:rsid w:val="00412D5F"/>
    <w:rsid w:val="00412E85"/>
    <w:rsid w:val="004131C6"/>
    <w:rsid w:val="004139FA"/>
    <w:rsid w:val="00413AA7"/>
    <w:rsid w:val="00414548"/>
    <w:rsid w:val="004147B9"/>
    <w:rsid w:val="0041489C"/>
    <w:rsid w:val="00414AD2"/>
    <w:rsid w:val="00415505"/>
    <w:rsid w:val="00415740"/>
    <w:rsid w:val="00415CAA"/>
    <w:rsid w:val="0041657C"/>
    <w:rsid w:val="00416B7E"/>
    <w:rsid w:val="00417914"/>
    <w:rsid w:val="00421053"/>
    <w:rsid w:val="00421718"/>
    <w:rsid w:val="0042222F"/>
    <w:rsid w:val="00422605"/>
    <w:rsid w:val="00422F9E"/>
    <w:rsid w:val="00422FE8"/>
    <w:rsid w:val="00423061"/>
    <w:rsid w:val="0042330A"/>
    <w:rsid w:val="0042377D"/>
    <w:rsid w:val="004237C8"/>
    <w:rsid w:val="004239B4"/>
    <w:rsid w:val="00423BED"/>
    <w:rsid w:val="00423C04"/>
    <w:rsid w:val="0042404E"/>
    <w:rsid w:val="0042421E"/>
    <w:rsid w:val="004246A3"/>
    <w:rsid w:val="00424B9B"/>
    <w:rsid w:val="00424D00"/>
    <w:rsid w:val="00424EB6"/>
    <w:rsid w:val="00424EE5"/>
    <w:rsid w:val="004253B6"/>
    <w:rsid w:val="0042544B"/>
    <w:rsid w:val="00425BC2"/>
    <w:rsid w:val="00425D7F"/>
    <w:rsid w:val="004267B8"/>
    <w:rsid w:val="004267CB"/>
    <w:rsid w:val="0042690C"/>
    <w:rsid w:val="00426B0C"/>
    <w:rsid w:val="004277CC"/>
    <w:rsid w:val="00427F0A"/>
    <w:rsid w:val="00431385"/>
    <w:rsid w:val="004314EA"/>
    <w:rsid w:val="00431A85"/>
    <w:rsid w:val="00431EFA"/>
    <w:rsid w:val="004329D7"/>
    <w:rsid w:val="00432A3D"/>
    <w:rsid w:val="00432B7E"/>
    <w:rsid w:val="00432BAE"/>
    <w:rsid w:val="00432EF3"/>
    <w:rsid w:val="0043337E"/>
    <w:rsid w:val="004336DB"/>
    <w:rsid w:val="0043383F"/>
    <w:rsid w:val="004338E9"/>
    <w:rsid w:val="0043435F"/>
    <w:rsid w:val="00434F34"/>
    <w:rsid w:val="00435F5C"/>
    <w:rsid w:val="00436281"/>
    <w:rsid w:val="0043642D"/>
    <w:rsid w:val="00436CD9"/>
    <w:rsid w:val="00437244"/>
    <w:rsid w:val="0043778D"/>
    <w:rsid w:val="00440498"/>
    <w:rsid w:val="004404EE"/>
    <w:rsid w:val="00441093"/>
    <w:rsid w:val="0044147A"/>
    <w:rsid w:val="00442745"/>
    <w:rsid w:val="004429D1"/>
    <w:rsid w:val="00442AC9"/>
    <w:rsid w:val="00442D9E"/>
    <w:rsid w:val="00442DF9"/>
    <w:rsid w:val="00442E2D"/>
    <w:rsid w:val="00443251"/>
    <w:rsid w:val="00443E5E"/>
    <w:rsid w:val="00443FEE"/>
    <w:rsid w:val="00444879"/>
    <w:rsid w:val="00444BBD"/>
    <w:rsid w:val="00444BC0"/>
    <w:rsid w:val="00444D96"/>
    <w:rsid w:val="004451C5"/>
    <w:rsid w:val="00445216"/>
    <w:rsid w:val="00445919"/>
    <w:rsid w:val="00445C14"/>
    <w:rsid w:val="00445C3A"/>
    <w:rsid w:val="00445D77"/>
    <w:rsid w:val="00445F8C"/>
    <w:rsid w:val="00446C11"/>
    <w:rsid w:val="00446E37"/>
    <w:rsid w:val="00447C0E"/>
    <w:rsid w:val="0045009B"/>
    <w:rsid w:val="00451215"/>
    <w:rsid w:val="00451598"/>
    <w:rsid w:val="00451BA8"/>
    <w:rsid w:val="00451EFC"/>
    <w:rsid w:val="00451FB6"/>
    <w:rsid w:val="00452045"/>
    <w:rsid w:val="004526EF"/>
    <w:rsid w:val="0045299D"/>
    <w:rsid w:val="00452FDD"/>
    <w:rsid w:val="00452FF5"/>
    <w:rsid w:val="00453200"/>
    <w:rsid w:val="00453485"/>
    <w:rsid w:val="0045358D"/>
    <w:rsid w:val="00453BDE"/>
    <w:rsid w:val="00454C8E"/>
    <w:rsid w:val="00455031"/>
    <w:rsid w:val="0045549B"/>
    <w:rsid w:val="00455C7F"/>
    <w:rsid w:val="004560E3"/>
    <w:rsid w:val="00456152"/>
    <w:rsid w:val="0045652A"/>
    <w:rsid w:val="00456602"/>
    <w:rsid w:val="00457AAA"/>
    <w:rsid w:val="00457C7F"/>
    <w:rsid w:val="00457D1D"/>
    <w:rsid w:val="00460158"/>
    <w:rsid w:val="004602C3"/>
    <w:rsid w:val="00460799"/>
    <w:rsid w:val="00460C8F"/>
    <w:rsid w:val="00460E1A"/>
    <w:rsid w:val="00460F87"/>
    <w:rsid w:val="004610CC"/>
    <w:rsid w:val="00461378"/>
    <w:rsid w:val="004613BB"/>
    <w:rsid w:val="004615C0"/>
    <w:rsid w:val="00461EEC"/>
    <w:rsid w:val="00462528"/>
    <w:rsid w:val="004626F8"/>
    <w:rsid w:val="004633DC"/>
    <w:rsid w:val="004634C9"/>
    <w:rsid w:val="004634F3"/>
    <w:rsid w:val="00463F3C"/>
    <w:rsid w:val="004641CC"/>
    <w:rsid w:val="00464268"/>
    <w:rsid w:val="0046431F"/>
    <w:rsid w:val="0046458B"/>
    <w:rsid w:val="004649BB"/>
    <w:rsid w:val="00464DF9"/>
    <w:rsid w:val="00464F97"/>
    <w:rsid w:val="00465870"/>
    <w:rsid w:val="00465A87"/>
    <w:rsid w:val="0046640A"/>
    <w:rsid w:val="00466479"/>
    <w:rsid w:val="00466B1F"/>
    <w:rsid w:val="0046723A"/>
    <w:rsid w:val="00467258"/>
    <w:rsid w:val="0046735A"/>
    <w:rsid w:val="004677DF"/>
    <w:rsid w:val="0046789F"/>
    <w:rsid w:val="00467962"/>
    <w:rsid w:val="004703F5"/>
    <w:rsid w:val="00470411"/>
    <w:rsid w:val="00470AEE"/>
    <w:rsid w:val="00470D31"/>
    <w:rsid w:val="004726FD"/>
    <w:rsid w:val="0047283F"/>
    <w:rsid w:val="00472AE5"/>
    <w:rsid w:val="00472BE2"/>
    <w:rsid w:val="00473B73"/>
    <w:rsid w:val="004748D1"/>
    <w:rsid w:val="00474BC5"/>
    <w:rsid w:val="0047544B"/>
    <w:rsid w:val="00476344"/>
    <w:rsid w:val="0047650E"/>
    <w:rsid w:val="00476B93"/>
    <w:rsid w:val="00476C06"/>
    <w:rsid w:val="00477C98"/>
    <w:rsid w:val="00480328"/>
    <w:rsid w:val="00480CD5"/>
    <w:rsid w:val="004810D4"/>
    <w:rsid w:val="004812FC"/>
    <w:rsid w:val="00481D79"/>
    <w:rsid w:val="004822B7"/>
    <w:rsid w:val="0048299B"/>
    <w:rsid w:val="0048421E"/>
    <w:rsid w:val="00484541"/>
    <w:rsid w:val="004845DE"/>
    <w:rsid w:val="00484AF0"/>
    <w:rsid w:val="00484D98"/>
    <w:rsid w:val="00485DBD"/>
    <w:rsid w:val="0048655C"/>
    <w:rsid w:val="0048658B"/>
    <w:rsid w:val="00486BAF"/>
    <w:rsid w:val="004873F8"/>
    <w:rsid w:val="0048754D"/>
    <w:rsid w:val="00487B68"/>
    <w:rsid w:val="00490134"/>
    <w:rsid w:val="004911AB"/>
    <w:rsid w:val="00491BCF"/>
    <w:rsid w:val="004920BE"/>
    <w:rsid w:val="00492543"/>
    <w:rsid w:val="00492D56"/>
    <w:rsid w:val="00493694"/>
    <w:rsid w:val="004946A3"/>
    <w:rsid w:val="0049490E"/>
    <w:rsid w:val="00494D6D"/>
    <w:rsid w:val="00494D75"/>
    <w:rsid w:val="00494F1B"/>
    <w:rsid w:val="0049558C"/>
    <w:rsid w:val="004958B5"/>
    <w:rsid w:val="00495CCC"/>
    <w:rsid w:val="0049691C"/>
    <w:rsid w:val="00496B00"/>
    <w:rsid w:val="00496B8C"/>
    <w:rsid w:val="004A0926"/>
    <w:rsid w:val="004A1068"/>
    <w:rsid w:val="004A1676"/>
    <w:rsid w:val="004A2744"/>
    <w:rsid w:val="004A2E37"/>
    <w:rsid w:val="004A40FB"/>
    <w:rsid w:val="004A413F"/>
    <w:rsid w:val="004A4707"/>
    <w:rsid w:val="004A4A36"/>
    <w:rsid w:val="004A4E64"/>
    <w:rsid w:val="004A556C"/>
    <w:rsid w:val="004A60F0"/>
    <w:rsid w:val="004A6D06"/>
    <w:rsid w:val="004A6EAC"/>
    <w:rsid w:val="004A6EE7"/>
    <w:rsid w:val="004A7141"/>
    <w:rsid w:val="004B01A1"/>
    <w:rsid w:val="004B02B1"/>
    <w:rsid w:val="004B02C1"/>
    <w:rsid w:val="004B06F4"/>
    <w:rsid w:val="004B0A65"/>
    <w:rsid w:val="004B0B40"/>
    <w:rsid w:val="004B113D"/>
    <w:rsid w:val="004B166D"/>
    <w:rsid w:val="004B1A0D"/>
    <w:rsid w:val="004B1A44"/>
    <w:rsid w:val="004B2239"/>
    <w:rsid w:val="004B2A1A"/>
    <w:rsid w:val="004B2B44"/>
    <w:rsid w:val="004B2B51"/>
    <w:rsid w:val="004B2F1C"/>
    <w:rsid w:val="004B3131"/>
    <w:rsid w:val="004B343C"/>
    <w:rsid w:val="004B37A4"/>
    <w:rsid w:val="004B3C50"/>
    <w:rsid w:val="004B3F4E"/>
    <w:rsid w:val="004B4035"/>
    <w:rsid w:val="004B43D5"/>
    <w:rsid w:val="004B4A2D"/>
    <w:rsid w:val="004B4C08"/>
    <w:rsid w:val="004B4C7D"/>
    <w:rsid w:val="004B54F7"/>
    <w:rsid w:val="004B57C8"/>
    <w:rsid w:val="004B598E"/>
    <w:rsid w:val="004B59BE"/>
    <w:rsid w:val="004B59C2"/>
    <w:rsid w:val="004B606B"/>
    <w:rsid w:val="004B64F3"/>
    <w:rsid w:val="004B7564"/>
    <w:rsid w:val="004B7A11"/>
    <w:rsid w:val="004B7C5E"/>
    <w:rsid w:val="004C0750"/>
    <w:rsid w:val="004C0A57"/>
    <w:rsid w:val="004C0A5C"/>
    <w:rsid w:val="004C0E3A"/>
    <w:rsid w:val="004C0FCE"/>
    <w:rsid w:val="004C1664"/>
    <w:rsid w:val="004C1804"/>
    <w:rsid w:val="004C1E4F"/>
    <w:rsid w:val="004C240F"/>
    <w:rsid w:val="004C31E6"/>
    <w:rsid w:val="004C328C"/>
    <w:rsid w:val="004C3508"/>
    <w:rsid w:val="004C3575"/>
    <w:rsid w:val="004C3616"/>
    <w:rsid w:val="004C3633"/>
    <w:rsid w:val="004C3701"/>
    <w:rsid w:val="004C3D68"/>
    <w:rsid w:val="004C44AE"/>
    <w:rsid w:val="004C4E74"/>
    <w:rsid w:val="004C56AC"/>
    <w:rsid w:val="004C56DF"/>
    <w:rsid w:val="004C5A55"/>
    <w:rsid w:val="004C63E3"/>
    <w:rsid w:val="004C68D7"/>
    <w:rsid w:val="004C69E2"/>
    <w:rsid w:val="004C6E8E"/>
    <w:rsid w:val="004C7296"/>
    <w:rsid w:val="004D052C"/>
    <w:rsid w:val="004D09B6"/>
    <w:rsid w:val="004D13B0"/>
    <w:rsid w:val="004D22CC"/>
    <w:rsid w:val="004D25DB"/>
    <w:rsid w:val="004D26AE"/>
    <w:rsid w:val="004D285F"/>
    <w:rsid w:val="004D3DC1"/>
    <w:rsid w:val="004D40F1"/>
    <w:rsid w:val="004D466C"/>
    <w:rsid w:val="004D5889"/>
    <w:rsid w:val="004D5A7A"/>
    <w:rsid w:val="004D5C51"/>
    <w:rsid w:val="004D5F75"/>
    <w:rsid w:val="004D6190"/>
    <w:rsid w:val="004D650B"/>
    <w:rsid w:val="004D6736"/>
    <w:rsid w:val="004D6866"/>
    <w:rsid w:val="004D686A"/>
    <w:rsid w:val="004D6A31"/>
    <w:rsid w:val="004D6B00"/>
    <w:rsid w:val="004D71A4"/>
    <w:rsid w:val="004D786B"/>
    <w:rsid w:val="004D7982"/>
    <w:rsid w:val="004D7DB4"/>
    <w:rsid w:val="004E1F92"/>
    <w:rsid w:val="004E2264"/>
    <w:rsid w:val="004E2AD8"/>
    <w:rsid w:val="004E32DB"/>
    <w:rsid w:val="004E3A64"/>
    <w:rsid w:val="004E3CC9"/>
    <w:rsid w:val="004E3DEC"/>
    <w:rsid w:val="004E3FF0"/>
    <w:rsid w:val="004E451C"/>
    <w:rsid w:val="004E45C3"/>
    <w:rsid w:val="004E4E14"/>
    <w:rsid w:val="004E5970"/>
    <w:rsid w:val="004E5EAE"/>
    <w:rsid w:val="004E63A8"/>
    <w:rsid w:val="004E698B"/>
    <w:rsid w:val="004E6E75"/>
    <w:rsid w:val="004E72CD"/>
    <w:rsid w:val="004E73A2"/>
    <w:rsid w:val="004E7606"/>
    <w:rsid w:val="004E7766"/>
    <w:rsid w:val="004E7A86"/>
    <w:rsid w:val="004F0DA7"/>
    <w:rsid w:val="004F151A"/>
    <w:rsid w:val="004F1B0E"/>
    <w:rsid w:val="004F1DED"/>
    <w:rsid w:val="004F218D"/>
    <w:rsid w:val="004F23F9"/>
    <w:rsid w:val="004F2B16"/>
    <w:rsid w:val="004F2D01"/>
    <w:rsid w:val="004F3DD9"/>
    <w:rsid w:val="004F41DB"/>
    <w:rsid w:val="004F4373"/>
    <w:rsid w:val="004F4682"/>
    <w:rsid w:val="004F4779"/>
    <w:rsid w:val="004F47F8"/>
    <w:rsid w:val="004F52AC"/>
    <w:rsid w:val="004F558D"/>
    <w:rsid w:val="004F5691"/>
    <w:rsid w:val="004F57E6"/>
    <w:rsid w:val="004F5864"/>
    <w:rsid w:val="004F5BFA"/>
    <w:rsid w:val="004F6514"/>
    <w:rsid w:val="004F6AE1"/>
    <w:rsid w:val="004F6F4A"/>
    <w:rsid w:val="004F724C"/>
    <w:rsid w:val="004F7593"/>
    <w:rsid w:val="004F75AA"/>
    <w:rsid w:val="004F78B2"/>
    <w:rsid w:val="005001CE"/>
    <w:rsid w:val="00500291"/>
    <w:rsid w:val="0050110A"/>
    <w:rsid w:val="005012BE"/>
    <w:rsid w:val="005015B5"/>
    <w:rsid w:val="00501651"/>
    <w:rsid w:val="0050292F"/>
    <w:rsid w:val="00502E42"/>
    <w:rsid w:val="005033C0"/>
    <w:rsid w:val="00503D60"/>
    <w:rsid w:val="00503EF6"/>
    <w:rsid w:val="00503F3A"/>
    <w:rsid w:val="0050451A"/>
    <w:rsid w:val="0050458C"/>
    <w:rsid w:val="00504966"/>
    <w:rsid w:val="00504D8A"/>
    <w:rsid w:val="00504F4F"/>
    <w:rsid w:val="005050B5"/>
    <w:rsid w:val="00505713"/>
    <w:rsid w:val="005057F6"/>
    <w:rsid w:val="0050590B"/>
    <w:rsid w:val="00505D6E"/>
    <w:rsid w:val="00505E6A"/>
    <w:rsid w:val="00505FAD"/>
    <w:rsid w:val="00506472"/>
    <w:rsid w:val="00506AAA"/>
    <w:rsid w:val="00506FE7"/>
    <w:rsid w:val="0050766D"/>
    <w:rsid w:val="00507A9E"/>
    <w:rsid w:val="00507C23"/>
    <w:rsid w:val="00507FC5"/>
    <w:rsid w:val="00510984"/>
    <w:rsid w:val="00510A3E"/>
    <w:rsid w:val="00511141"/>
    <w:rsid w:val="005114B0"/>
    <w:rsid w:val="00511FD1"/>
    <w:rsid w:val="005120A5"/>
    <w:rsid w:val="00512176"/>
    <w:rsid w:val="00512BB1"/>
    <w:rsid w:val="005139E3"/>
    <w:rsid w:val="00513C9F"/>
    <w:rsid w:val="00513ED8"/>
    <w:rsid w:val="00514B08"/>
    <w:rsid w:val="00514C29"/>
    <w:rsid w:val="0051541F"/>
    <w:rsid w:val="00515AA6"/>
    <w:rsid w:val="00515B52"/>
    <w:rsid w:val="0051638A"/>
    <w:rsid w:val="00516A42"/>
    <w:rsid w:val="00516BBE"/>
    <w:rsid w:val="00516E32"/>
    <w:rsid w:val="00517157"/>
    <w:rsid w:val="005171B6"/>
    <w:rsid w:val="005208D4"/>
    <w:rsid w:val="0052142A"/>
    <w:rsid w:val="0052170E"/>
    <w:rsid w:val="00521A76"/>
    <w:rsid w:val="00522436"/>
    <w:rsid w:val="00522512"/>
    <w:rsid w:val="0052296F"/>
    <w:rsid w:val="00522C59"/>
    <w:rsid w:val="00522CCB"/>
    <w:rsid w:val="00522E54"/>
    <w:rsid w:val="00523006"/>
    <w:rsid w:val="00523BF0"/>
    <w:rsid w:val="005243C4"/>
    <w:rsid w:val="00524B66"/>
    <w:rsid w:val="00524C14"/>
    <w:rsid w:val="0052513B"/>
    <w:rsid w:val="005251AC"/>
    <w:rsid w:val="00525733"/>
    <w:rsid w:val="005258AE"/>
    <w:rsid w:val="00525E3E"/>
    <w:rsid w:val="0052614F"/>
    <w:rsid w:val="00526159"/>
    <w:rsid w:val="005261D4"/>
    <w:rsid w:val="00526269"/>
    <w:rsid w:val="00526A51"/>
    <w:rsid w:val="00526AD3"/>
    <w:rsid w:val="00526EF0"/>
    <w:rsid w:val="00527907"/>
    <w:rsid w:val="00527C08"/>
    <w:rsid w:val="00527EB3"/>
    <w:rsid w:val="00527FB8"/>
    <w:rsid w:val="005302AD"/>
    <w:rsid w:val="005306D7"/>
    <w:rsid w:val="005307BB"/>
    <w:rsid w:val="00530840"/>
    <w:rsid w:val="00530AD6"/>
    <w:rsid w:val="00530B47"/>
    <w:rsid w:val="00531771"/>
    <w:rsid w:val="00531C6F"/>
    <w:rsid w:val="00532E9B"/>
    <w:rsid w:val="00533448"/>
    <w:rsid w:val="00533485"/>
    <w:rsid w:val="0053361C"/>
    <w:rsid w:val="0053373F"/>
    <w:rsid w:val="00533770"/>
    <w:rsid w:val="00533D7B"/>
    <w:rsid w:val="00534140"/>
    <w:rsid w:val="005342B9"/>
    <w:rsid w:val="0053450E"/>
    <w:rsid w:val="00534A18"/>
    <w:rsid w:val="00534A31"/>
    <w:rsid w:val="00534C41"/>
    <w:rsid w:val="0053645E"/>
    <w:rsid w:val="00536A43"/>
    <w:rsid w:val="005374B6"/>
    <w:rsid w:val="0053797D"/>
    <w:rsid w:val="00537FD8"/>
    <w:rsid w:val="00537FF2"/>
    <w:rsid w:val="00540087"/>
    <w:rsid w:val="005404E7"/>
    <w:rsid w:val="00540A34"/>
    <w:rsid w:val="00540A3C"/>
    <w:rsid w:val="00541744"/>
    <w:rsid w:val="00541B13"/>
    <w:rsid w:val="00542277"/>
    <w:rsid w:val="005423C7"/>
    <w:rsid w:val="00542460"/>
    <w:rsid w:val="0054249D"/>
    <w:rsid w:val="005425AB"/>
    <w:rsid w:val="005425F9"/>
    <w:rsid w:val="0054353C"/>
    <w:rsid w:val="005435EF"/>
    <w:rsid w:val="00543644"/>
    <w:rsid w:val="005439BA"/>
    <w:rsid w:val="00543B95"/>
    <w:rsid w:val="00543CBF"/>
    <w:rsid w:val="00543FF2"/>
    <w:rsid w:val="00544127"/>
    <w:rsid w:val="00544982"/>
    <w:rsid w:val="00544D23"/>
    <w:rsid w:val="00544D9F"/>
    <w:rsid w:val="00545720"/>
    <w:rsid w:val="00545F34"/>
    <w:rsid w:val="00546268"/>
    <w:rsid w:val="00546939"/>
    <w:rsid w:val="00546CF0"/>
    <w:rsid w:val="00547123"/>
    <w:rsid w:val="00547135"/>
    <w:rsid w:val="00547393"/>
    <w:rsid w:val="00547650"/>
    <w:rsid w:val="0054792E"/>
    <w:rsid w:val="00547E7B"/>
    <w:rsid w:val="005506D6"/>
    <w:rsid w:val="005516A3"/>
    <w:rsid w:val="0055183D"/>
    <w:rsid w:val="00551A67"/>
    <w:rsid w:val="00551F4D"/>
    <w:rsid w:val="005529C4"/>
    <w:rsid w:val="00552A80"/>
    <w:rsid w:val="00552B92"/>
    <w:rsid w:val="00552C97"/>
    <w:rsid w:val="0055332C"/>
    <w:rsid w:val="00553AC3"/>
    <w:rsid w:val="0055471A"/>
    <w:rsid w:val="00554804"/>
    <w:rsid w:val="005552EB"/>
    <w:rsid w:val="0055537E"/>
    <w:rsid w:val="00555EDF"/>
    <w:rsid w:val="00556354"/>
    <w:rsid w:val="00556E32"/>
    <w:rsid w:val="00557829"/>
    <w:rsid w:val="00560096"/>
    <w:rsid w:val="0056072B"/>
    <w:rsid w:val="00560F0C"/>
    <w:rsid w:val="005613B0"/>
    <w:rsid w:val="0056153C"/>
    <w:rsid w:val="00562F1F"/>
    <w:rsid w:val="00562FC3"/>
    <w:rsid w:val="00563037"/>
    <w:rsid w:val="00563338"/>
    <w:rsid w:val="00563363"/>
    <w:rsid w:val="005634CE"/>
    <w:rsid w:val="0056386E"/>
    <w:rsid w:val="00564161"/>
    <w:rsid w:val="005649B3"/>
    <w:rsid w:val="00565034"/>
    <w:rsid w:val="00565FC6"/>
    <w:rsid w:val="00566497"/>
    <w:rsid w:val="005665C8"/>
    <w:rsid w:val="005670CE"/>
    <w:rsid w:val="005671C7"/>
    <w:rsid w:val="00567325"/>
    <w:rsid w:val="00570287"/>
    <w:rsid w:val="00570477"/>
    <w:rsid w:val="0057052F"/>
    <w:rsid w:val="00571B4E"/>
    <w:rsid w:val="00571D1A"/>
    <w:rsid w:val="00571DF7"/>
    <w:rsid w:val="00572352"/>
    <w:rsid w:val="005724C8"/>
    <w:rsid w:val="00572731"/>
    <w:rsid w:val="00572A2D"/>
    <w:rsid w:val="00572D34"/>
    <w:rsid w:val="005741B5"/>
    <w:rsid w:val="00574B29"/>
    <w:rsid w:val="00574D4B"/>
    <w:rsid w:val="005753A9"/>
    <w:rsid w:val="00576294"/>
    <w:rsid w:val="005762BA"/>
    <w:rsid w:val="00577323"/>
    <w:rsid w:val="00577741"/>
    <w:rsid w:val="00577CC9"/>
    <w:rsid w:val="00580257"/>
    <w:rsid w:val="00580328"/>
    <w:rsid w:val="00580E57"/>
    <w:rsid w:val="00581695"/>
    <w:rsid w:val="00581CD6"/>
    <w:rsid w:val="00581D2C"/>
    <w:rsid w:val="00581F54"/>
    <w:rsid w:val="00582034"/>
    <w:rsid w:val="0058273C"/>
    <w:rsid w:val="005828FB"/>
    <w:rsid w:val="00582F29"/>
    <w:rsid w:val="00583BE3"/>
    <w:rsid w:val="00583BFA"/>
    <w:rsid w:val="00583D1E"/>
    <w:rsid w:val="005846F0"/>
    <w:rsid w:val="0058671E"/>
    <w:rsid w:val="005867FE"/>
    <w:rsid w:val="005868BB"/>
    <w:rsid w:val="005875A5"/>
    <w:rsid w:val="005879A2"/>
    <w:rsid w:val="00587A02"/>
    <w:rsid w:val="00590075"/>
    <w:rsid w:val="005900F4"/>
    <w:rsid w:val="0059027E"/>
    <w:rsid w:val="0059082D"/>
    <w:rsid w:val="0059097C"/>
    <w:rsid w:val="00590ECB"/>
    <w:rsid w:val="00591974"/>
    <w:rsid w:val="00591C24"/>
    <w:rsid w:val="00592253"/>
    <w:rsid w:val="00592305"/>
    <w:rsid w:val="00592648"/>
    <w:rsid w:val="005926C0"/>
    <w:rsid w:val="00592B86"/>
    <w:rsid w:val="00592C88"/>
    <w:rsid w:val="00593764"/>
    <w:rsid w:val="00594613"/>
    <w:rsid w:val="0059471D"/>
    <w:rsid w:val="0059542D"/>
    <w:rsid w:val="00595530"/>
    <w:rsid w:val="00595534"/>
    <w:rsid w:val="00595756"/>
    <w:rsid w:val="00595992"/>
    <w:rsid w:val="0059648F"/>
    <w:rsid w:val="005965D2"/>
    <w:rsid w:val="00596A23"/>
    <w:rsid w:val="00597208"/>
    <w:rsid w:val="005A013F"/>
    <w:rsid w:val="005A0214"/>
    <w:rsid w:val="005A034F"/>
    <w:rsid w:val="005A0BFF"/>
    <w:rsid w:val="005A2A44"/>
    <w:rsid w:val="005A2CA4"/>
    <w:rsid w:val="005A334E"/>
    <w:rsid w:val="005A3E7E"/>
    <w:rsid w:val="005A4040"/>
    <w:rsid w:val="005A40E4"/>
    <w:rsid w:val="005A49E5"/>
    <w:rsid w:val="005A4F47"/>
    <w:rsid w:val="005A552E"/>
    <w:rsid w:val="005A5BF0"/>
    <w:rsid w:val="005A65D7"/>
    <w:rsid w:val="005A7ABA"/>
    <w:rsid w:val="005A7E30"/>
    <w:rsid w:val="005B0187"/>
    <w:rsid w:val="005B03A2"/>
    <w:rsid w:val="005B130B"/>
    <w:rsid w:val="005B13BA"/>
    <w:rsid w:val="005B1558"/>
    <w:rsid w:val="005B15EA"/>
    <w:rsid w:val="005B171A"/>
    <w:rsid w:val="005B17D8"/>
    <w:rsid w:val="005B1CFB"/>
    <w:rsid w:val="005B2265"/>
    <w:rsid w:val="005B25A0"/>
    <w:rsid w:val="005B3256"/>
    <w:rsid w:val="005B413C"/>
    <w:rsid w:val="005B4210"/>
    <w:rsid w:val="005B45C3"/>
    <w:rsid w:val="005B4624"/>
    <w:rsid w:val="005B492D"/>
    <w:rsid w:val="005B4E81"/>
    <w:rsid w:val="005B4F09"/>
    <w:rsid w:val="005B5999"/>
    <w:rsid w:val="005B5DA0"/>
    <w:rsid w:val="005B5FA5"/>
    <w:rsid w:val="005B60EF"/>
    <w:rsid w:val="005B6262"/>
    <w:rsid w:val="005B684B"/>
    <w:rsid w:val="005B692A"/>
    <w:rsid w:val="005B69C0"/>
    <w:rsid w:val="005B6ADD"/>
    <w:rsid w:val="005B6D23"/>
    <w:rsid w:val="005B6EFC"/>
    <w:rsid w:val="005B7375"/>
    <w:rsid w:val="005B744F"/>
    <w:rsid w:val="005B7524"/>
    <w:rsid w:val="005B75D3"/>
    <w:rsid w:val="005B7D44"/>
    <w:rsid w:val="005B7D67"/>
    <w:rsid w:val="005B7DC4"/>
    <w:rsid w:val="005B7EE3"/>
    <w:rsid w:val="005C035B"/>
    <w:rsid w:val="005C0793"/>
    <w:rsid w:val="005C1D33"/>
    <w:rsid w:val="005C22A8"/>
    <w:rsid w:val="005C2ACE"/>
    <w:rsid w:val="005C2FDC"/>
    <w:rsid w:val="005C3144"/>
    <w:rsid w:val="005C35A1"/>
    <w:rsid w:val="005C3FCB"/>
    <w:rsid w:val="005C41D5"/>
    <w:rsid w:val="005C4701"/>
    <w:rsid w:val="005C4A37"/>
    <w:rsid w:val="005C4A3C"/>
    <w:rsid w:val="005C4E27"/>
    <w:rsid w:val="005C4E55"/>
    <w:rsid w:val="005C5072"/>
    <w:rsid w:val="005C560E"/>
    <w:rsid w:val="005C56BE"/>
    <w:rsid w:val="005C5783"/>
    <w:rsid w:val="005C618B"/>
    <w:rsid w:val="005C66B0"/>
    <w:rsid w:val="005C6759"/>
    <w:rsid w:val="005C7017"/>
    <w:rsid w:val="005C715B"/>
    <w:rsid w:val="005D0FC8"/>
    <w:rsid w:val="005D1674"/>
    <w:rsid w:val="005D16C7"/>
    <w:rsid w:val="005D1E96"/>
    <w:rsid w:val="005D242D"/>
    <w:rsid w:val="005D2819"/>
    <w:rsid w:val="005D2B23"/>
    <w:rsid w:val="005D2E3C"/>
    <w:rsid w:val="005D2E63"/>
    <w:rsid w:val="005D33DA"/>
    <w:rsid w:val="005D348B"/>
    <w:rsid w:val="005D37F0"/>
    <w:rsid w:val="005D39EC"/>
    <w:rsid w:val="005D44B2"/>
    <w:rsid w:val="005D4770"/>
    <w:rsid w:val="005D47FF"/>
    <w:rsid w:val="005D4AC8"/>
    <w:rsid w:val="005D4B54"/>
    <w:rsid w:val="005D504B"/>
    <w:rsid w:val="005D56BE"/>
    <w:rsid w:val="005D5889"/>
    <w:rsid w:val="005D6320"/>
    <w:rsid w:val="005D7400"/>
    <w:rsid w:val="005D7A35"/>
    <w:rsid w:val="005D7A7E"/>
    <w:rsid w:val="005D7CDC"/>
    <w:rsid w:val="005E0881"/>
    <w:rsid w:val="005E0A5B"/>
    <w:rsid w:val="005E1028"/>
    <w:rsid w:val="005E18E0"/>
    <w:rsid w:val="005E2A70"/>
    <w:rsid w:val="005E2B8C"/>
    <w:rsid w:val="005E2F80"/>
    <w:rsid w:val="005E36CA"/>
    <w:rsid w:val="005E38A7"/>
    <w:rsid w:val="005E3C7D"/>
    <w:rsid w:val="005E4217"/>
    <w:rsid w:val="005E437F"/>
    <w:rsid w:val="005E478C"/>
    <w:rsid w:val="005E4CB9"/>
    <w:rsid w:val="005E5167"/>
    <w:rsid w:val="005E541A"/>
    <w:rsid w:val="005E5B03"/>
    <w:rsid w:val="005E5BBE"/>
    <w:rsid w:val="005E690B"/>
    <w:rsid w:val="005E694D"/>
    <w:rsid w:val="005E6E4C"/>
    <w:rsid w:val="005E6F40"/>
    <w:rsid w:val="005E70E5"/>
    <w:rsid w:val="005E734D"/>
    <w:rsid w:val="005E7E97"/>
    <w:rsid w:val="005F0025"/>
    <w:rsid w:val="005F00EB"/>
    <w:rsid w:val="005F070C"/>
    <w:rsid w:val="005F09CC"/>
    <w:rsid w:val="005F17EF"/>
    <w:rsid w:val="005F1B14"/>
    <w:rsid w:val="005F1FAC"/>
    <w:rsid w:val="005F289F"/>
    <w:rsid w:val="005F2BB0"/>
    <w:rsid w:val="005F2FD8"/>
    <w:rsid w:val="005F3177"/>
    <w:rsid w:val="005F3683"/>
    <w:rsid w:val="005F36A5"/>
    <w:rsid w:val="005F3B46"/>
    <w:rsid w:val="005F3D2F"/>
    <w:rsid w:val="005F3FD6"/>
    <w:rsid w:val="005F4301"/>
    <w:rsid w:val="005F491C"/>
    <w:rsid w:val="005F4A8D"/>
    <w:rsid w:val="005F5DDD"/>
    <w:rsid w:val="005F612D"/>
    <w:rsid w:val="005F696C"/>
    <w:rsid w:val="005F70CD"/>
    <w:rsid w:val="005F710C"/>
    <w:rsid w:val="005F768D"/>
    <w:rsid w:val="005F76B4"/>
    <w:rsid w:val="005F7A04"/>
    <w:rsid w:val="0060005D"/>
    <w:rsid w:val="006007EA"/>
    <w:rsid w:val="00600841"/>
    <w:rsid w:val="00600B3C"/>
    <w:rsid w:val="00600FE3"/>
    <w:rsid w:val="006014BF"/>
    <w:rsid w:val="006014EF"/>
    <w:rsid w:val="00601659"/>
    <w:rsid w:val="006018E5"/>
    <w:rsid w:val="00601969"/>
    <w:rsid w:val="00602D8D"/>
    <w:rsid w:val="0060347B"/>
    <w:rsid w:val="006035A5"/>
    <w:rsid w:val="00603F24"/>
    <w:rsid w:val="006047E8"/>
    <w:rsid w:val="00604980"/>
    <w:rsid w:val="00604CF6"/>
    <w:rsid w:val="0060546A"/>
    <w:rsid w:val="00605703"/>
    <w:rsid w:val="00605D49"/>
    <w:rsid w:val="00605DF2"/>
    <w:rsid w:val="006064FE"/>
    <w:rsid w:val="00606F11"/>
    <w:rsid w:val="006076CE"/>
    <w:rsid w:val="006109D7"/>
    <w:rsid w:val="00610A69"/>
    <w:rsid w:val="00610B37"/>
    <w:rsid w:val="00610B51"/>
    <w:rsid w:val="0061102B"/>
    <w:rsid w:val="00611177"/>
    <w:rsid w:val="00611278"/>
    <w:rsid w:val="006115D7"/>
    <w:rsid w:val="006117AC"/>
    <w:rsid w:val="00612308"/>
    <w:rsid w:val="006124EC"/>
    <w:rsid w:val="00612BCC"/>
    <w:rsid w:val="00613651"/>
    <w:rsid w:val="00613A6B"/>
    <w:rsid w:val="00613EE0"/>
    <w:rsid w:val="006144F7"/>
    <w:rsid w:val="00614529"/>
    <w:rsid w:val="00614779"/>
    <w:rsid w:val="00615757"/>
    <w:rsid w:val="006159D2"/>
    <w:rsid w:val="006159F5"/>
    <w:rsid w:val="00615EB0"/>
    <w:rsid w:val="0061605D"/>
    <w:rsid w:val="006161D2"/>
    <w:rsid w:val="006167E7"/>
    <w:rsid w:val="00616844"/>
    <w:rsid w:val="00617769"/>
    <w:rsid w:val="00617CEC"/>
    <w:rsid w:val="0062022C"/>
    <w:rsid w:val="00620404"/>
    <w:rsid w:val="006204BB"/>
    <w:rsid w:val="00620772"/>
    <w:rsid w:val="00621C8D"/>
    <w:rsid w:val="00622179"/>
    <w:rsid w:val="006223C6"/>
    <w:rsid w:val="006224C7"/>
    <w:rsid w:val="0062279C"/>
    <w:rsid w:val="00622D59"/>
    <w:rsid w:val="00622E47"/>
    <w:rsid w:val="006233A7"/>
    <w:rsid w:val="006235A4"/>
    <w:rsid w:val="00623847"/>
    <w:rsid w:val="00623853"/>
    <w:rsid w:val="00623AD9"/>
    <w:rsid w:val="006240A5"/>
    <w:rsid w:val="00624733"/>
    <w:rsid w:val="00625480"/>
    <w:rsid w:val="00625AAF"/>
    <w:rsid w:val="0062630F"/>
    <w:rsid w:val="00626945"/>
    <w:rsid w:val="00626F1A"/>
    <w:rsid w:val="00627989"/>
    <w:rsid w:val="00627F1D"/>
    <w:rsid w:val="006302D1"/>
    <w:rsid w:val="00631028"/>
    <w:rsid w:val="00631096"/>
    <w:rsid w:val="00631101"/>
    <w:rsid w:val="00631119"/>
    <w:rsid w:val="0063129A"/>
    <w:rsid w:val="00631A15"/>
    <w:rsid w:val="006329D2"/>
    <w:rsid w:val="00632D58"/>
    <w:rsid w:val="00633233"/>
    <w:rsid w:val="006335E5"/>
    <w:rsid w:val="0063366A"/>
    <w:rsid w:val="00633EF1"/>
    <w:rsid w:val="0063405F"/>
    <w:rsid w:val="00634062"/>
    <w:rsid w:val="0063408F"/>
    <w:rsid w:val="0063467D"/>
    <w:rsid w:val="00634B0E"/>
    <w:rsid w:val="00634C60"/>
    <w:rsid w:val="0063552B"/>
    <w:rsid w:val="006356D1"/>
    <w:rsid w:val="006365E0"/>
    <w:rsid w:val="00636973"/>
    <w:rsid w:val="00636A71"/>
    <w:rsid w:val="00636AA3"/>
    <w:rsid w:val="0063727A"/>
    <w:rsid w:val="0063745F"/>
    <w:rsid w:val="00637AF2"/>
    <w:rsid w:val="00637C35"/>
    <w:rsid w:val="006400B8"/>
    <w:rsid w:val="0064019E"/>
    <w:rsid w:val="0064021E"/>
    <w:rsid w:val="006407F4"/>
    <w:rsid w:val="00641118"/>
    <w:rsid w:val="00641C5C"/>
    <w:rsid w:val="0064232D"/>
    <w:rsid w:val="006423D8"/>
    <w:rsid w:val="00642A56"/>
    <w:rsid w:val="0064301B"/>
    <w:rsid w:val="00643BF6"/>
    <w:rsid w:val="00643C91"/>
    <w:rsid w:val="006440F1"/>
    <w:rsid w:val="00644773"/>
    <w:rsid w:val="00644B28"/>
    <w:rsid w:val="00644BF6"/>
    <w:rsid w:val="00645114"/>
    <w:rsid w:val="0064520C"/>
    <w:rsid w:val="00645232"/>
    <w:rsid w:val="0064542B"/>
    <w:rsid w:val="00645B91"/>
    <w:rsid w:val="00645DD4"/>
    <w:rsid w:val="0064670B"/>
    <w:rsid w:val="00650094"/>
    <w:rsid w:val="0065040D"/>
    <w:rsid w:val="00650917"/>
    <w:rsid w:val="00650CD4"/>
    <w:rsid w:val="00650E1B"/>
    <w:rsid w:val="006516C4"/>
    <w:rsid w:val="00651B19"/>
    <w:rsid w:val="00651B22"/>
    <w:rsid w:val="00652272"/>
    <w:rsid w:val="00652480"/>
    <w:rsid w:val="00652535"/>
    <w:rsid w:val="0065282A"/>
    <w:rsid w:val="00653360"/>
    <w:rsid w:val="00653649"/>
    <w:rsid w:val="00654998"/>
    <w:rsid w:val="00654A20"/>
    <w:rsid w:val="00654BE0"/>
    <w:rsid w:val="006554C5"/>
    <w:rsid w:val="006556B2"/>
    <w:rsid w:val="00655801"/>
    <w:rsid w:val="00655D77"/>
    <w:rsid w:val="00655E50"/>
    <w:rsid w:val="006561FC"/>
    <w:rsid w:val="00656350"/>
    <w:rsid w:val="006563F9"/>
    <w:rsid w:val="00657F01"/>
    <w:rsid w:val="00660444"/>
    <w:rsid w:val="00660816"/>
    <w:rsid w:val="00660CD6"/>
    <w:rsid w:val="0066161B"/>
    <w:rsid w:val="00662E21"/>
    <w:rsid w:val="00663107"/>
    <w:rsid w:val="00663381"/>
    <w:rsid w:val="006635BD"/>
    <w:rsid w:val="006637D2"/>
    <w:rsid w:val="00663B9F"/>
    <w:rsid w:val="006640FD"/>
    <w:rsid w:val="00664643"/>
    <w:rsid w:val="00664831"/>
    <w:rsid w:val="00664E51"/>
    <w:rsid w:val="006650F9"/>
    <w:rsid w:val="006653E3"/>
    <w:rsid w:val="00665613"/>
    <w:rsid w:val="00665DDD"/>
    <w:rsid w:val="0066657A"/>
    <w:rsid w:val="0066699D"/>
    <w:rsid w:val="006669BE"/>
    <w:rsid w:val="00666CFE"/>
    <w:rsid w:val="00667911"/>
    <w:rsid w:val="006701B5"/>
    <w:rsid w:val="00670473"/>
    <w:rsid w:val="0067088D"/>
    <w:rsid w:val="00670D8E"/>
    <w:rsid w:val="00670E07"/>
    <w:rsid w:val="00670E37"/>
    <w:rsid w:val="006710ED"/>
    <w:rsid w:val="0067178B"/>
    <w:rsid w:val="00671A49"/>
    <w:rsid w:val="006726D1"/>
    <w:rsid w:val="00672ABE"/>
    <w:rsid w:val="00672AD3"/>
    <w:rsid w:val="00672B76"/>
    <w:rsid w:val="006733C9"/>
    <w:rsid w:val="0067351A"/>
    <w:rsid w:val="00673990"/>
    <w:rsid w:val="00673C92"/>
    <w:rsid w:val="006741EC"/>
    <w:rsid w:val="006745B2"/>
    <w:rsid w:val="00675FD0"/>
    <w:rsid w:val="0067606F"/>
    <w:rsid w:val="0067630C"/>
    <w:rsid w:val="006765A6"/>
    <w:rsid w:val="00676EA4"/>
    <w:rsid w:val="006770E0"/>
    <w:rsid w:val="00677895"/>
    <w:rsid w:val="006778AA"/>
    <w:rsid w:val="00677BAF"/>
    <w:rsid w:val="00677D45"/>
    <w:rsid w:val="0068050B"/>
    <w:rsid w:val="0068053D"/>
    <w:rsid w:val="00681C4A"/>
    <w:rsid w:val="00682490"/>
    <w:rsid w:val="00683522"/>
    <w:rsid w:val="006839C8"/>
    <w:rsid w:val="0068450E"/>
    <w:rsid w:val="00684750"/>
    <w:rsid w:val="00684CC0"/>
    <w:rsid w:val="00685111"/>
    <w:rsid w:val="006855D2"/>
    <w:rsid w:val="00685A85"/>
    <w:rsid w:val="00685E28"/>
    <w:rsid w:val="006868C1"/>
    <w:rsid w:val="00687023"/>
    <w:rsid w:val="0068723D"/>
    <w:rsid w:val="00687E13"/>
    <w:rsid w:val="0069026E"/>
    <w:rsid w:val="00690526"/>
    <w:rsid w:val="0069094B"/>
    <w:rsid w:val="00690AD2"/>
    <w:rsid w:val="00690C8A"/>
    <w:rsid w:val="00690F69"/>
    <w:rsid w:val="0069133A"/>
    <w:rsid w:val="00691C1B"/>
    <w:rsid w:val="00692327"/>
    <w:rsid w:val="00692A91"/>
    <w:rsid w:val="00693514"/>
    <w:rsid w:val="00694798"/>
    <w:rsid w:val="006948AD"/>
    <w:rsid w:val="006949A0"/>
    <w:rsid w:val="00694CD6"/>
    <w:rsid w:val="00694DAA"/>
    <w:rsid w:val="00694F72"/>
    <w:rsid w:val="0069543A"/>
    <w:rsid w:val="006956EC"/>
    <w:rsid w:val="00695BFB"/>
    <w:rsid w:val="00695F2A"/>
    <w:rsid w:val="006968F7"/>
    <w:rsid w:val="00696A87"/>
    <w:rsid w:val="00696B04"/>
    <w:rsid w:val="00696E14"/>
    <w:rsid w:val="00697199"/>
    <w:rsid w:val="006971F9"/>
    <w:rsid w:val="00697998"/>
    <w:rsid w:val="00697DFB"/>
    <w:rsid w:val="006A08F1"/>
    <w:rsid w:val="006A09AA"/>
    <w:rsid w:val="006A0A64"/>
    <w:rsid w:val="006A0B18"/>
    <w:rsid w:val="006A0EAB"/>
    <w:rsid w:val="006A1A72"/>
    <w:rsid w:val="006A1AC9"/>
    <w:rsid w:val="006A21B5"/>
    <w:rsid w:val="006A225C"/>
    <w:rsid w:val="006A26B8"/>
    <w:rsid w:val="006A26CF"/>
    <w:rsid w:val="006A2849"/>
    <w:rsid w:val="006A2A3B"/>
    <w:rsid w:val="006A2A44"/>
    <w:rsid w:val="006A2DC7"/>
    <w:rsid w:val="006A30A7"/>
    <w:rsid w:val="006A317D"/>
    <w:rsid w:val="006A324A"/>
    <w:rsid w:val="006A36C7"/>
    <w:rsid w:val="006A3A45"/>
    <w:rsid w:val="006A3B39"/>
    <w:rsid w:val="006A3EEF"/>
    <w:rsid w:val="006A4990"/>
    <w:rsid w:val="006A5B1B"/>
    <w:rsid w:val="006A776D"/>
    <w:rsid w:val="006B07EA"/>
    <w:rsid w:val="006B0C71"/>
    <w:rsid w:val="006B1571"/>
    <w:rsid w:val="006B20F6"/>
    <w:rsid w:val="006B222E"/>
    <w:rsid w:val="006B225F"/>
    <w:rsid w:val="006B2573"/>
    <w:rsid w:val="006B3058"/>
    <w:rsid w:val="006B3080"/>
    <w:rsid w:val="006B3441"/>
    <w:rsid w:val="006B3946"/>
    <w:rsid w:val="006B3D1A"/>
    <w:rsid w:val="006B3FAD"/>
    <w:rsid w:val="006B4B96"/>
    <w:rsid w:val="006B5A8D"/>
    <w:rsid w:val="006B5B01"/>
    <w:rsid w:val="006B5E12"/>
    <w:rsid w:val="006B60B5"/>
    <w:rsid w:val="006B6240"/>
    <w:rsid w:val="006B6836"/>
    <w:rsid w:val="006B6A66"/>
    <w:rsid w:val="006B7113"/>
    <w:rsid w:val="006B729A"/>
    <w:rsid w:val="006B788B"/>
    <w:rsid w:val="006B7906"/>
    <w:rsid w:val="006C0023"/>
    <w:rsid w:val="006C0549"/>
    <w:rsid w:val="006C056B"/>
    <w:rsid w:val="006C0929"/>
    <w:rsid w:val="006C0F60"/>
    <w:rsid w:val="006C102A"/>
    <w:rsid w:val="006C12B6"/>
    <w:rsid w:val="006C140B"/>
    <w:rsid w:val="006C1411"/>
    <w:rsid w:val="006C19D7"/>
    <w:rsid w:val="006C2B95"/>
    <w:rsid w:val="006C2D0E"/>
    <w:rsid w:val="006C30D7"/>
    <w:rsid w:val="006C34D9"/>
    <w:rsid w:val="006C350B"/>
    <w:rsid w:val="006C3701"/>
    <w:rsid w:val="006C37D0"/>
    <w:rsid w:val="006C3D40"/>
    <w:rsid w:val="006C3DA6"/>
    <w:rsid w:val="006C4683"/>
    <w:rsid w:val="006C4E2B"/>
    <w:rsid w:val="006C4EE5"/>
    <w:rsid w:val="006C529E"/>
    <w:rsid w:val="006C534D"/>
    <w:rsid w:val="006C5748"/>
    <w:rsid w:val="006C588E"/>
    <w:rsid w:val="006C599E"/>
    <w:rsid w:val="006C651E"/>
    <w:rsid w:val="006C6669"/>
    <w:rsid w:val="006C71E6"/>
    <w:rsid w:val="006C73F9"/>
    <w:rsid w:val="006C7CD8"/>
    <w:rsid w:val="006D0065"/>
    <w:rsid w:val="006D058F"/>
    <w:rsid w:val="006D05C8"/>
    <w:rsid w:val="006D0B39"/>
    <w:rsid w:val="006D20CF"/>
    <w:rsid w:val="006D35E6"/>
    <w:rsid w:val="006D38AF"/>
    <w:rsid w:val="006D3BE3"/>
    <w:rsid w:val="006D3CDD"/>
    <w:rsid w:val="006D443B"/>
    <w:rsid w:val="006D4795"/>
    <w:rsid w:val="006D4A7F"/>
    <w:rsid w:val="006D4FA6"/>
    <w:rsid w:val="006D5087"/>
    <w:rsid w:val="006D5517"/>
    <w:rsid w:val="006D59C6"/>
    <w:rsid w:val="006D5E2F"/>
    <w:rsid w:val="006D6D15"/>
    <w:rsid w:val="006D6F9B"/>
    <w:rsid w:val="006D7199"/>
    <w:rsid w:val="006D743D"/>
    <w:rsid w:val="006E016A"/>
    <w:rsid w:val="006E1240"/>
    <w:rsid w:val="006E1753"/>
    <w:rsid w:val="006E1C2F"/>
    <w:rsid w:val="006E1CF3"/>
    <w:rsid w:val="006E21CD"/>
    <w:rsid w:val="006E244D"/>
    <w:rsid w:val="006E2691"/>
    <w:rsid w:val="006E26F2"/>
    <w:rsid w:val="006E2CFF"/>
    <w:rsid w:val="006E2DF6"/>
    <w:rsid w:val="006E2E10"/>
    <w:rsid w:val="006E31A9"/>
    <w:rsid w:val="006E33D9"/>
    <w:rsid w:val="006E362D"/>
    <w:rsid w:val="006E3A99"/>
    <w:rsid w:val="006E3E4D"/>
    <w:rsid w:val="006E457E"/>
    <w:rsid w:val="006E534D"/>
    <w:rsid w:val="006E647C"/>
    <w:rsid w:val="006E68CB"/>
    <w:rsid w:val="006E69C2"/>
    <w:rsid w:val="006E6BCA"/>
    <w:rsid w:val="006E7A32"/>
    <w:rsid w:val="006F0372"/>
    <w:rsid w:val="006F0CAE"/>
    <w:rsid w:val="006F0EF4"/>
    <w:rsid w:val="006F0F8C"/>
    <w:rsid w:val="006F0F8E"/>
    <w:rsid w:val="006F11C5"/>
    <w:rsid w:val="006F1263"/>
    <w:rsid w:val="006F17FD"/>
    <w:rsid w:val="006F1A57"/>
    <w:rsid w:val="006F1BF2"/>
    <w:rsid w:val="006F24F7"/>
    <w:rsid w:val="006F25CD"/>
    <w:rsid w:val="006F2D6E"/>
    <w:rsid w:val="006F3128"/>
    <w:rsid w:val="006F375B"/>
    <w:rsid w:val="006F43F9"/>
    <w:rsid w:val="006F48F0"/>
    <w:rsid w:val="006F4B12"/>
    <w:rsid w:val="006F4C92"/>
    <w:rsid w:val="006F5383"/>
    <w:rsid w:val="006F56E2"/>
    <w:rsid w:val="006F5826"/>
    <w:rsid w:val="006F593D"/>
    <w:rsid w:val="006F6077"/>
    <w:rsid w:val="006F65D7"/>
    <w:rsid w:val="006F6702"/>
    <w:rsid w:val="006F6E98"/>
    <w:rsid w:val="006F700D"/>
    <w:rsid w:val="006F70F1"/>
    <w:rsid w:val="006F7591"/>
    <w:rsid w:val="006F7699"/>
    <w:rsid w:val="006F7AF1"/>
    <w:rsid w:val="0070026E"/>
    <w:rsid w:val="007009C8"/>
    <w:rsid w:val="00700AB3"/>
    <w:rsid w:val="00700C58"/>
    <w:rsid w:val="00700F7F"/>
    <w:rsid w:val="00701126"/>
    <w:rsid w:val="00701371"/>
    <w:rsid w:val="00701D02"/>
    <w:rsid w:val="007026C9"/>
    <w:rsid w:val="00702704"/>
    <w:rsid w:val="00703BA9"/>
    <w:rsid w:val="00704CB9"/>
    <w:rsid w:val="00704DA7"/>
    <w:rsid w:val="00704F32"/>
    <w:rsid w:val="007054E5"/>
    <w:rsid w:val="00705D6D"/>
    <w:rsid w:val="00705F01"/>
    <w:rsid w:val="00705F7C"/>
    <w:rsid w:val="00706223"/>
    <w:rsid w:val="00706457"/>
    <w:rsid w:val="007067E7"/>
    <w:rsid w:val="0070690A"/>
    <w:rsid w:val="00706D29"/>
    <w:rsid w:val="00706FD7"/>
    <w:rsid w:val="00710085"/>
    <w:rsid w:val="007100FF"/>
    <w:rsid w:val="00710BF0"/>
    <w:rsid w:val="007110DB"/>
    <w:rsid w:val="0071112D"/>
    <w:rsid w:val="00711328"/>
    <w:rsid w:val="007116D6"/>
    <w:rsid w:val="007119DE"/>
    <w:rsid w:val="00711D29"/>
    <w:rsid w:val="00711E27"/>
    <w:rsid w:val="00712326"/>
    <w:rsid w:val="00712376"/>
    <w:rsid w:val="0071246E"/>
    <w:rsid w:val="00712516"/>
    <w:rsid w:val="00712A26"/>
    <w:rsid w:val="00712BBA"/>
    <w:rsid w:val="00712F65"/>
    <w:rsid w:val="00712FFD"/>
    <w:rsid w:val="00713088"/>
    <w:rsid w:val="007130D5"/>
    <w:rsid w:val="00713102"/>
    <w:rsid w:val="00713969"/>
    <w:rsid w:val="00713BC1"/>
    <w:rsid w:val="00713C39"/>
    <w:rsid w:val="00715364"/>
    <w:rsid w:val="007153AB"/>
    <w:rsid w:val="00716DB6"/>
    <w:rsid w:val="00716E88"/>
    <w:rsid w:val="0071715E"/>
    <w:rsid w:val="0071776B"/>
    <w:rsid w:val="007177CF"/>
    <w:rsid w:val="00720A22"/>
    <w:rsid w:val="00722666"/>
    <w:rsid w:val="00722AA4"/>
    <w:rsid w:val="00722D83"/>
    <w:rsid w:val="00722D9B"/>
    <w:rsid w:val="0072327A"/>
    <w:rsid w:val="00723355"/>
    <w:rsid w:val="00723FB9"/>
    <w:rsid w:val="00724892"/>
    <w:rsid w:val="00724F8C"/>
    <w:rsid w:val="00725237"/>
    <w:rsid w:val="00725444"/>
    <w:rsid w:val="00725986"/>
    <w:rsid w:val="00725BC2"/>
    <w:rsid w:val="00725BF8"/>
    <w:rsid w:val="00725C6A"/>
    <w:rsid w:val="00725D17"/>
    <w:rsid w:val="0072617C"/>
    <w:rsid w:val="00726F56"/>
    <w:rsid w:val="00726FB3"/>
    <w:rsid w:val="00727068"/>
    <w:rsid w:val="007272AB"/>
    <w:rsid w:val="00727353"/>
    <w:rsid w:val="00730469"/>
    <w:rsid w:val="007305CC"/>
    <w:rsid w:val="007310BD"/>
    <w:rsid w:val="00731295"/>
    <w:rsid w:val="00731549"/>
    <w:rsid w:val="00731BF8"/>
    <w:rsid w:val="00732107"/>
    <w:rsid w:val="00732127"/>
    <w:rsid w:val="007324C6"/>
    <w:rsid w:val="007326B0"/>
    <w:rsid w:val="00733286"/>
    <w:rsid w:val="0073338E"/>
    <w:rsid w:val="007339FE"/>
    <w:rsid w:val="00733CE5"/>
    <w:rsid w:val="00733D00"/>
    <w:rsid w:val="00733D02"/>
    <w:rsid w:val="00733E28"/>
    <w:rsid w:val="00733E40"/>
    <w:rsid w:val="007344D6"/>
    <w:rsid w:val="00734644"/>
    <w:rsid w:val="00734730"/>
    <w:rsid w:val="00734980"/>
    <w:rsid w:val="00734C27"/>
    <w:rsid w:val="00735141"/>
    <w:rsid w:val="00735427"/>
    <w:rsid w:val="0073545A"/>
    <w:rsid w:val="007354EA"/>
    <w:rsid w:val="00735A4B"/>
    <w:rsid w:val="00735E8E"/>
    <w:rsid w:val="007361DC"/>
    <w:rsid w:val="00736F58"/>
    <w:rsid w:val="007378F7"/>
    <w:rsid w:val="0074025B"/>
    <w:rsid w:val="007409CD"/>
    <w:rsid w:val="00740C00"/>
    <w:rsid w:val="00741553"/>
    <w:rsid w:val="0074169A"/>
    <w:rsid w:val="007418D2"/>
    <w:rsid w:val="00743916"/>
    <w:rsid w:val="0074416B"/>
    <w:rsid w:val="00744D18"/>
    <w:rsid w:val="00744F84"/>
    <w:rsid w:val="007452A0"/>
    <w:rsid w:val="007452A5"/>
    <w:rsid w:val="00745620"/>
    <w:rsid w:val="007464A1"/>
    <w:rsid w:val="00746629"/>
    <w:rsid w:val="00746F35"/>
    <w:rsid w:val="007475D2"/>
    <w:rsid w:val="00747ECA"/>
    <w:rsid w:val="007508E3"/>
    <w:rsid w:val="007510DC"/>
    <w:rsid w:val="007514B1"/>
    <w:rsid w:val="007516DE"/>
    <w:rsid w:val="00751C53"/>
    <w:rsid w:val="00751F43"/>
    <w:rsid w:val="00752B04"/>
    <w:rsid w:val="00753448"/>
    <w:rsid w:val="00753DE3"/>
    <w:rsid w:val="007540AE"/>
    <w:rsid w:val="007540B0"/>
    <w:rsid w:val="007544FF"/>
    <w:rsid w:val="0075499F"/>
    <w:rsid w:val="00754E53"/>
    <w:rsid w:val="00754E68"/>
    <w:rsid w:val="00755239"/>
    <w:rsid w:val="00755360"/>
    <w:rsid w:val="00755736"/>
    <w:rsid w:val="00755846"/>
    <w:rsid w:val="00755FBA"/>
    <w:rsid w:val="00756232"/>
    <w:rsid w:val="00756241"/>
    <w:rsid w:val="007562A3"/>
    <w:rsid w:val="00756684"/>
    <w:rsid w:val="00756F11"/>
    <w:rsid w:val="007572AB"/>
    <w:rsid w:val="00757470"/>
    <w:rsid w:val="007577ED"/>
    <w:rsid w:val="00760018"/>
    <w:rsid w:val="007603F1"/>
    <w:rsid w:val="007608C0"/>
    <w:rsid w:val="00760ACC"/>
    <w:rsid w:val="00760EB9"/>
    <w:rsid w:val="007611F4"/>
    <w:rsid w:val="00761271"/>
    <w:rsid w:val="007613F9"/>
    <w:rsid w:val="007615DC"/>
    <w:rsid w:val="007619D0"/>
    <w:rsid w:val="00761CE6"/>
    <w:rsid w:val="00762440"/>
    <w:rsid w:val="0076296B"/>
    <w:rsid w:val="0076298C"/>
    <w:rsid w:val="00762E50"/>
    <w:rsid w:val="00763378"/>
    <w:rsid w:val="007633EB"/>
    <w:rsid w:val="00763428"/>
    <w:rsid w:val="00763779"/>
    <w:rsid w:val="00764006"/>
    <w:rsid w:val="007643F0"/>
    <w:rsid w:val="007649D2"/>
    <w:rsid w:val="00764B6C"/>
    <w:rsid w:val="007657A2"/>
    <w:rsid w:val="00766287"/>
    <w:rsid w:val="007663C3"/>
    <w:rsid w:val="00766BBB"/>
    <w:rsid w:val="00766D2D"/>
    <w:rsid w:val="00766D94"/>
    <w:rsid w:val="0076701F"/>
    <w:rsid w:val="0076744E"/>
    <w:rsid w:val="007674AA"/>
    <w:rsid w:val="0076759F"/>
    <w:rsid w:val="007677AA"/>
    <w:rsid w:val="00767E6C"/>
    <w:rsid w:val="00770280"/>
    <w:rsid w:val="00770A23"/>
    <w:rsid w:val="00770A6E"/>
    <w:rsid w:val="00770A93"/>
    <w:rsid w:val="007712AA"/>
    <w:rsid w:val="00771DF2"/>
    <w:rsid w:val="00771ECF"/>
    <w:rsid w:val="00772322"/>
    <w:rsid w:val="0077268E"/>
    <w:rsid w:val="00772D4A"/>
    <w:rsid w:val="007732CD"/>
    <w:rsid w:val="00773505"/>
    <w:rsid w:val="00773F60"/>
    <w:rsid w:val="00774080"/>
    <w:rsid w:val="007742B2"/>
    <w:rsid w:val="00774976"/>
    <w:rsid w:val="007754BD"/>
    <w:rsid w:val="007756A3"/>
    <w:rsid w:val="00775BED"/>
    <w:rsid w:val="00775D79"/>
    <w:rsid w:val="007764A5"/>
    <w:rsid w:val="00776B06"/>
    <w:rsid w:val="00776D94"/>
    <w:rsid w:val="00777583"/>
    <w:rsid w:val="00777835"/>
    <w:rsid w:val="00777936"/>
    <w:rsid w:val="00777EFA"/>
    <w:rsid w:val="00780292"/>
    <w:rsid w:val="00780560"/>
    <w:rsid w:val="00780CC5"/>
    <w:rsid w:val="00780F1C"/>
    <w:rsid w:val="00780FB3"/>
    <w:rsid w:val="007817CE"/>
    <w:rsid w:val="00782042"/>
    <w:rsid w:val="00782165"/>
    <w:rsid w:val="00782740"/>
    <w:rsid w:val="00783110"/>
    <w:rsid w:val="007833B3"/>
    <w:rsid w:val="00783C5D"/>
    <w:rsid w:val="00784A3F"/>
    <w:rsid w:val="00784B04"/>
    <w:rsid w:val="00784B79"/>
    <w:rsid w:val="00784DDB"/>
    <w:rsid w:val="00784DE7"/>
    <w:rsid w:val="00785065"/>
    <w:rsid w:val="007857EB"/>
    <w:rsid w:val="007858B9"/>
    <w:rsid w:val="00785EBE"/>
    <w:rsid w:val="00786117"/>
    <w:rsid w:val="00786373"/>
    <w:rsid w:val="00786814"/>
    <w:rsid w:val="0078683E"/>
    <w:rsid w:val="00786DC9"/>
    <w:rsid w:val="00787504"/>
    <w:rsid w:val="00787947"/>
    <w:rsid w:val="00787C51"/>
    <w:rsid w:val="00787D53"/>
    <w:rsid w:val="00787E86"/>
    <w:rsid w:val="007918CA"/>
    <w:rsid w:val="00791B72"/>
    <w:rsid w:val="00791FB3"/>
    <w:rsid w:val="00792080"/>
    <w:rsid w:val="00792343"/>
    <w:rsid w:val="00792D04"/>
    <w:rsid w:val="00793FB1"/>
    <w:rsid w:val="0079441D"/>
    <w:rsid w:val="00794A0A"/>
    <w:rsid w:val="00794AFA"/>
    <w:rsid w:val="00794D66"/>
    <w:rsid w:val="007953D3"/>
    <w:rsid w:val="007953F9"/>
    <w:rsid w:val="00795FE6"/>
    <w:rsid w:val="0079604F"/>
    <w:rsid w:val="00796432"/>
    <w:rsid w:val="00796CF4"/>
    <w:rsid w:val="00796E8F"/>
    <w:rsid w:val="007971BA"/>
    <w:rsid w:val="0079782A"/>
    <w:rsid w:val="007A08A7"/>
    <w:rsid w:val="007A0BF4"/>
    <w:rsid w:val="007A0E55"/>
    <w:rsid w:val="007A1128"/>
    <w:rsid w:val="007A1554"/>
    <w:rsid w:val="007A16D9"/>
    <w:rsid w:val="007A22E7"/>
    <w:rsid w:val="007A299E"/>
    <w:rsid w:val="007A2A80"/>
    <w:rsid w:val="007A3371"/>
    <w:rsid w:val="007A3E59"/>
    <w:rsid w:val="007A3E6F"/>
    <w:rsid w:val="007A43A6"/>
    <w:rsid w:val="007A4501"/>
    <w:rsid w:val="007A4D51"/>
    <w:rsid w:val="007A58C9"/>
    <w:rsid w:val="007A5909"/>
    <w:rsid w:val="007A5A84"/>
    <w:rsid w:val="007A5A99"/>
    <w:rsid w:val="007A5B93"/>
    <w:rsid w:val="007A6342"/>
    <w:rsid w:val="007A66B0"/>
    <w:rsid w:val="007A6853"/>
    <w:rsid w:val="007A68B7"/>
    <w:rsid w:val="007A69D7"/>
    <w:rsid w:val="007A7473"/>
    <w:rsid w:val="007A76B3"/>
    <w:rsid w:val="007A788E"/>
    <w:rsid w:val="007A7989"/>
    <w:rsid w:val="007A7A0A"/>
    <w:rsid w:val="007A7C3F"/>
    <w:rsid w:val="007A7CFA"/>
    <w:rsid w:val="007A7D20"/>
    <w:rsid w:val="007A7EC4"/>
    <w:rsid w:val="007A7F45"/>
    <w:rsid w:val="007B0250"/>
    <w:rsid w:val="007B0597"/>
    <w:rsid w:val="007B0C34"/>
    <w:rsid w:val="007B1107"/>
    <w:rsid w:val="007B110D"/>
    <w:rsid w:val="007B1266"/>
    <w:rsid w:val="007B1834"/>
    <w:rsid w:val="007B2A69"/>
    <w:rsid w:val="007B2C28"/>
    <w:rsid w:val="007B2C5A"/>
    <w:rsid w:val="007B3216"/>
    <w:rsid w:val="007B365E"/>
    <w:rsid w:val="007B3D1B"/>
    <w:rsid w:val="007B3E70"/>
    <w:rsid w:val="007B3F68"/>
    <w:rsid w:val="007B3F80"/>
    <w:rsid w:val="007B3FAA"/>
    <w:rsid w:val="007B4270"/>
    <w:rsid w:val="007B45DB"/>
    <w:rsid w:val="007B4729"/>
    <w:rsid w:val="007B49C0"/>
    <w:rsid w:val="007B541A"/>
    <w:rsid w:val="007B5ACE"/>
    <w:rsid w:val="007B5DE9"/>
    <w:rsid w:val="007B5F9D"/>
    <w:rsid w:val="007B6042"/>
    <w:rsid w:val="007B67D7"/>
    <w:rsid w:val="007B6A02"/>
    <w:rsid w:val="007B6D93"/>
    <w:rsid w:val="007B6E66"/>
    <w:rsid w:val="007B71E1"/>
    <w:rsid w:val="007B72F2"/>
    <w:rsid w:val="007B743B"/>
    <w:rsid w:val="007B7673"/>
    <w:rsid w:val="007B771B"/>
    <w:rsid w:val="007B773F"/>
    <w:rsid w:val="007B7A5A"/>
    <w:rsid w:val="007B7C6D"/>
    <w:rsid w:val="007B7DA4"/>
    <w:rsid w:val="007C0016"/>
    <w:rsid w:val="007C047A"/>
    <w:rsid w:val="007C0B96"/>
    <w:rsid w:val="007C0D6E"/>
    <w:rsid w:val="007C0FD5"/>
    <w:rsid w:val="007C1233"/>
    <w:rsid w:val="007C1241"/>
    <w:rsid w:val="007C265E"/>
    <w:rsid w:val="007C27AE"/>
    <w:rsid w:val="007C2F09"/>
    <w:rsid w:val="007C3105"/>
    <w:rsid w:val="007C33BD"/>
    <w:rsid w:val="007C3965"/>
    <w:rsid w:val="007C3A06"/>
    <w:rsid w:val="007C452D"/>
    <w:rsid w:val="007C47D6"/>
    <w:rsid w:val="007C4A0B"/>
    <w:rsid w:val="007C4CF9"/>
    <w:rsid w:val="007C4D67"/>
    <w:rsid w:val="007C4FD4"/>
    <w:rsid w:val="007C5477"/>
    <w:rsid w:val="007C5DF2"/>
    <w:rsid w:val="007C6634"/>
    <w:rsid w:val="007C7236"/>
    <w:rsid w:val="007C773E"/>
    <w:rsid w:val="007C7D35"/>
    <w:rsid w:val="007D0709"/>
    <w:rsid w:val="007D095E"/>
    <w:rsid w:val="007D0E86"/>
    <w:rsid w:val="007D0F00"/>
    <w:rsid w:val="007D10A1"/>
    <w:rsid w:val="007D13D0"/>
    <w:rsid w:val="007D145A"/>
    <w:rsid w:val="007D15FF"/>
    <w:rsid w:val="007D20F8"/>
    <w:rsid w:val="007D22A7"/>
    <w:rsid w:val="007D292C"/>
    <w:rsid w:val="007D2BFE"/>
    <w:rsid w:val="007D3199"/>
    <w:rsid w:val="007D362A"/>
    <w:rsid w:val="007D43A7"/>
    <w:rsid w:val="007D4A9C"/>
    <w:rsid w:val="007D51CB"/>
    <w:rsid w:val="007D53C8"/>
    <w:rsid w:val="007D54C0"/>
    <w:rsid w:val="007D6621"/>
    <w:rsid w:val="007D6FF3"/>
    <w:rsid w:val="007D7B11"/>
    <w:rsid w:val="007D7F64"/>
    <w:rsid w:val="007E00AC"/>
    <w:rsid w:val="007E00B6"/>
    <w:rsid w:val="007E0DFF"/>
    <w:rsid w:val="007E1E57"/>
    <w:rsid w:val="007E2133"/>
    <w:rsid w:val="007E26D4"/>
    <w:rsid w:val="007E270A"/>
    <w:rsid w:val="007E3343"/>
    <w:rsid w:val="007E3A31"/>
    <w:rsid w:val="007E4359"/>
    <w:rsid w:val="007E45CA"/>
    <w:rsid w:val="007E5555"/>
    <w:rsid w:val="007E5C31"/>
    <w:rsid w:val="007E6241"/>
    <w:rsid w:val="007E6504"/>
    <w:rsid w:val="007E6AB6"/>
    <w:rsid w:val="007E6BEB"/>
    <w:rsid w:val="007E755F"/>
    <w:rsid w:val="007E78FC"/>
    <w:rsid w:val="007F07C4"/>
    <w:rsid w:val="007F09B9"/>
    <w:rsid w:val="007F0A1B"/>
    <w:rsid w:val="007F172B"/>
    <w:rsid w:val="007F1AB1"/>
    <w:rsid w:val="007F206A"/>
    <w:rsid w:val="007F20F6"/>
    <w:rsid w:val="007F21D6"/>
    <w:rsid w:val="007F250D"/>
    <w:rsid w:val="007F2C44"/>
    <w:rsid w:val="007F3041"/>
    <w:rsid w:val="007F3CA8"/>
    <w:rsid w:val="007F5480"/>
    <w:rsid w:val="007F58BA"/>
    <w:rsid w:val="007F6C38"/>
    <w:rsid w:val="007F6D25"/>
    <w:rsid w:val="007F6F18"/>
    <w:rsid w:val="007F7A53"/>
    <w:rsid w:val="007F7F4A"/>
    <w:rsid w:val="00800AF5"/>
    <w:rsid w:val="00800C1F"/>
    <w:rsid w:val="00800C22"/>
    <w:rsid w:val="0080157E"/>
    <w:rsid w:val="008017AE"/>
    <w:rsid w:val="008017C6"/>
    <w:rsid w:val="00801861"/>
    <w:rsid w:val="008018CB"/>
    <w:rsid w:val="00802A3A"/>
    <w:rsid w:val="008040FD"/>
    <w:rsid w:val="0080419A"/>
    <w:rsid w:val="00804318"/>
    <w:rsid w:val="0080604E"/>
    <w:rsid w:val="00806252"/>
    <w:rsid w:val="0080698A"/>
    <w:rsid w:val="0080716C"/>
    <w:rsid w:val="00807CF0"/>
    <w:rsid w:val="00807E29"/>
    <w:rsid w:val="00810259"/>
    <w:rsid w:val="00811070"/>
    <w:rsid w:val="008118D3"/>
    <w:rsid w:val="00812E91"/>
    <w:rsid w:val="00812FF4"/>
    <w:rsid w:val="00814757"/>
    <w:rsid w:val="00814B06"/>
    <w:rsid w:val="008150C1"/>
    <w:rsid w:val="00815106"/>
    <w:rsid w:val="00815293"/>
    <w:rsid w:val="00815553"/>
    <w:rsid w:val="008158C7"/>
    <w:rsid w:val="00815A00"/>
    <w:rsid w:val="008165C3"/>
    <w:rsid w:val="00816891"/>
    <w:rsid w:val="00816C3A"/>
    <w:rsid w:val="00816EA7"/>
    <w:rsid w:val="00817136"/>
    <w:rsid w:val="0081754B"/>
    <w:rsid w:val="0081771C"/>
    <w:rsid w:val="008177C4"/>
    <w:rsid w:val="00820251"/>
    <w:rsid w:val="00820D9B"/>
    <w:rsid w:val="00820E8F"/>
    <w:rsid w:val="0082157C"/>
    <w:rsid w:val="0082171E"/>
    <w:rsid w:val="00821FC5"/>
    <w:rsid w:val="00821FD9"/>
    <w:rsid w:val="00822175"/>
    <w:rsid w:val="00822837"/>
    <w:rsid w:val="0082285F"/>
    <w:rsid w:val="00822DD5"/>
    <w:rsid w:val="00822E12"/>
    <w:rsid w:val="00822F42"/>
    <w:rsid w:val="00823725"/>
    <w:rsid w:val="00823DE3"/>
    <w:rsid w:val="00824D1C"/>
    <w:rsid w:val="00824F40"/>
    <w:rsid w:val="00825661"/>
    <w:rsid w:val="00825B02"/>
    <w:rsid w:val="00825E3F"/>
    <w:rsid w:val="0082608E"/>
    <w:rsid w:val="008261B4"/>
    <w:rsid w:val="00826A6B"/>
    <w:rsid w:val="00826F0E"/>
    <w:rsid w:val="00826FA8"/>
    <w:rsid w:val="00827613"/>
    <w:rsid w:val="00827AE2"/>
    <w:rsid w:val="00827C3D"/>
    <w:rsid w:val="00827EED"/>
    <w:rsid w:val="00827F29"/>
    <w:rsid w:val="0083004F"/>
    <w:rsid w:val="0083030F"/>
    <w:rsid w:val="00830DA3"/>
    <w:rsid w:val="00831554"/>
    <w:rsid w:val="00831B8A"/>
    <w:rsid w:val="008322DD"/>
    <w:rsid w:val="00832463"/>
    <w:rsid w:val="00832DB7"/>
    <w:rsid w:val="0083357E"/>
    <w:rsid w:val="00833961"/>
    <w:rsid w:val="00833984"/>
    <w:rsid w:val="00833BE0"/>
    <w:rsid w:val="00833DBE"/>
    <w:rsid w:val="00833EE7"/>
    <w:rsid w:val="00833F48"/>
    <w:rsid w:val="00834212"/>
    <w:rsid w:val="00834299"/>
    <w:rsid w:val="00834604"/>
    <w:rsid w:val="00834BB5"/>
    <w:rsid w:val="00834C71"/>
    <w:rsid w:val="00834CD0"/>
    <w:rsid w:val="00834DB5"/>
    <w:rsid w:val="008351D5"/>
    <w:rsid w:val="00835218"/>
    <w:rsid w:val="0083539F"/>
    <w:rsid w:val="0083572F"/>
    <w:rsid w:val="00835C81"/>
    <w:rsid w:val="0083600A"/>
    <w:rsid w:val="00836B30"/>
    <w:rsid w:val="00836BAD"/>
    <w:rsid w:val="00836C28"/>
    <w:rsid w:val="00836D50"/>
    <w:rsid w:val="00837338"/>
    <w:rsid w:val="0083733A"/>
    <w:rsid w:val="00837508"/>
    <w:rsid w:val="00837EDA"/>
    <w:rsid w:val="008402C1"/>
    <w:rsid w:val="008405E7"/>
    <w:rsid w:val="0084075C"/>
    <w:rsid w:val="00840F00"/>
    <w:rsid w:val="00841E7D"/>
    <w:rsid w:val="008422C1"/>
    <w:rsid w:val="00842386"/>
    <w:rsid w:val="0084268D"/>
    <w:rsid w:val="0084333F"/>
    <w:rsid w:val="00843A2E"/>
    <w:rsid w:val="00843F32"/>
    <w:rsid w:val="0084444A"/>
    <w:rsid w:val="00844F7C"/>
    <w:rsid w:val="0084568C"/>
    <w:rsid w:val="008460AD"/>
    <w:rsid w:val="00846778"/>
    <w:rsid w:val="00846E9D"/>
    <w:rsid w:val="00846FB7"/>
    <w:rsid w:val="0084707B"/>
    <w:rsid w:val="00847D59"/>
    <w:rsid w:val="00847EF1"/>
    <w:rsid w:val="00847F43"/>
    <w:rsid w:val="00850123"/>
    <w:rsid w:val="00850327"/>
    <w:rsid w:val="0085084E"/>
    <w:rsid w:val="008509B4"/>
    <w:rsid w:val="00850D34"/>
    <w:rsid w:val="00850DA3"/>
    <w:rsid w:val="00850ED0"/>
    <w:rsid w:val="00851A47"/>
    <w:rsid w:val="00851ED4"/>
    <w:rsid w:val="00852701"/>
    <w:rsid w:val="00853C50"/>
    <w:rsid w:val="00853C66"/>
    <w:rsid w:val="00853C88"/>
    <w:rsid w:val="0085401E"/>
    <w:rsid w:val="00854606"/>
    <w:rsid w:val="0085476F"/>
    <w:rsid w:val="00854AEB"/>
    <w:rsid w:val="00854DE2"/>
    <w:rsid w:val="00855475"/>
    <w:rsid w:val="00855A3D"/>
    <w:rsid w:val="00855D50"/>
    <w:rsid w:val="00856DE7"/>
    <w:rsid w:val="00857101"/>
    <w:rsid w:val="00857297"/>
    <w:rsid w:val="00857428"/>
    <w:rsid w:val="00857AD7"/>
    <w:rsid w:val="00857B5E"/>
    <w:rsid w:val="00857C46"/>
    <w:rsid w:val="00860DDD"/>
    <w:rsid w:val="00860F3C"/>
    <w:rsid w:val="008610BD"/>
    <w:rsid w:val="00861213"/>
    <w:rsid w:val="00861916"/>
    <w:rsid w:val="0086205B"/>
    <w:rsid w:val="00863315"/>
    <w:rsid w:val="008639B2"/>
    <w:rsid w:val="00864031"/>
    <w:rsid w:val="00864692"/>
    <w:rsid w:val="0086483F"/>
    <w:rsid w:val="00864948"/>
    <w:rsid w:val="00864CF7"/>
    <w:rsid w:val="00865358"/>
    <w:rsid w:val="00865874"/>
    <w:rsid w:val="008666EF"/>
    <w:rsid w:val="00866A01"/>
    <w:rsid w:val="00866DA0"/>
    <w:rsid w:val="008676B6"/>
    <w:rsid w:val="008678BC"/>
    <w:rsid w:val="00867CC9"/>
    <w:rsid w:val="00870399"/>
    <w:rsid w:val="00870582"/>
    <w:rsid w:val="00870AAE"/>
    <w:rsid w:val="00870C11"/>
    <w:rsid w:val="00871025"/>
    <w:rsid w:val="0087130F"/>
    <w:rsid w:val="0087169F"/>
    <w:rsid w:val="00871BBD"/>
    <w:rsid w:val="008720FA"/>
    <w:rsid w:val="008721FB"/>
    <w:rsid w:val="00872208"/>
    <w:rsid w:val="008727AE"/>
    <w:rsid w:val="008729FE"/>
    <w:rsid w:val="00874052"/>
    <w:rsid w:val="008744FB"/>
    <w:rsid w:val="0087464F"/>
    <w:rsid w:val="00874A58"/>
    <w:rsid w:val="00874B02"/>
    <w:rsid w:val="00875AF5"/>
    <w:rsid w:val="008766E0"/>
    <w:rsid w:val="00876BD0"/>
    <w:rsid w:val="00877007"/>
    <w:rsid w:val="008773A1"/>
    <w:rsid w:val="0087742C"/>
    <w:rsid w:val="0087745C"/>
    <w:rsid w:val="0087762B"/>
    <w:rsid w:val="00877A25"/>
    <w:rsid w:val="00877C39"/>
    <w:rsid w:val="00880D5D"/>
    <w:rsid w:val="00881E10"/>
    <w:rsid w:val="00881ED7"/>
    <w:rsid w:val="00881FBB"/>
    <w:rsid w:val="008823F4"/>
    <w:rsid w:val="00882931"/>
    <w:rsid w:val="00882BDF"/>
    <w:rsid w:val="00882F93"/>
    <w:rsid w:val="00883175"/>
    <w:rsid w:val="00883505"/>
    <w:rsid w:val="00883589"/>
    <w:rsid w:val="00883B03"/>
    <w:rsid w:val="00883BF6"/>
    <w:rsid w:val="00883EA6"/>
    <w:rsid w:val="0088428A"/>
    <w:rsid w:val="008844F2"/>
    <w:rsid w:val="008848AD"/>
    <w:rsid w:val="00884977"/>
    <w:rsid w:val="0088519A"/>
    <w:rsid w:val="00885253"/>
    <w:rsid w:val="008856FA"/>
    <w:rsid w:val="008859E9"/>
    <w:rsid w:val="00885CB4"/>
    <w:rsid w:val="00885EEB"/>
    <w:rsid w:val="00886356"/>
    <w:rsid w:val="00886377"/>
    <w:rsid w:val="00887609"/>
    <w:rsid w:val="00887679"/>
    <w:rsid w:val="0089056B"/>
    <w:rsid w:val="00891110"/>
    <w:rsid w:val="008911EC"/>
    <w:rsid w:val="00891EF4"/>
    <w:rsid w:val="00892898"/>
    <w:rsid w:val="00892BF5"/>
    <w:rsid w:val="00892F6E"/>
    <w:rsid w:val="00893449"/>
    <w:rsid w:val="008937E8"/>
    <w:rsid w:val="008938F9"/>
    <w:rsid w:val="0089398D"/>
    <w:rsid w:val="00893EE5"/>
    <w:rsid w:val="00893F29"/>
    <w:rsid w:val="0089429C"/>
    <w:rsid w:val="00894D2D"/>
    <w:rsid w:val="008954F6"/>
    <w:rsid w:val="00895B73"/>
    <w:rsid w:val="00895C3D"/>
    <w:rsid w:val="00895E97"/>
    <w:rsid w:val="008965D3"/>
    <w:rsid w:val="008969EA"/>
    <w:rsid w:val="00896A36"/>
    <w:rsid w:val="00896A88"/>
    <w:rsid w:val="00897047"/>
    <w:rsid w:val="008A002F"/>
    <w:rsid w:val="008A018D"/>
    <w:rsid w:val="008A09AB"/>
    <w:rsid w:val="008A1174"/>
    <w:rsid w:val="008A13A1"/>
    <w:rsid w:val="008A13F8"/>
    <w:rsid w:val="008A197E"/>
    <w:rsid w:val="008A1D25"/>
    <w:rsid w:val="008A1E0B"/>
    <w:rsid w:val="008A1EF5"/>
    <w:rsid w:val="008A1FB9"/>
    <w:rsid w:val="008A2686"/>
    <w:rsid w:val="008A2FA2"/>
    <w:rsid w:val="008A2FDC"/>
    <w:rsid w:val="008A380E"/>
    <w:rsid w:val="008A3BA3"/>
    <w:rsid w:val="008A4824"/>
    <w:rsid w:val="008A5F35"/>
    <w:rsid w:val="008A5F5D"/>
    <w:rsid w:val="008A5FCA"/>
    <w:rsid w:val="008A680F"/>
    <w:rsid w:val="008A6B22"/>
    <w:rsid w:val="008A6F22"/>
    <w:rsid w:val="008A738A"/>
    <w:rsid w:val="008A7993"/>
    <w:rsid w:val="008A7A3A"/>
    <w:rsid w:val="008A7BD1"/>
    <w:rsid w:val="008B0270"/>
    <w:rsid w:val="008B0368"/>
    <w:rsid w:val="008B075B"/>
    <w:rsid w:val="008B0A31"/>
    <w:rsid w:val="008B13FE"/>
    <w:rsid w:val="008B18CE"/>
    <w:rsid w:val="008B235A"/>
    <w:rsid w:val="008B243A"/>
    <w:rsid w:val="008B2D37"/>
    <w:rsid w:val="008B3404"/>
    <w:rsid w:val="008B422F"/>
    <w:rsid w:val="008B4389"/>
    <w:rsid w:val="008B451B"/>
    <w:rsid w:val="008B47A0"/>
    <w:rsid w:val="008B47DD"/>
    <w:rsid w:val="008B4DB1"/>
    <w:rsid w:val="008B56E0"/>
    <w:rsid w:val="008B5B1C"/>
    <w:rsid w:val="008B624A"/>
    <w:rsid w:val="008B7494"/>
    <w:rsid w:val="008B7594"/>
    <w:rsid w:val="008B7B19"/>
    <w:rsid w:val="008B7BC9"/>
    <w:rsid w:val="008B7D1C"/>
    <w:rsid w:val="008B7D44"/>
    <w:rsid w:val="008C077D"/>
    <w:rsid w:val="008C0CFD"/>
    <w:rsid w:val="008C0FC5"/>
    <w:rsid w:val="008C1B69"/>
    <w:rsid w:val="008C1F21"/>
    <w:rsid w:val="008C235F"/>
    <w:rsid w:val="008C2CAE"/>
    <w:rsid w:val="008C3661"/>
    <w:rsid w:val="008C36BF"/>
    <w:rsid w:val="008C3F94"/>
    <w:rsid w:val="008C3F9D"/>
    <w:rsid w:val="008C41F7"/>
    <w:rsid w:val="008C42F1"/>
    <w:rsid w:val="008C473A"/>
    <w:rsid w:val="008C5C4A"/>
    <w:rsid w:val="008C6340"/>
    <w:rsid w:val="008C6A76"/>
    <w:rsid w:val="008C7089"/>
    <w:rsid w:val="008C7490"/>
    <w:rsid w:val="008C7609"/>
    <w:rsid w:val="008C76F9"/>
    <w:rsid w:val="008C7A90"/>
    <w:rsid w:val="008C7D66"/>
    <w:rsid w:val="008D02B9"/>
    <w:rsid w:val="008D059F"/>
    <w:rsid w:val="008D0962"/>
    <w:rsid w:val="008D0F8D"/>
    <w:rsid w:val="008D1418"/>
    <w:rsid w:val="008D14A4"/>
    <w:rsid w:val="008D17C3"/>
    <w:rsid w:val="008D1B8A"/>
    <w:rsid w:val="008D1C8F"/>
    <w:rsid w:val="008D22AD"/>
    <w:rsid w:val="008D2FFE"/>
    <w:rsid w:val="008D30E7"/>
    <w:rsid w:val="008D31DA"/>
    <w:rsid w:val="008D382D"/>
    <w:rsid w:val="008D3E8F"/>
    <w:rsid w:val="008D403E"/>
    <w:rsid w:val="008D40D4"/>
    <w:rsid w:val="008D4694"/>
    <w:rsid w:val="008D48B1"/>
    <w:rsid w:val="008D48D0"/>
    <w:rsid w:val="008D497F"/>
    <w:rsid w:val="008D4E7C"/>
    <w:rsid w:val="008D5BA2"/>
    <w:rsid w:val="008D6147"/>
    <w:rsid w:val="008D617E"/>
    <w:rsid w:val="008D65D7"/>
    <w:rsid w:val="008D6E90"/>
    <w:rsid w:val="008E035E"/>
    <w:rsid w:val="008E03F7"/>
    <w:rsid w:val="008E09C7"/>
    <w:rsid w:val="008E1067"/>
    <w:rsid w:val="008E1A11"/>
    <w:rsid w:val="008E1B91"/>
    <w:rsid w:val="008E1C4C"/>
    <w:rsid w:val="008E21A7"/>
    <w:rsid w:val="008E264A"/>
    <w:rsid w:val="008E2A7F"/>
    <w:rsid w:val="008E2DB5"/>
    <w:rsid w:val="008E2ED5"/>
    <w:rsid w:val="008E2FF3"/>
    <w:rsid w:val="008E30F2"/>
    <w:rsid w:val="008E3386"/>
    <w:rsid w:val="008E4037"/>
    <w:rsid w:val="008E4338"/>
    <w:rsid w:val="008E4E65"/>
    <w:rsid w:val="008E548C"/>
    <w:rsid w:val="008E5738"/>
    <w:rsid w:val="008E5E70"/>
    <w:rsid w:val="008E6321"/>
    <w:rsid w:val="008E6A26"/>
    <w:rsid w:val="008E6E49"/>
    <w:rsid w:val="008E6E85"/>
    <w:rsid w:val="008E767A"/>
    <w:rsid w:val="008E76B4"/>
    <w:rsid w:val="008E7DF5"/>
    <w:rsid w:val="008E7EB2"/>
    <w:rsid w:val="008F05AC"/>
    <w:rsid w:val="008F0D0A"/>
    <w:rsid w:val="008F147E"/>
    <w:rsid w:val="008F152F"/>
    <w:rsid w:val="008F18EE"/>
    <w:rsid w:val="008F1A7F"/>
    <w:rsid w:val="008F205E"/>
    <w:rsid w:val="008F2266"/>
    <w:rsid w:val="008F3A70"/>
    <w:rsid w:val="008F3E35"/>
    <w:rsid w:val="008F42A6"/>
    <w:rsid w:val="008F4592"/>
    <w:rsid w:val="008F4680"/>
    <w:rsid w:val="008F53CB"/>
    <w:rsid w:val="008F5532"/>
    <w:rsid w:val="008F55B1"/>
    <w:rsid w:val="008F55CF"/>
    <w:rsid w:val="008F58CE"/>
    <w:rsid w:val="008F5973"/>
    <w:rsid w:val="008F5D09"/>
    <w:rsid w:val="008F6B7D"/>
    <w:rsid w:val="008F6DB4"/>
    <w:rsid w:val="008F764A"/>
    <w:rsid w:val="008F7B6E"/>
    <w:rsid w:val="00900227"/>
    <w:rsid w:val="00900593"/>
    <w:rsid w:val="009009F0"/>
    <w:rsid w:val="00900AFC"/>
    <w:rsid w:val="00900C1C"/>
    <w:rsid w:val="00900FB2"/>
    <w:rsid w:val="009012E8"/>
    <w:rsid w:val="00901C49"/>
    <w:rsid w:val="00902305"/>
    <w:rsid w:val="009023C3"/>
    <w:rsid w:val="009024A6"/>
    <w:rsid w:val="0090256D"/>
    <w:rsid w:val="009031BC"/>
    <w:rsid w:val="0090347E"/>
    <w:rsid w:val="00903AD6"/>
    <w:rsid w:val="00903CAA"/>
    <w:rsid w:val="009040D7"/>
    <w:rsid w:val="009044AA"/>
    <w:rsid w:val="009057AE"/>
    <w:rsid w:val="0090612C"/>
    <w:rsid w:val="009064E7"/>
    <w:rsid w:val="00906901"/>
    <w:rsid w:val="00906D61"/>
    <w:rsid w:val="00907568"/>
    <w:rsid w:val="00907F81"/>
    <w:rsid w:val="009103FC"/>
    <w:rsid w:val="0091046A"/>
    <w:rsid w:val="009107F3"/>
    <w:rsid w:val="00910928"/>
    <w:rsid w:val="00910AA6"/>
    <w:rsid w:val="00910BFF"/>
    <w:rsid w:val="0091163C"/>
    <w:rsid w:val="00911A6E"/>
    <w:rsid w:val="00911D20"/>
    <w:rsid w:val="0091221A"/>
    <w:rsid w:val="00912556"/>
    <w:rsid w:val="00913774"/>
    <w:rsid w:val="00913DFE"/>
    <w:rsid w:val="0091434B"/>
    <w:rsid w:val="0091497C"/>
    <w:rsid w:val="00914BA5"/>
    <w:rsid w:val="0091557D"/>
    <w:rsid w:val="00915C9D"/>
    <w:rsid w:val="00915CCD"/>
    <w:rsid w:val="0091634C"/>
    <w:rsid w:val="00916453"/>
    <w:rsid w:val="009164E7"/>
    <w:rsid w:val="0091659C"/>
    <w:rsid w:val="00916A9C"/>
    <w:rsid w:val="00917A8B"/>
    <w:rsid w:val="009202AA"/>
    <w:rsid w:val="00920849"/>
    <w:rsid w:val="00920F23"/>
    <w:rsid w:val="009215E4"/>
    <w:rsid w:val="009216C9"/>
    <w:rsid w:val="00921BA2"/>
    <w:rsid w:val="0092257C"/>
    <w:rsid w:val="00922C61"/>
    <w:rsid w:val="00923A75"/>
    <w:rsid w:val="0092416D"/>
    <w:rsid w:val="00924564"/>
    <w:rsid w:val="0092463A"/>
    <w:rsid w:val="009247AE"/>
    <w:rsid w:val="00924B92"/>
    <w:rsid w:val="00924F02"/>
    <w:rsid w:val="00925637"/>
    <w:rsid w:val="00925FB3"/>
    <w:rsid w:val="00926481"/>
    <w:rsid w:val="009264BF"/>
    <w:rsid w:val="0092656D"/>
    <w:rsid w:val="0092662E"/>
    <w:rsid w:val="0093031A"/>
    <w:rsid w:val="0093071A"/>
    <w:rsid w:val="00930BBB"/>
    <w:rsid w:val="00930BF0"/>
    <w:rsid w:val="00931168"/>
    <w:rsid w:val="00932633"/>
    <w:rsid w:val="00932777"/>
    <w:rsid w:val="00932A65"/>
    <w:rsid w:val="009330CB"/>
    <w:rsid w:val="00933741"/>
    <w:rsid w:val="00933C9D"/>
    <w:rsid w:val="00933CEC"/>
    <w:rsid w:val="00933D42"/>
    <w:rsid w:val="00933E1D"/>
    <w:rsid w:val="0093403B"/>
    <w:rsid w:val="009347B3"/>
    <w:rsid w:val="00934E53"/>
    <w:rsid w:val="0093585B"/>
    <w:rsid w:val="00935947"/>
    <w:rsid w:val="00935AFB"/>
    <w:rsid w:val="00935C68"/>
    <w:rsid w:val="00935F65"/>
    <w:rsid w:val="009360A1"/>
    <w:rsid w:val="00936689"/>
    <w:rsid w:val="009367F7"/>
    <w:rsid w:val="009369FA"/>
    <w:rsid w:val="00937177"/>
    <w:rsid w:val="00937236"/>
    <w:rsid w:val="00937306"/>
    <w:rsid w:val="00937763"/>
    <w:rsid w:val="0094059A"/>
    <w:rsid w:val="00940E48"/>
    <w:rsid w:val="00940EE1"/>
    <w:rsid w:val="00941374"/>
    <w:rsid w:val="00941B7A"/>
    <w:rsid w:val="00941F97"/>
    <w:rsid w:val="00942044"/>
    <w:rsid w:val="009425DD"/>
    <w:rsid w:val="00942856"/>
    <w:rsid w:val="00942AE2"/>
    <w:rsid w:val="0094314E"/>
    <w:rsid w:val="00943207"/>
    <w:rsid w:val="00943351"/>
    <w:rsid w:val="00943AA0"/>
    <w:rsid w:val="00943B1C"/>
    <w:rsid w:val="00944448"/>
    <w:rsid w:val="00944CFC"/>
    <w:rsid w:val="00944FF1"/>
    <w:rsid w:val="0094557C"/>
    <w:rsid w:val="009456F4"/>
    <w:rsid w:val="00945968"/>
    <w:rsid w:val="00945A11"/>
    <w:rsid w:val="00945D6D"/>
    <w:rsid w:val="00945E34"/>
    <w:rsid w:val="00946419"/>
    <w:rsid w:val="00946783"/>
    <w:rsid w:val="009469F6"/>
    <w:rsid w:val="00946ECA"/>
    <w:rsid w:val="00947954"/>
    <w:rsid w:val="00947A9A"/>
    <w:rsid w:val="0095021E"/>
    <w:rsid w:val="00950C4D"/>
    <w:rsid w:val="009516A5"/>
    <w:rsid w:val="009516F3"/>
    <w:rsid w:val="0095175F"/>
    <w:rsid w:val="0095254C"/>
    <w:rsid w:val="00952A51"/>
    <w:rsid w:val="00952E31"/>
    <w:rsid w:val="009535ED"/>
    <w:rsid w:val="0095363D"/>
    <w:rsid w:val="00953894"/>
    <w:rsid w:val="00953C62"/>
    <w:rsid w:val="00953CF1"/>
    <w:rsid w:val="00954300"/>
    <w:rsid w:val="00954A79"/>
    <w:rsid w:val="00954AF7"/>
    <w:rsid w:val="00955032"/>
    <w:rsid w:val="009550E4"/>
    <w:rsid w:val="00955116"/>
    <w:rsid w:val="00955502"/>
    <w:rsid w:val="00955689"/>
    <w:rsid w:val="00955DE5"/>
    <w:rsid w:val="00955FF5"/>
    <w:rsid w:val="00956A90"/>
    <w:rsid w:val="00957EB9"/>
    <w:rsid w:val="0096055B"/>
    <w:rsid w:val="0096059F"/>
    <w:rsid w:val="00961947"/>
    <w:rsid w:val="009619E0"/>
    <w:rsid w:val="009624E5"/>
    <w:rsid w:val="00962524"/>
    <w:rsid w:val="0096292D"/>
    <w:rsid w:val="00962FBC"/>
    <w:rsid w:val="00963BE1"/>
    <w:rsid w:val="00964409"/>
    <w:rsid w:val="009645C2"/>
    <w:rsid w:val="00964A89"/>
    <w:rsid w:val="009655C2"/>
    <w:rsid w:val="00965C9D"/>
    <w:rsid w:val="00966209"/>
    <w:rsid w:val="0096705D"/>
    <w:rsid w:val="0096723C"/>
    <w:rsid w:val="009677BD"/>
    <w:rsid w:val="0096782A"/>
    <w:rsid w:val="00967D79"/>
    <w:rsid w:val="00970032"/>
    <w:rsid w:val="009702A8"/>
    <w:rsid w:val="00970CCC"/>
    <w:rsid w:val="00970FE9"/>
    <w:rsid w:val="00971249"/>
    <w:rsid w:val="009712BD"/>
    <w:rsid w:val="0097141A"/>
    <w:rsid w:val="009716AD"/>
    <w:rsid w:val="00971971"/>
    <w:rsid w:val="00972672"/>
    <w:rsid w:val="00972E2D"/>
    <w:rsid w:val="00973163"/>
    <w:rsid w:val="009737C6"/>
    <w:rsid w:val="00973BAD"/>
    <w:rsid w:val="00973E02"/>
    <w:rsid w:val="00974116"/>
    <w:rsid w:val="00974741"/>
    <w:rsid w:val="009749C8"/>
    <w:rsid w:val="00974E5C"/>
    <w:rsid w:val="009750C7"/>
    <w:rsid w:val="0097539C"/>
    <w:rsid w:val="0097539E"/>
    <w:rsid w:val="009754DF"/>
    <w:rsid w:val="00975B24"/>
    <w:rsid w:val="00975C81"/>
    <w:rsid w:val="00976280"/>
    <w:rsid w:val="009768AB"/>
    <w:rsid w:val="00976E1F"/>
    <w:rsid w:val="009773DB"/>
    <w:rsid w:val="00980533"/>
    <w:rsid w:val="0098056B"/>
    <w:rsid w:val="00980639"/>
    <w:rsid w:val="00980B30"/>
    <w:rsid w:val="00981883"/>
    <w:rsid w:val="00981955"/>
    <w:rsid w:val="00982FFC"/>
    <w:rsid w:val="009834F4"/>
    <w:rsid w:val="0098402F"/>
    <w:rsid w:val="009842C2"/>
    <w:rsid w:val="009848EA"/>
    <w:rsid w:val="0098504E"/>
    <w:rsid w:val="009852DE"/>
    <w:rsid w:val="00985D3C"/>
    <w:rsid w:val="0098624B"/>
    <w:rsid w:val="00986CD3"/>
    <w:rsid w:val="009870D8"/>
    <w:rsid w:val="0098715F"/>
    <w:rsid w:val="00987426"/>
    <w:rsid w:val="00987890"/>
    <w:rsid w:val="009901FB"/>
    <w:rsid w:val="0099033B"/>
    <w:rsid w:val="0099034F"/>
    <w:rsid w:val="00990C8B"/>
    <w:rsid w:val="00991082"/>
    <w:rsid w:val="00991157"/>
    <w:rsid w:val="0099185A"/>
    <w:rsid w:val="00991BE7"/>
    <w:rsid w:val="00991C54"/>
    <w:rsid w:val="00991DFB"/>
    <w:rsid w:val="009920DC"/>
    <w:rsid w:val="00992481"/>
    <w:rsid w:val="00992C13"/>
    <w:rsid w:val="00992E12"/>
    <w:rsid w:val="0099310B"/>
    <w:rsid w:val="00993186"/>
    <w:rsid w:val="009936C3"/>
    <w:rsid w:val="00993830"/>
    <w:rsid w:val="0099425B"/>
    <w:rsid w:val="009948C7"/>
    <w:rsid w:val="00995641"/>
    <w:rsid w:val="00995ABB"/>
    <w:rsid w:val="00995D64"/>
    <w:rsid w:val="00995EF5"/>
    <w:rsid w:val="00995F9C"/>
    <w:rsid w:val="009961FD"/>
    <w:rsid w:val="0099657B"/>
    <w:rsid w:val="00996858"/>
    <w:rsid w:val="00996DB3"/>
    <w:rsid w:val="00996E0E"/>
    <w:rsid w:val="0099787B"/>
    <w:rsid w:val="00997C13"/>
    <w:rsid w:val="009A0A18"/>
    <w:rsid w:val="009A0CE0"/>
    <w:rsid w:val="009A17AA"/>
    <w:rsid w:val="009A1A5E"/>
    <w:rsid w:val="009A1E60"/>
    <w:rsid w:val="009A20F1"/>
    <w:rsid w:val="009A2493"/>
    <w:rsid w:val="009A28F2"/>
    <w:rsid w:val="009A29A5"/>
    <w:rsid w:val="009A2A48"/>
    <w:rsid w:val="009A2C9F"/>
    <w:rsid w:val="009A3EBD"/>
    <w:rsid w:val="009A45F4"/>
    <w:rsid w:val="009A4A3E"/>
    <w:rsid w:val="009A4B86"/>
    <w:rsid w:val="009A4CD5"/>
    <w:rsid w:val="009A561E"/>
    <w:rsid w:val="009A57EA"/>
    <w:rsid w:val="009A5E3A"/>
    <w:rsid w:val="009A60E6"/>
    <w:rsid w:val="009A6204"/>
    <w:rsid w:val="009A63B2"/>
    <w:rsid w:val="009A6698"/>
    <w:rsid w:val="009A6867"/>
    <w:rsid w:val="009A6BB2"/>
    <w:rsid w:val="009A72DE"/>
    <w:rsid w:val="009A7B59"/>
    <w:rsid w:val="009A7BEE"/>
    <w:rsid w:val="009B0003"/>
    <w:rsid w:val="009B08B1"/>
    <w:rsid w:val="009B0940"/>
    <w:rsid w:val="009B0B5C"/>
    <w:rsid w:val="009B12D1"/>
    <w:rsid w:val="009B132D"/>
    <w:rsid w:val="009B141F"/>
    <w:rsid w:val="009B14DD"/>
    <w:rsid w:val="009B1B55"/>
    <w:rsid w:val="009B1D2C"/>
    <w:rsid w:val="009B22D8"/>
    <w:rsid w:val="009B2386"/>
    <w:rsid w:val="009B27A4"/>
    <w:rsid w:val="009B2F7D"/>
    <w:rsid w:val="009B3380"/>
    <w:rsid w:val="009B3386"/>
    <w:rsid w:val="009B3850"/>
    <w:rsid w:val="009B3904"/>
    <w:rsid w:val="009B3FD8"/>
    <w:rsid w:val="009B441F"/>
    <w:rsid w:val="009B4877"/>
    <w:rsid w:val="009B4AFB"/>
    <w:rsid w:val="009B4D0F"/>
    <w:rsid w:val="009B516F"/>
    <w:rsid w:val="009B5CD0"/>
    <w:rsid w:val="009B702D"/>
    <w:rsid w:val="009B72BA"/>
    <w:rsid w:val="009B768E"/>
    <w:rsid w:val="009B7D78"/>
    <w:rsid w:val="009B7DA9"/>
    <w:rsid w:val="009C0959"/>
    <w:rsid w:val="009C0BB0"/>
    <w:rsid w:val="009C0E2E"/>
    <w:rsid w:val="009C144C"/>
    <w:rsid w:val="009C1863"/>
    <w:rsid w:val="009C1AF1"/>
    <w:rsid w:val="009C2286"/>
    <w:rsid w:val="009C2327"/>
    <w:rsid w:val="009C2B1D"/>
    <w:rsid w:val="009C2EBD"/>
    <w:rsid w:val="009C30E6"/>
    <w:rsid w:val="009C3442"/>
    <w:rsid w:val="009C3906"/>
    <w:rsid w:val="009C3AB8"/>
    <w:rsid w:val="009C43A4"/>
    <w:rsid w:val="009C473B"/>
    <w:rsid w:val="009C4F66"/>
    <w:rsid w:val="009C50D8"/>
    <w:rsid w:val="009C5182"/>
    <w:rsid w:val="009C533A"/>
    <w:rsid w:val="009C5373"/>
    <w:rsid w:val="009C5686"/>
    <w:rsid w:val="009C5808"/>
    <w:rsid w:val="009C6549"/>
    <w:rsid w:val="009C67D7"/>
    <w:rsid w:val="009C72B5"/>
    <w:rsid w:val="009D051C"/>
    <w:rsid w:val="009D0797"/>
    <w:rsid w:val="009D0D2E"/>
    <w:rsid w:val="009D106A"/>
    <w:rsid w:val="009D181B"/>
    <w:rsid w:val="009D21D0"/>
    <w:rsid w:val="009D226C"/>
    <w:rsid w:val="009D286F"/>
    <w:rsid w:val="009D2D49"/>
    <w:rsid w:val="009D2DB0"/>
    <w:rsid w:val="009D2F2F"/>
    <w:rsid w:val="009D3193"/>
    <w:rsid w:val="009D3883"/>
    <w:rsid w:val="009D3B39"/>
    <w:rsid w:val="009D44E1"/>
    <w:rsid w:val="009D492E"/>
    <w:rsid w:val="009D5064"/>
    <w:rsid w:val="009D5189"/>
    <w:rsid w:val="009D5454"/>
    <w:rsid w:val="009D58AD"/>
    <w:rsid w:val="009D5AEE"/>
    <w:rsid w:val="009D5BF3"/>
    <w:rsid w:val="009D60C4"/>
    <w:rsid w:val="009D638A"/>
    <w:rsid w:val="009D6631"/>
    <w:rsid w:val="009D671C"/>
    <w:rsid w:val="009D69DF"/>
    <w:rsid w:val="009D702B"/>
    <w:rsid w:val="009D78B3"/>
    <w:rsid w:val="009D78CA"/>
    <w:rsid w:val="009D7BD6"/>
    <w:rsid w:val="009E017F"/>
    <w:rsid w:val="009E0B6A"/>
    <w:rsid w:val="009E0E1E"/>
    <w:rsid w:val="009E13BC"/>
    <w:rsid w:val="009E18AA"/>
    <w:rsid w:val="009E2069"/>
    <w:rsid w:val="009E2B2A"/>
    <w:rsid w:val="009E2DEC"/>
    <w:rsid w:val="009E36D1"/>
    <w:rsid w:val="009E393C"/>
    <w:rsid w:val="009E41FC"/>
    <w:rsid w:val="009E4598"/>
    <w:rsid w:val="009E476E"/>
    <w:rsid w:val="009E5173"/>
    <w:rsid w:val="009E53D2"/>
    <w:rsid w:val="009E56BF"/>
    <w:rsid w:val="009E5ED0"/>
    <w:rsid w:val="009E5ED9"/>
    <w:rsid w:val="009E7597"/>
    <w:rsid w:val="009E785A"/>
    <w:rsid w:val="009E7919"/>
    <w:rsid w:val="009E7DB4"/>
    <w:rsid w:val="009E7FD4"/>
    <w:rsid w:val="009F05D1"/>
    <w:rsid w:val="009F07D9"/>
    <w:rsid w:val="009F0DC6"/>
    <w:rsid w:val="009F171C"/>
    <w:rsid w:val="009F2B95"/>
    <w:rsid w:val="009F2C05"/>
    <w:rsid w:val="009F2DE3"/>
    <w:rsid w:val="009F2E05"/>
    <w:rsid w:val="009F336E"/>
    <w:rsid w:val="009F36FE"/>
    <w:rsid w:val="009F3A2B"/>
    <w:rsid w:val="009F3B1F"/>
    <w:rsid w:val="009F4049"/>
    <w:rsid w:val="009F4053"/>
    <w:rsid w:val="009F495E"/>
    <w:rsid w:val="009F5043"/>
    <w:rsid w:val="009F679A"/>
    <w:rsid w:val="009F752F"/>
    <w:rsid w:val="009F7AC7"/>
    <w:rsid w:val="009F7AF3"/>
    <w:rsid w:val="00A0053B"/>
    <w:rsid w:val="00A00566"/>
    <w:rsid w:val="00A005E6"/>
    <w:rsid w:val="00A00D42"/>
    <w:rsid w:val="00A01222"/>
    <w:rsid w:val="00A01FE0"/>
    <w:rsid w:val="00A022C6"/>
    <w:rsid w:val="00A02541"/>
    <w:rsid w:val="00A02F33"/>
    <w:rsid w:val="00A02FED"/>
    <w:rsid w:val="00A032A1"/>
    <w:rsid w:val="00A0343B"/>
    <w:rsid w:val="00A03A58"/>
    <w:rsid w:val="00A03E22"/>
    <w:rsid w:val="00A04249"/>
    <w:rsid w:val="00A0427D"/>
    <w:rsid w:val="00A043A3"/>
    <w:rsid w:val="00A04498"/>
    <w:rsid w:val="00A05B8C"/>
    <w:rsid w:val="00A05C4C"/>
    <w:rsid w:val="00A05CA3"/>
    <w:rsid w:val="00A05CCC"/>
    <w:rsid w:val="00A06883"/>
    <w:rsid w:val="00A0693D"/>
    <w:rsid w:val="00A06CD7"/>
    <w:rsid w:val="00A06EB7"/>
    <w:rsid w:val="00A07513"/>
    <w:rsid w:val="00A0767B"/>
    <w:rsid w:val="00A07895"/>
    <w:rsid w:val="00A07A14"/>
    <w:rsid w:val="00A07BCD"/>
    <w:rsid w:val="00A07BE7"/>
    <w:rsid w:val="00A103BA"/>
    <w:rsid w:val="00A10656"/>
    <w:rsid w:val="00A10F98"/>
    <w:rsid w:val="00A110D6"/>
    <w:rsid w:val="00A11541"/>
    <w:rsid w:val="00A117D8"/>
    <w:rsid w:val="00A11C75"/>
    <w:rsid w:val="00A1214B"/>
    <w:rsid w:val="00A124BA"/>
    <w:rsid w:val="00A1256C"/>
    <w:rsid w:val="00A12626"/>
    <w:rsid w:val="00A127E0"/>
    <w:rsid w:val="00A13210"/>
    <w:rsid w:val="00A13C8E"/>
    <w:rsid w:val="00A13ED5"/>
    <w:rsid w:val="00A1407E"/>
    <w:rsid w:val="00A142E1"/>
    <w:rsid w:val="00A143EB"/>
    <w:rsid w:val="00A149D6"/>
    <w:rsid w:val="00A14E5E"/>
    <w:rsid w:val="00A1536C"/>
    <w:rsid w:val="00A1571D"/>
    <w:rsid w:val="00A158ED"/>
    <w:rsid w:val="00A15FCC"/>
    <w:rsid w:val="00A16D8A"/>
    <w:rsid w:val="00A16F30"/>
    <w:rsid w:val="00A1706E"/>
    <w:rsid w:val="00A17650"/>
    <w:rsid w:val="00A17D1C"/>
    <w:rsid w:val="00A17F87"/>
    <w:rsid w:val="00A17F92"/>
    <w:rsid w:val="00A201EF"/>
    <w:rsid w:val="00A20957"/>
    <w:rsid w:val="00A2136B"/>
    <w:rsid w:val="00A21DC5"/>
    <w:rsid w:val="00A2209C"/>
    <w:rsid w:val="00A22901"/>
    <w:rsid w:val="00A22A1F"/>
    <w:rsid w:val="00A22C76"/>
    <w:rsid w:val="00A2316D"/>
    <w:rsid w:val="00A238DE"/>
    <w:rsid w:val="00A23B0C"/>
    <w:rsid w:val="00A23EA8"/>
    <w:rsid w:val="00A2411A"/>
    <w:rsid w:val="00A24173"/>
    <w:rsid w:val="00A2427A"/>
    <w:rsid w:val="00A242AF"/>
    <w:rsid w:val="00A24AC6"/>
    <w:rsid w:val="00A24C2A"/>
    <w:rsid w:val="00A254D7"/>
    <w:rsid w:val="00A26095"/>
    <w:rsid w:val="00A260A4"/>
    <w:rsid w:val="00A268AE"/>
    <w:rsid w:val="00A26ABB"/>
    <w:rsid w:val="00A27AB5"/>
    <w:rsid w:val="00A27F16"/>
    <w:rsid w:val="00A303CD"/>
    <w:rsid w:val="00A30C62"/>
    <w:rsid w:val="00A31044"/>
    <w:rsid w:val="00A31A35"/>
    <w:rsid w:val="00A31BA3"/>
    <w:rsid w:val="00A324F2"/>
    <w:rsid w:val="00A33318"/>
    <w:rsid w:val="00A336A9"/>
    <w:rsid w:val="00A33F40"/>
    <w:rsid w:val="00A341A5"/>
    <w:rsid w:val="00A369ED"/>
    <w:rsid w:val="00A370FE"/>
    <w:rsid w:val="00A37536"/>
    <w:rsid w:val="00A37A3F"/>
    <w:rsid w:val="00A37E22"/>
    <w:rsid w:val="00A40388"/>
    <w:rsid w:val="00A40A33"/>
    <w:rsid w:val="00A40B96"/>
    <w:rsid w:val="00A41D99"/>
    <w:rsid w:val="00A41ED0"/>
    <w:rsid w:val="00A4226F"/>
    <w:rsid w:val="00A423BF"/>
    <w:rsid w:val="00A42993"/>
    <w:rsid w:val="00A4324F"/>
    <w:rsid w:val="00A43A9C"/>
    <w:rsid w:val="00A43C75"/>
    <w:rsid w:val="00A43CD0"/>
    <w:rsid w:val="00A442AC"/>
    <w:rsid w:val="00A44629"/>
    <w:rsid w:val="00A44683"/>
    <w:rsid w:val="00A44F75"/>
    <w:rsid w:val="00A4512E"/>
    <w:rsid w:val="00A4570A"/>
    <w:rsid w:val="00A459FB"/>
    <w:rsid w:val="00A46A63"/>
    <w:rsid w:val="00A46E80"/>
    <w:rsid w:val="00A476DC"/>
    <w:rsid w:val="00A477E4"/>
    <w:rsid w:val="00A5055D"/>
    <w:rsid w:val="00A50F53"/>
    <w:rsid w:val="00A5116E"/>
    <w:rsid w:val="00A51D9D"/>
    <w:rsid w:val="00A525A9"/>
    <w:rsid w:val="00A53546"/>
    <w:rsid w:val="00A53D4F"/>
    <w:rsid w:val="00A53E75"/>
    <w:rsid w:val="00A54391"/>
    <w:rsid w:val="00A54B7D"/>
    <w:rsid w:val="00A5594C"/>
    <w:rsid w:val="00A55BCF"/>
    <w:rsid w:val="00A565D2"/>
    <w:rsid w:val="00A5777B"/>
    <w:rsid w:val="00A57C1E"/>
    <w:rsid w:val="00A57D7A"/>
    <w:rsid w:val="00A57ECA"/>
    <w:rsid w:val="00A60012"/>
    <w:rsid w:val="00A60152"/>
    <w:rsid w:val="00A60259"/>
    <w:rsid w:val="00A61108"/>
    <w:rsid w:val="00A615CA"/>
    <w:rsid w:val="00A61AEE"/>
    <w:rsid w:val="00A61BD9"/>
    <w:rsid w:val="00A621CB"/>
    <w:rsid w:val="00A621CE"/>
    <w:rsid w:val="00A62A87"/>
    <w:rsid w:val="00A649CF"/>
    <w:rsid w:val="00A649E7"/>
    <w:rsid w:val="00A6588E"/>
    <w:rsid w:val="00A6677F"/>
    <w:rsid w:val="00A669DC"/>
    <w:rsid w:val="00A66B05"/>
    <w:rsid w:val="00A66B23"/>
    <w:rsid w:val="00A6781A"/>
    <w:rsid w:val="00A67D70"/>
    <w:rsid w:val="00A70283"/>
    <w:rsid w:val="00A70A2C"/>
    <w:rsid w:val="00A72749"/>
    <w:rsid w:val="00A727D2"/>
    <w:rsid w:val="00A728BD"/>
    <w:rsid w:val="00A72BC9"/>
    <w:rsid w:val="00A72D52"/>
    <w:rsid w:val="00A72EE1"/>
    <w:rsid w:val="00A72EF4"/>
    <w:rsid w:val="00A72F7A"/>
    <w:rsid w:val="00A73134"/>
    <w:rsid w:val="00A731DB"/>
    <w:rsid w:val="00A74A04"/>
    <w:rsid w:val="00A74E76"/>
    <w:rsid w:val="00A74EC8"/>
    <w:rsid w:val="00A75D73"/>
    <w:rsid w:val="00A768C8"/>
    <w:rsid w:val="00A768E5"/>
    <w:rsid w:val="00A76EB1"/>
    <w:rsid w:val="00A772FC"/>
    <w:rsid w:val="00A77372"/>
    <w:rsid w:val="00A7742E"/>
    <w:rsid w:val="00A7793E"/>
    <w:rsid w:val="00A800D0"/>
    <w:rsid w:val="00A8040C"/>
    <w:rsid w:val="00A80948"/>
    <w:rsid w:val="00A809B1"/>
    <w:rsid w:val="00A80DC5"/>
    <w:rsid w:val="00A80DF6"/>
    <w:rsid w:val="00A8145D"/>
    <w:rsid w:val="00A81669"/>
    <w:rsid w:val="00A81BCD"/>
    <w:rsid w:val="00A81C06"/>
    <w:rsid w:val="00A81DE2"/>
    <w:rsid w:val="00A81FBF"/>
    <w:rsid w:val="00A8236D"/>
    <w:rsid w:val="00A830E5"/>
    <w:rsid w:val="00A837A3"/>
    <w:rsid w:val="00A84434"/>
    <w:rsid w:val="00A849CC"/>
    <w:rsid w:val="00A850B2"/>
    <w:rsid w:val="00A85882"/>
    <w:rsid w:val="00A85963"/>
    <w:rsid w:val="00A86971"/>
    <w:rsid w:val="00A87123"/>
    <w:rsid w:val="00A87525"/>
    <w:rsid w:val="00A875D5"/>
    <w:rsid w:val="00A876F5"/>
    <w:rsid w:val="00A8776F"/>
    <w:rsid w:val="00A877EE"/>
    <w:rsid w:val="00A87A99"/>
    <w:rsid w:val="00A87B96"/>
    <w:rsid w:val="00A87CA3"/>
    <w:rsid w:val="00A902E5"/>
    <w:rsid w:val="00A9092E"/>
    <w:rsid w:val="00A926E2"/>
    <w:rsid w:val="00A929B9"/>
    <w:rsid w:val="00A92D57"/>
    <w:rsid w:val="00A9343F"/>
    <w:rsid w:val="00A935FE"/>
    <w:rsid w:val="00A940A2"/>
    <w:rsid w:val="00A9469B"/>
    <w:rsid w:val="00A948F9"/>
    <w:rsid w:val="00A94C2A"/>
    <w:rsid w:val="00A94EE4"/>
    <w:rsid w:val="00A94F10"/>
    <w:rsid w:val="00A96B06"/>
    <w:rsid w:val="00A97472"/>
    <w:rsid w:val="00A9760A"/>
    <w:rsid w:val="00A97FC6"/>
    <w:rsid w:val="00AA077D"/>
    <w:rsid w:val="00AA0C1B"/>
    <w:rsid w:val="00AA0E2E"/>
    <w:rsid w:val="00AA1247"/>
    <w:rsid w:val="00AA1769"/>
    <w:rsid w:val="00AA1C18"/>
    <w:rsid w:val="00AA221F"/>
    <w:rsid w:val="00AA2543"/>
    <w:rsid w:val="00AA26FB"/>
    <w:rsid w:val="00AA2A2A"/>
    <w:rsid w:val="00AA372E"/>
    <w:rsid w:val="00AA4250"/>
    <w:rsid w:val="00AA435A"/>
    <w:rsid w:val="00AA445F"/>
    <w:rsid w:val="00AA4525"/>
    <w:rsid w:val="00AA458D"/>
    <w:rsid w:val="00AA467D"/>
    <w:rsid w:val="00AA47B3"/>
    <w:rsid w:val="00AA4BB5"/>
    <w:rsid w:val="00AA4CC0"/>
    <w:rsid w:val="00AA51A0"/>
    <w:rsid w:val="00AA51BC"/>
    <w:rsid w:val="00AA5213"/>
    <w:rsid w:val="00AA52A4"/>
    <w:rsid w:val="00AA5F46"/>
    <w:rsid w:val="00AA638A"/>
    <w:rsid w:val="00AA6491"/>
    <w:rsid w:val="00AA6706"/>
    <w:rsid w:val="00AA673D"/>
    <w:rsid w:val="00AA6835"/>
    <w:rsid w:val="00AA6875"/>
    <w:rsid w:val="00AA70B8"/>
    <w:rsid w:val="00AA72E1"/>
    <w:rsid w:val="00AA7318"/>
    <w:rsid w:val="00AA75BA"/>
    <w:rsid w:val="00AA7F1E"/>
    <w:rsid w:val="00AB06B9"/>
    <w:rsid w:val="00AB145F"/>
    <w:rsid w:val="00AB1B96"/>
    <w:rsid w:val="00AB1C13"/>
    <w:rsid w:val="00AB1C75"/>
    <w:rsid w:val="00AB1F55"/>
    <w:rsid w:val="00AB25B0"/>
    <w:rsid w:val="00AB2D11"/>
    <w:rsid w:val="00AB2E4E"/>
    <w:rsid w:val="00AB2F0C"/>
    <w:rsid w:val="00AB3116"/>
    <w:rsid w:val="00AB46A2"/>
    <w:rsid w:val="00AB477A"/>
    <w:rsid w:val="00AB509A"/>
    <w:rsid w:val="00AB52A6"/>
    <w:rsid w:val="00AB532E"/>
    <w:rsid w:val="00AB57BD"/>
    <w:rsid w:val="00AB5C1E"/>
    <w:rsid w:val="00AB5F44"/>
    <w:rsid w:val="00AB6E28"/>
    <w:rsid w:val="00AB7799"/>
    <w:rsid w:val="00AB7A4F"/>
    <w:rsid w:val="00AB7EB0"/>
    <w:rsid w:val="00AC01C1"/>
    <w:rsid w:val="00AC0E02"/>
    <w:rsid w:val="00AC1952"/>
    <w:rsid w:val="00AC208F"/>
    <w:rsid w:val="00AC23B3"/>
    <w:rsid w:val="00AC23E7"/>
    <w:rsid w:val="00AC2910"/>
    <w:rsid w:val="00AC2BD4"/>
    <w:rsid w:val="00AC2C45"/>
    <w:rsid w:val="00AC2E7A"/>
    <w:rsid w:val="00AC2EBB"/>
    <w:rsid w:val="00AC2F43"/>
    <w:rsid w:val="00AC49B8"/>
    <w:rsid w:val="00AC4BBA"/>
    <w:rsid w:val="00AC4E3E"/>
    <w:rsid w:val="00AC4EE2"/>
    <w:rsid w:val="00AC518E"/>
    <w:rsid w:val="00AC5717"/>
    <w:rsid w:val="00AC57A4"/>
    <w:rsid w:val="00AC5836"/>
    <w:rsid w:val="00AC5AA2"/>
    <w:rsid w:val="00AC5C16"/>
    <w:rsid w:val="00AC5C21"/>
    <w:rsid w:val="00AC67C1"/>
    <w:rsid w:val="00AC67D9"/>
    <w:rsid w:val="00AC6B1B"/>
    <w:rsid w:val="00AC6D38"/>
    <w:rsid w:val="00AC6DD6"/>
    <w:rsid w:val="00AC6E40"/>
    <w:rsid w:val="00AC7082"/>
    <w:rsid w:val="00AC72F0"/>
    <w:rsid w:val="00AC7D24"/>
    <w:rsid w:val="00AC7E65"/>
    <w:rsid w:val="00AD0336"/>
    <w:rsid w:val="00AD062A"/>
    <w:rsid w:val="00AD0747"/>
    <w:rsid w:val="00AD0816"/>
    <w:rsid w:val="00AD118C"/>
    <w:rsid w:val="00AD12E4"/>
    <w:rsid w:val="00AD1448"/>
    <w:rsid w:val="00AD232A"/>
    <w:rsid w:val="00AD2537"/>
    <w:rsid w:val="00AD2F95"/>
    <w:rsid w:val="00AD3974"/>
    <w:rsid w:val="00AD3986"/>
    <w:rsid w:val="00AD3A0D"/>
    <w:rsid w:val="00AD3BE0"/>
    <w:rsid w:val="00AD3D38"/>
    <w:rsid w:val="00AD4291"/>
    <w:rsid w:val="00AD4684"/>
    <w:rsid w:val="00AD4699"/>
    <w:rsid w:val="00AD496C"/>
    <w:rsid w:val="00AD4C75"/>
    <w:rsid w:val="00AD4F94"/>
    <w:rsid w:val="00AD525C"/>
    <w:rsid w:val="00AD52DD"/>
    <w:rsid w:val="00AD5533"/>
    <w:rsid w:val="00AD5B0C"/>
    <w:rsid w:val="00AD5FFA"/>
    <w:rsid w:val="00AD6340"/>
    <w:rsid w:val="00AD6389"/>
    <w:rsid w:val="00AD657A"/>
    <w:rsid w:val="00AD6D2F"/>
    <w:rsid w:val="00AD6F6F"/>
    <w:rsid w:val="00AD6FC5"/>
    <w:rsid w:val="00AD7147"/>
    <w:rsid w:val="00AD7ED9"/>
    <w:rsid w:val="00AD7F20"/>
    <w:rsid w:val="00AE0244"/>
    <w:rsid w:val="00AE050B"/>
    <w:rsid w:val="00AE0778"/>
    <w:rsid w:val="00AE184F"/>
    <w:rsid w:val="00AE1A4F"/>
    <w:rsid w:val="00AE22B9"/>
    <w:rsid w:val="00AE22BC"/>
    <w:rsid w:val="00AE2A3E"/>
    <w:rsid w:val="00AE2C1B"/>
    <w:rsid w:val="00AE2D01"/>
    <w:rsid w:val="00AE2E3F"/>
    <w:rsid w:val="00AE3B06"/>
    <w:rsid w:val="00AE3CFD"/>
    <w:rsid w:val="00AE4220"/>
    <w:rsid w:val="00AE4444"/>
    <w:rsid w:val="00AE480B"/>
    <w:rsid w:val="00AE5CAB"/>
    <w:rsid w:val="00AE5E17"/>
    <w:rsid w:val="00AE5F8A"/>
    <w:rsid w:val="00AE67AA"/>
    <w:rsid w:val="00AE6825"/>
    <w:rsid w:val="00AE6D4C"/>
    <w:rsid w:val="00AE6F8C"/>
    <w:rsid w:val="00AE788E"/>
    <w:rsid w:val="00AE7B9E"/>
    <w:rsid w:val="00AE7D0E"/>
    <w:rsid w:val="00AF11AB"/>
    <w:rsid w:val="00AF12EC"/>
    <w:rsid w:val="00AF1435"/>
    <w:rsid w:val="00AF2348"/>
    <w:rsid w:val="00AF2ADC"/>
    <w:rsid w:val="00AF3CC1"/>
    <w:rsid w:val="00AF3F7D"/>
    <w:rsid w:val="00AF4696"/>
    <w:rsid w:val="00AF47DB"/>
    <w:rsid w:val="00AF4BFB"/>
    <w:rsid w:val="00AF53DF"/>
    <w:rsid w:val="00AF54D3"/>
    <w:rsid w:val="00AF57E8"/>
    <w:rsid w:val="00AF5887"/>
    <w:rsid w:val="00AF59F1"/>
    <w:rsid w:val="00AF5DE3"/>
    <w:rsid w:val="00AF60ED"/>
    <w:rsid w:val="00AF6544"/>
    <w:rsid w:val="00AF674E"/>
    <w:rsid w:val="00AF6E02"/>
    <w:rsid w:val="00AF7283"/>
    <w:rsid w:val="00AF7B14"/>
    <w:rsid w:val="00AF7BEB"/>
    <w:rsid w:val="00B0034D"/>
    <w:rsid w:val="00B006DF"/>
    <w:rsid w:val="00B008C1"/>
    <w:rsid w:val="00B00E0A"/>
    <w:rsid w:val="00B0126B"/>
    <w:rsid w:val="00B02127"/>
    <w:rsid w:val="00B023FC"/>
    <w:rsid w:val="00B02487"/>
    <w:rsid w:val="00B02A7A"/>
    <w:rsid w:val="00B02DB3"/>
    <w:rsid w:val="00B0491B"/>
    <w:rsid w:val="00B05228"/>
    <w:rsid w:val="00B05566"/>
    <w:rsid w:val="00B05805"/>
    <w:rsid w:val="00B05A07"/>
    <w:rsid w:val="00B05A11"/>
    <w:rsid w:val="00B06C5D"/>
    <w:rsid w:val="00B078F1"/>
    <w:rsid w:val="00B07B9B"/>
    <w:rsid w:val="00B102F4"/>
    <w:rsid w:val="00B1037F"/>
    <w:rsid w:val="00B11112"/>
    <w:rsid w:val="00B11954"/>
    <w:rsid w:val="00B11C01"/>
    <w:rsid w:val="00B11C98"/>
    <w:rsid w:val="00B11CF5"/>
    <w:rsid w:val="00B11DB3"/>
    <w:rsid w:val="00B11F23"/>
    <w:rsid w:val="00B12EDD"/>
    <w:rsid w:val="00B131F5"/>
    <w:rsid w:val="00B1333C"/>
    <w:rsid w:val="00B13BF1"/>
    <w:rsid w:val="00B14277"/>
    <w:rsid w:val="00B145CC"/>
    <w:rsid w:val="00B14688"/>
    <w:rsid w:val="00B146D9"/>
    <w:rsid w:val="00B15B85"/>
    <w:rsid w:val="00B15FE4"/>
    <w:rsid w:val="00B16A6E"/>
    <w:rsid w:val="00B16CDF"/>
    <w:rsid w:val="00B17715"/>
    <w:rsid w:val="00B17853"/>
    <w:rsid w:val="00B17933"/>
    <w:rsid w:val="00B17942"/>
    <w:rsid w:val="00B17A44"/>
    <w:rsid w:val="00B20216"/>
    <w:rsid w:val="00B20641"/>
    <w:rsid w:val="00B21184"/>
    <w:rsid w:val="00B21515"/>
    <w:rsid w:val="00B21678"/>
    <w:rsid w:val="00B21757"/>
    <w:rsid w:val="00B21823"/>
    <w:rsid w:val="00B22A01"/>
    <w:rsid w:val="00B22F7B"/>
    <w:rsid w:val="00B22FAA"/>
    <w:rsid w:val="00B233D5"/>
    <w:rsid w:val="00B2362C"/>
    <w:rsid w:val="00B239F8"/>
    <w:rsid w:val="00B240FB"/>
    <w:rsid w:val="00B246BF"/>
    <w:rsid w:val="00B24F81"/>
    <w:rsid w:val="00B2564D"/>
    <w:rsid w:val="00B25B1F"/>
    <w:rsid w:val="00B25D7E"/>
    <w:rsid w:val="00B268E4"/>
    <w:rsid w:val="00B26AAD"/>
    <w:rsid w:val="00B26BDE"/>
    <w:rsid w:val="00B27177"/>
    <w:rsid w:val="00B27578"/>
    <w:rsid w:val="00B278A2"/>
    <w:rsid w:val="00B27E19"/>
    <w:rsid w:val="00B30288"/>
    <w:rsid w:val="00B30498"/>
    <w:rsid w:val="00B309A6"/>
    <w:rsid w:val="00B30FB6"/>
    <w:rsid w:val="00B3138B"/>
    <w:rsid w:val="00B3143A"/>
    <w:rsid w:val="00B315C3"/>
    <w:rsid w:val="00B316E8"/>
    <w:rsid w:val="00B31B5D"/>
    <w:rsid w:val="00B31B74"/>
    <w:rsid w:val="00B32171"/>
    <w:rsid w:val="00B32F32"/>
    <w:rsid w:val="00B337A3"/>
    <w:rsid w:val="00B3414D"/>
    <w:rsid w:val="00B3455E"/>
    <w:rsid w:val="00B353C3"/>
    <w:rsid w:val="00B35918"/>
    <w:rsid w:val="00B35DC6"/>
    <w:rsid w:val="00B368B5"/>
    <w:rsid w:val="00B36CB6"/>
    <w:rsid w:val="00B36F8E"/>
    <w:rsid w:val="00B37415"/>
    <w:rsid w:val="00B40272"/>
    <w:rsid w:val="00B416D0"/>
    <w:rsid w:val="00B4173D"/>
    <w:rsid w:val="00B41EDA"/>
    <w:rsid w:val="00B42023"/>
    <w:rsid w:val="00B424E6"/>
    <w:rsid w:val="00B428FE"/>
    <w:rsid w:val="00B42E24"/>
    <w:rsid w:val="00B42FA8"/>
    <w:rsid w:val="00B433D6"/>
    <w:rsid w:val="00B434AF"/>
    <w:rsid w:val="00B4364F"/>
    <w:rsid w:val="00B43C52"/>
    <w:rsid w:val="00B453CF"/>
    <w:rsid w:val="00B4575D"/>
    <w:rsid w:val="00B45C42"/>
    <w:rsid w:val="00B45EEF"/>
    <w:rsid w:val="00B46B8F"/>
    <w:rsid w:val="00B46DD8"/>
    <w:rsid w:val="00B46E4F"/>
    <w:rsid w:val="00B47131"/>
    <w:rsid w:val="00B47E08"/>
    <w:rsid w:val="00B52E59"/>
    <w:rsid w:val="00B52F52"/>
    <w:rsid w:val="00B537A2"/>
    <w:rsid w:val="00B53B5A"/>
    <w:rsid w:val="00B53FA3"/>
    <w:rsid w:val="00B54669"/>
    <w:rsid w:val="00B54674"/>
    <w:rsid w:val="00B54B7A"/>
    <w:rsid w:val="00B54E21"/>
    <w:rsid w:val="00B5500E"/>
    <w:rsid w:val="00B55241"/>
    <w:rsid w:val="00B5550A"/>
    <w:rsid w:val="00B55B2B"/>
    <w:rsid w:val="00B55B74"/>
    <w:rsid w:val="00B55E62"/>
    <w:rsid w:val="00B56CB4"/>
    <w:rsid w:val="00B571F0"/>
    <w:rsid w:val="00B602E7"/>
    <w:rsid w:val="00B604E0"/>
    <w:rsid w:val="00B609EA"/>
    <w:rsid w:val="00B609F2"/>
    <w:rsid w:val="00B60AAD"/>
    <w:rsid w:val="00B621B6"/>
    <w:rsid w:val="00B62529"/>
    <w:rsid w:val="00B6252F"/>
    <w:rsid w:val="00B62C82"/>
    <w:rsid w:val="00B6377B"/>
    <w:rsid w:val="00B63B6F"/>
    <w:rsid w:val="00B64032"/>
    <w:rsid w:val="00B6455B"/>
    <w:rsid w:val="00B64F74"/>
    <w:rsid w:val="00B64F86"/>
    <w:rsid w:val="00B65432"/>
    <w:rsid w:val="00B6592D"/>
    <w:rsid w:val="00B65D57"/>
    <w:rsid w:val="00B65EED"/>
    <w:rsid w:val="00B6686F"/>
    <w:rsid w:val="00B66D4E"/>
    <w:rsid w:val="00B671ED"/>
    <w:rsid w:val="00B67341"/>
    <w:rsid w:val="00B673F2"/>
    <w:rsid w:val="00B675E7"/>
    <w:rsid w:val="00B67CCD"/>
    <w:rsid w:val="00B67CF1"/>
    <w:rsid w:val="00B70368"/>
    <w:rsid w:val="00B7068E"/>
    <w:rsid w:val="00B70708"/>
    <w:rsid w:val="00B7169B"/>
    <w:rsid w:val="00B718B2"/>
    <w:rsid w:val="00B71C37"/>
    <w:rsid w:val="00B72B52"/>
    <w:rsid w:val="00B732E5"/>
    <w:rsid w:val="00B73957"/>
    <w:rsid w:val="00B73AED"/>
    <w:rsid w:val="00B73EF7"/>
    <w:rsid w:val="00B74120"/>
    <w:rsid w:val="00B7427C"/>
    <w:rsid w:val="00B74A72"/>
    <w:rsid w:val="00B7559B"/>
    <w:rsid w:val="00B75CB8"/>
    <w:rsid w:val="00B75F65"/>
    <w:rsid w:val="00B75F86"/>
    <w:rsid w:val="00B76073"/>
    <w:rsid w:val="00B764BC"/>
    <w:rsid w:val="00B7663A"/>
    <w:rsid w:val="00B76E91"/>
    <w:rsid w:val="00B777E5"/>
    <w:rsid w:val="00B80134"/>
    <w:rsid w:val="00B80CB9"/>
    <w:rsid w:val="00B80D9D"/>
    <w:rsid w:val="00B80E48"/>
    <w:rsid w:val="00B81714"/>
    <w:rsid w:val="00B81755"/>
    <w:rsid w:val="00B81C81"/>
    <w:rsid w:val="00B828BA"/>
    <w:rsid w:val="00B82E06"/>
    <w:rsid w:val="00B83131"/>
    <w:rsid w:val="00B83744"/>
    <w:rsid w:val="00B83ADE"/>
    <w:rsid w:val="00B83D7F"/>
    <w:rsid w:val="00B84666"/>
    <w:rsid w:val="00B85564"/>
    <w:rsid w:val="00B856C0"/>
    <w:rsid w:val="00B85815"/>
    <w:rsid w:val="00B85BED"/>
    <w:rsid w:val="00B85E94"/>
    <w:rsid w:val="00B85F4D"/>
    <w:rsid w:val="00B86369"/>
    <w:rsid w:val="00B86A9E"/>
    <w:rsid w:val="00B879FF"/>
    <w:rsid w:val="00B87B07"/>
    <w:rsid w:val="00B87F59"/>
    <w:rsid w:val="00B90021"/>
    <w:rsid w:val="00B904FA"/>
    <w:rsid w:val="00B90865"/>
    <w:rsid w:val="00B90982"/>
    <w:rsid w:val="00B90D3B"/>
    <w:rsid w:val="00B90D7E"/>
    <w:rsid w:val="00B90FD6"/>
    <w:rsid w:val="00B91045"/>
    <w:rsid w:val="00B91234"/>
    <w:rsid w:val="00B913F5"/>
    <w:rsid w:val="00B914F3"/>
    <w:rsid w:val="00B917A8"/>
    <w:rsid w:val="00B91803"/>
    <w:rsid w:val="00B918BD"/>
    <w:rsid w:val="00B91A04"/>
    <w:rsid w:val="00B91A9D"/>
    <w:rsid w:val="00B924D1"/>
    <w:rsid w:val="00B9252E"/>
    <w:rsid w:val="00B92FC3"/>
    <w:rsid w:val="00B94B60"/>
    <w:rsid w:val="00B94E6B"/>
    <w:rsid w:val="00B950E1"/>
    <w:rsid w:val="00B956D8"/>
    <w:rsid w:val="00B95FDE"/>
    <w:rsid w:val="00B9674D"/>
    <w:rsid w:val="00B96B2F"/>
    <w:rsid w:val="00B96CFC"/>
    <w:rsid w:val="00B96DB7"/>
    <w:rsid w:val="00BA0110"/>
    <w:rsid w:val="00BA0397"/>
    <w:rsid w:val="00BA0E32"/>
    <w:rsid w:val="00BA1224"/>
    <w:rsid w:val="00BA15CB"/>
    <w:rsid w:val="00BA18CD"/>
    <w:rsid w:val="00BA28B9"/>
    <w:rsid w:val="00BA39A1"/>
    <w:rsid w:val="00BA4514"/>
    <w:rsid w:val="00BA50FD"/>
    <w:rsid w:val="00BA5156"/>
    <w:rsid w:val="00BA51E7"/>
    <w:rsid w:val="00BA5367"/>
    <w:rsid w:val="00BA59E7"/>
    <w:rsid w:val="00BA5F5F"/>
    <w:rsid w:val="00BA61BB"/>
    <w:rsid w:val="00BA6444"/>
    <w:rsid w:val="00BA7142"/>
    <w:rsid w:val="00BA7165"/>
    <w:rsid w:val="00BA7579"/>
    <w:rsid w:val="00BA7CB0"/>
    <w:rsid w:val="00BB01EA"/>
    <w:rsid w:val="00BB0577"/>
    <w:rsid w:val="00BB0C90"/>
    <w:rsid w:val="00BB0D8C"/>
    <w:rsid w:val="00BB1531"/>
    <w:rsid w:val="00BB1A0F"/>
    <w:rsid w:val="00BB223A"/>
    <w:rsid w:val="00BB2828"/>
    <w:rsid w:val="00BB288B"/>
    <w:rsid w:val="00BB2C7A"/>
    <w:rsid w:val="00BB2FB1"/>
    <w:rsid w:val="00BB4045"/>
    <w:rsid w:val="00BB4332"/>
    <w:rsid w:val="00BB4A9C"/>
    <w:rsid w:val="00BB4D31"/>
    <w:rsid w:val="00BB53C8"/>
    <w:rsid w:val="00BB54C9"/>
    <w:rsid w:val="00BB5AA5"/>
    <w:rsid w:val="00BB6532"/>
    <w:rsid w:val="00BB6876"/>
    <w:rsid w:val="00BB6E2F"/>
    <w:rsid w:val="00BB70C6"/>
    <w:rsid w:val="00BB720E"/>
    <w:rsid w:val="00BB77AD"/>
    <w:rsid w:val="00BC05D5"/>
    <w:rsid w:val="00BC0783"/>
    <w:rsid w:val="00BC0EA3"/>
    <w:rsid w:val="00BC111E"/>
    <w:rsid w:val="00BC1911"/>
    <w:rsid w:val="00BC21F5"/>
    <w:rsid w:val="00BC2315"/>
    <w:rsid w:val="00BC25FA"/>
    <w:rsid w:val="00BC26A6"/>
    <w:rsid w:val="00BC26E9"/>
    <w:rsid w:val="00BC28DE"/>
    <w:rsid w:val="00BC2CE0"/>
    <w:rsid w:val="00BC2D5B"/>
    <w:rsid w:val="00BC3826"/>
    <w:rsid w:val="00BC3BD0"/>
    <w:rsid w:val="00BC467E"/>
    <w:rsid w:val="00BC4C7C"/>
    <w:rsid w:val="00BC5853"/>
    <w:rsid w:val="00BC5A36"/>
    <w:rsid w:val="00BC6FBB"/>
    <w:rsid w:val="00BC739B"/>
    <w:rsid w:val="00BD0128"/>
    <w:rsid w:val="00BD1400"/>
    <w:rsid w:val="00BD1A85"/>
    <w:rsid w:val="00BD1C3C"/>
    <w:rsid w:val="00BD2540"/>
    <w:rsid w:val="00BD2592"/>
    <w:rsid w:val="00BD2797"/>
    <w:rsid w:val="00BD29FF"/>
    <w:rsid w:val="00BD2A41"/>
    <w:rsid w:val="00BD2D82"/>
    <w:rsid w:val="00BD2E1F"/>
    <w:rsid w:val="00BD3096"/>
    <w:rsid w:val="00BD310F"/>
    <w:rsid w:val="00BD335B"/>
    <w:rsid w:val="00BD35AE"/>
    <w:rsid w:val="00BD3680"/>
    <w:rsid w:val="00BD3AE1"/>
    <w:rsid w:val="00BD3AE5"/>
    <w:rsid w:val="00BD3E9E"/>
    <w:rsid w:val="00BD4179"/>
    <w:rsid w:val="00BD429A"/>
    <w:rsid w:val="00BD4980"/>
    <w:rsid w:val="00BD4C6E"/>
    <w:rsid w:val="00BD4D80"/>
    <w:rsid w:val="00BD56E1"/>
    <w:rsid w:val="00BD56EC"/>
    <w:rsid w:val="00BD663F"/>
    <w:rsid w:val="00BD67CA"/>
    <w:rsid w:val="00BD6F34"/>
    <w:rsid w:val="00BD75CE"/>
    <w:rsid w:val="00BD7A69"/>
    <w:rsid w:val="00BE071A"/>
    <w:rsid w:val="00BE0D23"/>
    <w:rsid w:val="00BE156D"/>
    <w:rsid w:val="00BE167D"/>
    <w:rsid w:val="00BE171D"/>
    <w:rsid w:val="00BE1738"/>
    <w:rsid w:val="00BE1AA3"/>
    <w:rsid w:val="00BE1F0D"/>
    <w:rsid w:val="00BE1F7B"/>
    <w:rsid w:val="00BE249D"/>
    <w:rsid w:val="00BE2930"/>
    <w:rsid w:val="00BE3293"/>
    <w:rsid w:val="00BE3BC8"/>
    <w:rsid w:val="00BE3BD5"/>
    <w:rsid w:val="00BE3BE7"/>
    <w:rsid w:val="00BE3CBF"/>
    <w:rsid w:val="00BE3CE1"/>
    <w:rsid w:val="00BE3D1D"/>
    <w:rsid w:val="00BE4DED"/>
    <w:rsid w:val="00BE53F9"/>
    <w:rsid w:val="00BE564F"/>
    <w:rsid w:val="00BE56F0"/>
    <w:rsid w:val="00BE58DB"/>
    <w:rsid w:val="00BE62F1"/>
    <w:rsid w:val="00BE71C3"/>
    <w:rsid w:val="00BE7715"/>
    <w:rsid w:val="00BE784B"/>
    <w:rsid w:val="00BE794C"/>
    <w:rsid w:val="00BE7CE6"/>
    <w:rsid w:val="00BE7DFF"/>
    <w:rsid w:val="00BF0246"/>
    <w:rsid w:val="00BF04AF"/>
    <w:rsid w:val="00BF08A7"/>
    <w:rsid w:val="00BF0B9C"/>
    <w:rsid w:val="00BF0F08"/>
    <w:rsid w:val="00BF18B1"/>
    <w:rsid w:val="00BF20A3"/>
    <w:rsid w:val="00BF21AB"/>
    <w:rsid w:val="00BF2CAF"/>
    <w:rsid w:val="00BF2CBD"/>
    <w:rsid w:val="00BF2EDB"/>
    <w:rsid w:val="00BF3737"/>
    <w:rsid w:val="00BF38C5"/>
    <w:rsid w:val="00BF3EF5"/>
    <w:rsid w:val="00BF400C"/>
    <w:rsid w:val="00BF4256"/>
    <w:rsid w:val="00BF46EA"/>
    <w:rsid w:val="00BF482C"/>
    <w:rsid w:val="00BF4D44"/>
    <w:rsid w:val="00BF502E"/>
    <w:rsid w:val="00BF61A1"/>
    <w:rsid w:val="00C0007A"/>
    <w:rsid w:val="00C01165"/>
    <w:rsid w:val="00C020B7"/>
    <w:rsid w:val="00C04196"/>
    <w:rsid w:val="00C04A30"/>
    <w:rsid w:val="00C04ADF"/>
    <w:rsid w:val="00C053E6"/>
    <w:rsid w:val="00C054BF"/>
    <w:rsid w:val="00C0586C"/>
    <w:rsid w:val="00C05F23"/>
    <w:rsid w:val="00C064C0"/>
    <w:rsid w:val="00C06839"/>
    <w:rsid w:val="00C07059"/>
    <w:rsid w:val="00C077B5"/>
    <w:rsid w:val="00C101C4"/>
    <w:rsid w:val="00C1045F"/>
    <w:rsid w:val="00C10722"/>
    <w:rsid w:val="00C10A16"/>
    <w:rsid w:val="00C10AAC"/>
    <w:rsid w:val="00C1109D"/>
    <w:rsid w:val="00C11664"/>
    <w:rsid w:val="00C12696"/>
    <w:rsid w:val="00C13167"/>
    <w:rsid w:val="00C138A5"/>
    <w:rsid w:val="00C138DA"/>
    <w:rsid w:val="00C14205"/>
    <w:rsid w:val="00C143FF"/>
    <w:rsid w:val="00C14CE6"/>
    <w:rsid w:val="00C150E9"/>
    <w:rsid w:val="00C151E6"/>
    <w:rsid w:val="00C15A60"/>
    <w:rsid w:val="00C15E41"/>
    <w:rsid w:val="00C16150"/>
    <w:rsid w:val="00C16564"/>
    <w:rsid w:val="00C1684F"/>
    <w:rsid w:val="00C2014F"/>
    <w:rsid w:val="00C2063F"/>
    <w:rsid w:val="00C20852"/>
    <w:rsid w:val="00C20D2F"/>
    <w:rsid w:val="00C20E65"/>
    <w:rsid w:val="00C21072"/>
    <w:rsid w:val="00C21949"/>
    <w:rsid w:val="00C220E9"/>
    <w:rsid w:val="00C22532"/>
    <w:rsid w:val="00C226AC"/>
    <w:rsid w:val="00C228E3"/>
    <w:rsid w:val="00C22D0E"/>
    <w:rsid w:val="00C22FCE"/>
    <w:rsid w:val="00C2390A"/>
    <w:rsid w:val="00C23E71"/>
    <w:rsid w:val="00C2403E"/>
    <w:rsid w:val="00C24E7C"/>
    <w:rsid w:val="00C24FF0"/>
    <w:rsid w:val="00C25579"/>
    <w:rsid w:val="00C26094"/>
    <w:rsid w:val="00C26133"/>
    <w:rsid w:val="00C26169"/>
    <w:rsid w:val="00C266A0"/>
    <w:rsid w:val="00C274B3"/>
    <w:rsid w:val="00C27607"/>
    <w:rsid w:val="00C277FE"/>
    <w:rsid w:val="00C27D80"/>
    <w:rsid w:val="00C27E21"/>
    <w:rsid w:val="00C307E5"/>
    <w:rsid w:val="00C32732"/>
    <w:rsid w:val="00C33773"/>
    <w:rsid w:val="00C33A69"/>
    <w:rsid w:val="00C33C8B"/>
    <w:rsid w:val="00C3442D"/>
    <w:rsid w:val="00C345A9"/>
    <w:rsid w:val="00C34D2C"/>
    <w:rsid w:val="00C354E1"/>
    <w:rsid w:val="00C354E5"/>
    <w:rsid w:val="00C35671"/>
    <w:rsid w:val="00C36130"/>
    <w:rsid w:val="00C3677A"/>
    <w:rsid w:val="00C36E42"/>
    <w:rsid w:val="00C37930"/>
    <w:rsid w:val="00C403B0"/>
    <w:rsid w:val="00C40732"/>
    <w:rsid w:val="00C41245"/>
    <w:rsid w:val="00C413A2"/>
    <w:rsid w:val="00C420AA"/>
    <w:rsid w:val="00C427DA"/>
    <w:rsid w:val="00C44407"/>
    <w:rsid w:val="00C44A2C"/>
    <w:rsid w:val="00C45B43"/>
    <w:rsid w:val="00C46116"/>
    <w:rsid w:val="00C46942"/>
    <w:rsid w:val="00C46991"/>
    <w:rsid w:val="00C477D0"/>
    <w:rsid w:val="00C478C6"/>
    <w:rsid w:val="00C47FB8"/>
    <w:rsid w:val="00C50822"/>
    <w:rsid w:val="00C508CA"/>
    <w:rsid w:val="00C5144D"/>
    <w:rsid w:val="00C52493"/>
    <w:rsid w:val="00C52689"/>
    <w:rsid w:val="00C52946"/>
    <w:rsid w:val="00C52A78"/>
    <w:rsid w:val="00C52C44"/>
    <w:rsid w:val="00C52CA2"/>
    <w:rsid w:val="00C52E1C"/>
    <w:rsid w:val="00C530F0"/>
    <w:rsid w:val="00C53432"/>
    <w:rsid w:val="00C535DF"/>
    <w:rsid w:val="00C53D28"/>
    <w:rsid w:val="00C53DAC"/>
    <w:rsid w:val="00C53DBC"/>
    <w:rsid w:val="00C53F4B"/>
    <w:rsid w:val="00C54142"/>
    <w:rsid w:val="00C5453E"/>
    <w:rsid w:val="00C54D12"/>
    <w:rsid w:val="00C54EE5"/>
    <w:rsid w:val="00C55576"/>
    <w:rsid w:val="00C5591C"/>
    <w:rsid w:val="00C559E5"/>
    <w:rsid w:val="00C55A38"/>
    <w:rsid w:val="00C55A7B"/>
    <w:rsid w:val="00C55D37"/>
    <w:rsid w:val="00C561ED"/>
    <w:rsid w:val="00C56BAA"/>
    <w:rsid w:val="00C56FB0"/>
    <w:rsid w:val="00C578A7"/>
    <w:rsid w:val="00C578F7"/>
    <w:rsid w:val="00C57C85"/>
    <w:rsid w:val="00C60282"/>
    <w:rsid w:val="00C60B71"/>
    <w:rsid w:val="00C60EA3"/>
    <w:rsid w:val="00C61086"/>
    <w:rsid w:val="00C61A37"/>
    <w:rsid w:val="00C61E8C"/>
    <w:rsid w:val="00C6201D"/>
    <w:rsid w:val="00C623A8"/>
    <w:rsid w:val="00C625EB"/>
    <w:rsid w:val="00C634FD"/>
    <w:rsid w:val="00C636CE"/>
    <w:rsid w:val="00C6402D"/>
    <w:rsid w:val="00C647C4"/>
    <w:rsid w:val="00C64F6E"/>
    <w:rsid w:val="00C65035"/>
    <w:rsid w:val="00C65A20"/>
    <w:rsid w:val="00C65C94"/>
    <w:rsid w:val="00C65D23"/>
    <w:rsid w:val="00C65F1B"/>
    <w:rsid w:val="00C66A52"/>
    <w:rsid w:val="00C66AA8"/>
    <w:rsid w:val="00C66E63"/>
    <w:rsid w:val="00C67383"/>
    <w:rsid w:val="00C67648"/>
    <w:rsid w:val="00C67B5A"/>
    <w:rsid w:val="00C67ECD"/>
    <w:rsid w:val="00C7015E"/>
    <w:rsid w:val="00C703F9"/>
    <w:rsid w:val="00C70448"/>
    <w:rsid w:val="00C70496"/>
    <w:rsid w:val="00C714D4"/>
    <w:rsid w:val="00C7181D"/>
    <w:rsid w:val="00C71B28"/>
    <w:rsid w:val="00C71DBC"/>
    <w:rsid w:val="00C732DE"/>
    <w:rsid w:val="00C73787"/>
    <w:rsid w:val="00C74649"/>
    <w:rsid w:val="00C74918"/>
    <w:rsid w:val="00C74C10"/>
    <w:rsid w:val="00C74FAF"/>
    <w:rsid w:val="00C758C7"/>
    <w:rsid w:val="00C75F84"/>
    <w:rsid w:val="00C7627D"/>
    <w:rsid w:val="00C76CF1"/>
    <w:rsid w:val="00C77D7E"/>
    <w:rsid w:val="00C77D86"/>
    <w:rsid w:val="00C806BA"/>
    <w:rsid w:val="00C81876"/>
    <w:rsid w:val="00C82285"/>
    <w:rsid w:val="00C82B44"/>
    <w:rsid w:val="00C82D10"/>
    <w:rsid w:val="00C82D5B"/>
    <w:rsid w:val="00C83601"/>
    <w:rsid w:val="00C83826"/>
    <w:rsid w:val="00C83A69"/>
    <w:rsid w:val="00C83FB7"/>
    <w:rsid w:val="00C841CA"/>
    <w:rsid w:val="00C844A3"/>
    <w:rsid w:val="00C84FDA"/>
    <w:rsid w:val="00C85D54"/>
    <w:rsid w:val="00C864FE"/>
    <w:rsid w:val="00C867BE"/>
    <w:rsid w:val="00C868A9"/>
    <w:rsid w:val="00C86DBA"/>
    <w:rsid w:val="00C87505"/>
    <w:rsid w:val="00C87926"/>
    <w:rsid w:val="00C8795D"/>
    <w:rsid w:val="00C879F8"/>
    <w:rsid w:val="00C87CAA"/>
    <w:rsid w:val="00C90255"/>
    <w:rsid w:val="00C91563"/>
    <w:rsid w:val="00C91FBB"/>
    <w:rsid w:val="00C9228B"/>
    <w:rsid w:val="00C9287D"/>
    <w:rsid w:val="00C92964"/>
    <w:rsid w:val="00C9337C"/>
    <w:rsid w:val="00C93600"/>
    <w:rsid w:val="00C9368D"/>
    <w:rsid w:val="00C938AE"/>
    <w:rsid w:val="00C938FA"/>
    <w:rsid w:val="00C93A4F"/>
    <w:rsid w:val="00C93B79"/>
    <w:rsid w:val="00C93C27"/>
    <w:rsid w:val="00C93F72"/>
    <w:rsid w:val="00C94323"/>
    <w:rsid w:val="00C9451E"/>
    <w:rsid w:val="00C952DD"/>
    <w:rsid w:val="00C952EA"/>
    <w:rsid w:val="00C965AB"/>
    <w:rsid w:val="00C96A80"/>
    <w:rsid w:val="00C96AAF"/>
    <w:rsid w:val="00C970F9"/>
    <w:rsid w:val="00C97EC6"/>
    <w:rsid w:val="00C97F37"/>
    <w:rsid w:val="00CA0738"/>
    <w:rsid w:val="00CA0A7F"/>
    <w:rsid w:val="00CA107B"/>
    <w:rsid w:val="00CA23AE"/>
    <w:rsid w:val="00CA27E1"/>
    <w:rsid w:val="00CA293A"/>
    <w:rsid w:val="00CA2FDC"/>
    <w:rsid w:val="00CA3064"/>
    <w:rsid w:val="00CA3252"/>
    <w:rsid w:val="00CA32A0"/>
    <w:rsid w:val="00CA345F"/>
    <w:rsid w:val="00CA36D1"/>
    <w:rsid w:val="00CA3AE9"/>
    <w:rsid w:val="00CA3DBC"/>
    <w:rsid w:val="00CA45D2"/>
    <w:rsid w:val="00CA4EC9"/>
    <w:rsid w:val="00CA5121"/>
    <w:rsid w:val="00CA5146"/>
    <w:rsid w:val="00CA5771"/>
    <w:rsid w:val="00CA63FD"/>
    <w:rsid w:val="00CA6DC6"/>
    <w:rsid w:val="00CA6F2C"/>
    <w:rsid w:val="00CA6F70"/>
    <w:rsid w:val="00CA768B"/>
    <w:rsid w:val="00CB01AD"/>
    <w:rsid w:val="00CB0F39"/>
    <w:rsid w:val="00CB12B0"/>
    <w:rsid w:val="00CB17E5"/>
    <w:rsid w:val="00CB1877"/>
    <w:rsid w:val="00CB19CA"/>
    <w:rsid w:val="00CB2442"/>
    <w:rsid w:val="00CB2470"/>
    <w:rsid w:val="00CB25F6"/>
    <w:rsid w:val="00CB2746"/>
    <w:rsid w:val="00CB2AC7"/>
    <w:rsid w:val="00CB2F51"/>
    <w:rsid w:val="00CB327A"/>
    <w:rsid w:val="00CB3830"/>
    <w:rsid w:val="00CB3E60"/>
    <w:rsid w:val="00CB49FA"/>
    <w:rsid w:val="00CB4AB2"/>
    <w:rsid w:val="00CB5882"/>
    <w:rsid w:val="00CB5C28"/>
    <w:rsid w:val="00CB67CE"/>
    <w:rsid w:val="00CB7352"/>
    <w:rsid w:val="00CC073D"/>
    <w:rsid w:val="00CC0B03"/>
    <w:rsid w:val="00CC139D"/>
    <w:rsid w:val="00CC14C2"/>
    <w:rsid w:val="00CC19EB"/>
    <w:rsid w:val="00CC1D14"/>
    <w:rsid w:val="00CC1F14"/>
    <w:rsid w:val="00CC2265"/>
    <w:rsid w:val="00CC22FE"/>
    <w:rsid w:val="00CC2825"/>
    <w:rsid w:val="00CC2F46"/>
    <w:rsid w:val="00CC35C6"/>
    <w:rsid w:val="00CC360C"/>
    <w:rsid w:val="00CC377F"/>
    <w:rsid w:val="00CC3B6B"/>
    <w:rsid w:val="00CC3C79"/>
    <w:rsid w:val="00CC3EF8"/>
    <w:rsid w:val="00CC3F07"/>
    <w:rsid w:val="00CC4972"/>
    <w:rsid w:val="00CC5034"/>
    <w:rsid w:val="00CC5240"/>
    <w:rsid w:val="00CC52CE"/>
    <w:rsid w:val="00CC52F5"/>
    <w:rsid w:val="00CC5739"/>
    <w:rsid w:val="00CC5BA5"/>
    <w:rsid w:val="00CC607D"/>
    <w:rsid w:val="00CC6B6E"/>
    <w:rsid w:val="00CC6F0A"/>
    <w:rsid w:val="00CC7086"/>
    <w:rsid w:val="00CC7285"/>
    <w:rsid w:val="00CC7453"/>
    <w:rsid w:val="00CC76E0"/>
    <w:rsid w:val="00CC77B3"/>
    <w:rsid w:val="00CC785A"/>
    <w:rsid w:val="00CC790E"/>
    <w:rsid w:val="00CC7B69"/>
    <w:rsid w:val="00CC7BC6"/>
    <w:rsid w:val="00CC7DE5"/>
    <w:rsid w:val="00CC7FAE"/>
    <w:rsid w:val="00CD0183"/>
    <w:rsid w:val="00CD0569"/>
    <w:rsid w:val="00CD0D95"/>
    <w:rsid w:val="00CD1E7E"/>
    <w:rsid w:val="00CD27AD"/>
    <w:rsid w:val="00CD2939"/>
    <w:rsid w:val="00CD2C7C"/>
    <w:rsid w:val="00CD2D95"/>
    <w:rsid w:val="00CD3754"/>
    <w:rsid w:val="00CD3CC4"/>
    <w:rsid w:val="00CD5895"/>
    <w:rsid w:val="00CD5911"/>
    <w:rsid w:val="00CD5DE9"/>
    <w:rsid w:val="00CD60F0"/>
    <w:rsid w:val="00CD6294"/>
    <w:rsid w:val="00CD6C5A"/>
    <w:rsid w:val="00CD70A8"/>
    <w:rsid w:val="00CD79A4"/>
    <w:rsid w:val="00CD7F8B"/>
    <w:rsid w:val="00CE0534"/>
    <w:rsid w:val="00CE1209"/>
    <w:rsid w:val="00CE192B"/>
    <w:rsid w:val="00CE1C53"/>
    <w:rsid w:val="00CE1E84"/>
    <w:rsid w:val="00CE2E39"/>
    <w:rsid w:val="00CE2FE9"/>
    <w:rsid w:val="00CE3706"/>
    <w:rsid w:val="00CE3837"/>
    <w:rsid w:val="00CE45D3"/>
    <w:rsid w:val="00CE4653"/>
    <w:rsid w:val="00CE4D6C"/>
    <w:rsid w:val="00CE50C5"/>
    <w:rsid w:val="00CE552A"/>
    <w:rsid w:val="00CE5616"/>
    <w:rsid w:val="00CE5912"/>
    <w:rsid w:val="00CE5A0E"/>
    <w:rsid w:val="00CE5C8A"/>
    <w:rsid w:val="00CE5D75"/>
    <w:rsid w:val="00CE63C3"/>
    <w:rsid w:val="00CE6AB4"/>
    <w:rsid w:val="00CE6C86"/>
    <w:rsid w:val="00CE6D6B"/>
    <w:rsid w:val="00CE6E75"/>
    <w:rsid w:val="00CE753F"/>
    <w:rsid w:val="00CE7906"/>
    <w:rsid w:val="00CE795A"/>
    <w:rsid w:val="00CE7C95"/>
    <w:rsid w:val="00CF113C"/>
    <w:rsid w:val="00CF1CC5"/>
    <w:rsid w:val="00CF22B8"/>
    <w:rsid w:val="00CF23A5"/>
    <w:rsid w:val="00CF23E1"/>
    <w:rsid w:val="00CF2EAD"/>
    <w:rsid w:val="00CF3295"/>
    <w:rsid w:val="00CF38D1"/>
    <w:rsid w:val="00CF3DB4"/>
    <w:rsid w:val="00CF4017"/>
    <w:rsid w:val="00CF40C6"/>
    <w:rsid w:val="00CF44BB"/>
    <w:rsid w:val="00CF45A8"/>
    <w:rsid w:val="00CF4C56"/>
    <w:rsid w:val="00CF5001"/>
    <w:rsid w:val="00CF5081"/>
    <w:rsid w:val="00CF5322"/>
    <w:rsid w:val="00CF5475"/>
    <w:rsid w:val="00CF5681"/>
    <w:rsid w:val="00CF62E8"/>
    <w:rsid w:val="00CF64C5"/>
    <w:rsid w:val="00CF695E"/>
    <w:rsid w:val="00CF6E5D"/>
    <w:rsid w:val="00CF7C29"/>
    <w:rsid w:val="00CF7D60"/>
    <w:rsid w:val="00D00346"/>
    <w:rsid w:val="00D003D7"/>
    <w:rsid w:val="00D004E4"/>
    <w:rsid w:val="00D00604"/>
    <w:rsid w:val="00D00C44"/>
    <w:rsid w:val="00D00EB7"/>
    <w:rsid w:val="00D01022"/>
    <w:rsid w:val="00D011BB"/>
    <w:rsid w:val="00D012D1"/>
    <w:rsid w:val="00D0157E"/>
    <w:rsid w:val="00D01C9D"/>
    <w:rsid w:val="00D01CFF"/>
    <w:rsid w:val="00D01FA2"/>
    <w:rsid w:val="00D02403"/>
    <w:rsid w:val="00D027E2"/>
    <w:rsid w:val="00D02871"/>
    <w:rsid w:val="00D03323"/>
    <w:rsid w:val="00D039E1"/>
    <w:rsid w:val="00D03D60"/>
    <w:rsid w:val="00D04133"/>
    <w:rsid w:val="00D04A75"/>
    <w:rsid w:val="00D04F54"/>
    <w:rsid w:val="00D04FA6"/>
    <w:rsid w:val="00D052D3"/>
    <w:rsid w:val="00D05581"/>
    <w:rsid w:val="00D05D95"/>
    <w:rsid w:val="00D06543"/>
    <w:rsid w:val="00D06A17"/>
    <w:rsid w:val="00D06B46"/>
    <w:rsid w:val="00D06D1C"/>
    <w:rsid w:val="00D06ED2"/>
    <w:rsid w:val="00D0724D"/>
    <w:rsid w:val="00D07531"/>
    <w:rsid w:val="00D07D2C"/>
    <w:rsid w:val="00D10416"/>
    <w:rsid w:val="00D106AF"/>
    <w:rsid w:val="00D10AED"/>
    <w:rsid w:val="00D10EA6"/>
    <w:rsid w:val="00D11C89"/>
    <w:rsid w:val="00D12289"/>
    <w:rsid w:val="00D1229D"/>
    <w:rsid w:val="00D1275E"/>
    <w:rsid w:val="00D12CBE"/>
    <w:rsid w:val="00D131C8"/>
    <w:rsid w:val="00D13236"/>
    <w:rsid w:val="00D13326"/>
    <w:rsid w:val="00D1394C"/>
    <w:rsid w:val="00D1448A"/>
    <w:rsid w:val="00D1454E"/>
    <w:rsid w:val="00D1489F"/>
    <w:rsid w:val="00D1499A"/>
    <w:rsid w:val="00D16359"/>
    <w:rsid w:val="00D16533"/>
    <w:rsid w:val="00D16C4F"/>
    <w:rsid w:val="00D17173"/>
    <w:rsid w:val="00D17709"/>
    <w:rsid w:val="00D17716"/>
    <w:rsid w:val="00D177B5"/>
    <w:rsid w:val="00D1782D"/>
    <w:rsid w:val="00D17971"/>
    <w:rsid w:val="00D1798A"/>
    <w:rsid w:val="00D179B1"/>
    <w:rsid w:val="00D20849"/>
    <w:rsid w:val="00D20C3F"/>
    <w:rsid w:val="00D20ED4"/>
    <w:rsid w:val="00D21397"/>
    <w:rsid w:val="00D216EB"/>
    <w:rsid w:val="00D21907"/>
    <w:rsid w:val="00D21BC4"/>
    <w:rsid w:val="00D21BCE"/>
    <w:rsid w:val="00D22F6A"/>
    <w:rsid w:val="00D23CB7"/>
    <w:rsid w:val="00D24B80"/>
    <w:rsid w:val="00D2547B"/>
    <w:rsid w:val="00D25716"/>
    <w:rsid w:val="00D257ED"/>
    <w:rsid w:val="00D25884"/>
    <w:rsid w:val="00D2604B"/>
    <w:rsid w:val="00D262B7"/>
    <w:rsid w:val="00D263B8"/>
    <w:rsid w:val="00D26CE3"/>
    <w:rsid w:val="00D270E7"/>
    <w:rsid w:val="00D2732A"/>
    <w:rsid w:val="00D27FD4"/>
    <w:rsid w:val="00D300D2"/>
    <w:rsid w:val="00D30D3D"/>
    <w:rsid w:val="00D30E63"/>
    <w:rsid w:val="00D31583"/>
    <w:rsid w:val="00D3166F"/>
    <w:rsid w:val="00D31B2F"/>
    <w:rsid w:val="00D31C80"/>
    <w:rsid w:val="00D31D42"/>
    <w:rsid w:val="00D31E96"/>
    <w:rsid w:val="00D33242"/>
    <w:rsid w:val="00D332AD"/>
    <w:rsid w:val="00D33469"/>
    <w:rsid w:val="00D3391C"/>
    <w:rsid w:val="00D3544C"/>
    <w:rsid w:val="00D355A9"/>
    <w:rsid w:val="00D358BE"/>
    <w:rsid w:val="00D35B7B"/>
    <w:rsid w:val="00D35E26"/>
    <w:rsid w:val="00D36300"/>
    <w:rsid w:val="00D3657E"/>
    <w:rsid w:val="00D3687A"/>
    <w:rsid w:val="00D371BC"/>
    <w:rsid w:val="00D37DA2"/>
    <w:rsid w:val="00D37E55"/>
    <w:rsid w:val="00D401C3"/>
    <w:rsid w:val="00D413B0"/>
    <w:rsid w:val="00D4176A"/>
    <w:rsid w:val="00D41A4B"/>
    <w:rsid w:val="00D41BED"/>
    <w:rsid w:val="00D422D5"/>
    <w:rsid w:val="00D42A04"/>
    <w:rsid w:val="00D42F04"/>
    <w:rsid w:val="00D437A5"/>
    <w:rsid w:val="00D43C11"/>
    <w:rsid w:val="00D44B66"/>
    <w:rsid w:val="00D45C5E"/>
    <w:rsid w:val="00D460E3"/>
    <w:rsid w:val="00D46985"/>
    <w:rsid w:val="00D472CB"/>
    <w:rsid w:val="00D4759C"/>
    <w:rsid w:val="00D47CF5"/>
    <w:rsid w:val="00D47D8D"/>
    <w:rsid w:val="00D50A60"/>
    <w:rsid w:val="00D51182"/>
    <w:rsid w:val="00D514FC"/>
    <w:rsid w:val="00D51B35"/>
    <w:rsid w:val="00D51D0F"/>
    <w:rsid w:val="00D51E8D"/>
    <w:rsid w:val="00D52D9F"/>
    <w:rsid w:val="00D52EF9"/>
    <w:rsid w:val="00D53287"/>
    <w:rsid w:val="00D53609"/>
    <w:rsid w:val="00D53637"/>
    <w:rsid w:val="00D546DF"/>
    <w:rsid w:val="00D5473B"/>
    <w:rsid w:val="00D5483F"/>
    <w:rsid w:val="00D5505C"/>
    <w:rsid w:val="00D5559F"/>
    <w:rsid w:val="00D5591A"/>
    <w:rsid w:val="00D5630E"/>
    <w:rsid w:val="00D56F19"/>
    <w:rsid w:val="00D57771"/>
    <w:rsid w:val="00D579B9"/>
    <w:rsid w:val="00D6026C"/>
    <w:rsid w:val="00D606D5"/>
    <w:rsid w:val="00D61030"/>
    <w:rsid w:val="00D61243"/>
    <w:rsid w:val="00D617BA"/>
    <w:rsid w:val="00D619ED"/>
    <w:rsid w:val="00D62490"/>
    <w:rsid w:val="00D62ADF"/>
    <w:rsid w:val="00D62EF3"/>
    <w:rsid w:val="00D6314A"/>
    <w:rsid w:val="00D632FF"/>
    <w:rsid w:val="00D6334C"/>
    <w:rsid w:val="00D64C30"/>
    <w:rsid w:val="00D64F56"/>
    <w:rsid w:val="00D6595F"/>
    <w:rsid w:val="00D661E7"/>
    <w:rsid w:val="00D66428"/>
    <w:rsid w:val="00D66F1D"/>
    <w:rsid w:val="00D675CC"/>
    <w:rsid w:val="00D677A4"/>
    <w:rsid w:val="00D67C04"/>
    <w:rsid w:val="00D67D0E"/>
    <w:rsid w:val="00D70437"/>
    <w:rsid w:val="00D7065A"/>
    <w:rsid w:val="00D70735"/>
    <w:rsid w:val="00D714DB"/>
    <w:rsid w:val="00D71D0F"/>
    <w:rsid w:val="00D721F3"/>
    <w:rsid w:val="00D722EF"/>
    <w:rsid w:val="00D724CC"/>
    <w:rsid w:val="00D726E8"/>
    <w:rsid w:val="00D727F5"/>
    <w:rsid w:val="00D7300A"/>
    <w:rsid w:val="00D7313E"/>
    <w:rsid w:val="00D7324F"/>
    <w:rsid w:val="00D73813"/>
    <w:rsid w:val="00D74192"/>
    <w:rsid w:val="00D755D0"/>
    <w:rsid w:val="00D7596F"/>
    <w:rsid w:val="00D75F36"/>
    <w:rsid w:val="00D764AF"/>
    <w:rsid w:val="00D76798"/>
    <w:rsid w:val="00D774F3"/>
    <w:rsid w:val="00D77618"/>
    <w:rsid w:val="00D7797C"/>
    <w:rsid w:val="00D77AC8"/>
    <w:rsid w:val="00D77CA5"/>
    <w:rsid w:val="00D8012A"/>
    <w:rsid w:val="00D801A2"/>
    <w:rsid w:val="00D8070F"/>
    <w:rsid w:val="00D80A5A"/>
    <w:rsid w:val="00D80FA2"/>
    <w:rsid w:val="00D811E1"/>
    <w:rsid w:val="00D8135D"/>
    <w:rsid w:val="00D81673"/>
    <w:rsid w:val="00D819D3"/>
    <w:rsid w:val="00D81EAD"/>
    <w:rsid w:val="00D81EE4"/>
    <w:rsid w:val="00D81EF3"/>
    <w:rsid w:val="00D821B1"/>
    <w:rsid w:val="00D82451"/>
    <w:rsid w:val="00D82765"/>
    <w:rsid w:val="00D827CC"/>
    <w:rsid w:val="00D84138"/>
    <w:rsid w:val="00D841A0"/>
    <w:rsid w:val="00D84257"/>
    <w:rsid w:val="00D84320"/>
    <w:rsid w:val="00D849DA"/>
    <w:rsid w:val="00D84B5C"/>
    <w:rsid w:val="00D853AD"/>
    <w:rsid w:val="00D859CC"/>
    <w:rsid w:val="00D85D32"/>
    <w:rsid w:val="00D85E2A"/>
    <w:rsid w:val="00D86382"/>
    <w:rsid w:val="00D8681A"/>
    <w:rsid w:val="00D86A57"/>
    <w:rsid w:val="00D8716D"/>
    <w:rsid w:val="00D8716F"/>
    <w:rsid w:val="00D876FF"/>
    <w:rsid w:val="00D9006B"/>
    <w:rsid w:val="00D9029B"/>
    <w:rsid w:val="00D90BCF"/>
    <w:rsid w:val="00D9101F"/>
    <w:rsid w:val="00D91042"/>
    <w:rsid w:val="00D91B56"/>
    <w:rsid w:val="00D91BA5"/>
    <w:rsid w:val="00D9200F"/>
    <w:rsid w:val="00D92181"/>
    <w:rsid w:val="00D92188"/>
    <w:rsid w:val="00D92189"/>
    <w:rsid w:val="00D921DB"/>
    <w:rsid w:val="00D9221A"/>
    <w:rsid w:val="00D922B0"/>
    <w:rsid w:val="00D92CAB"/>
    <w:rsid w:val="00D92F06"/>
    <w:rsid w:val="00D92FB5"/>
    <w:rsid w:val="00D93946"/>
    <w:rsid w:val="00D94C2F"/>
    <w:rsid w:val="00D94C40"/>
    <w:rsid w:val="00D94D55"/>
    <w:rsid w:val="00D94E7F"/>
    <w:rsid w:val="00D95F23"/>
    <w:rsid w:val="00D96A4F"/>
    <w:rsid w:val="00D96F7C"/>
    <w:rsid w:val="00D97369"/>
    <w:rsid w:val="00D9741E"/>
    <w:rsid w:val="00D975D4"/>
    <w:rsid w:val="00D97BA7"/>
    <w:rsid w:val="00DA0A59"/>
    <w:rsid w:val="00DA10E6"/>
    <w:rsid w:val="00DA1429"/>
    <w:rsid w:val="00DA1E2D"/>
    <w:rsid w:val="00DA22AD"/>
    <w:rsid w:val="00DA2E30"/>
    <w:rsid w:val="00DA2F69"/>
    <w:rsid w:val="00DA372A"/>
    <w:rsid w:val="00DA37BF"/>
    <w:rsid w:val="00DA38E0"/>
    <w:rsid w:val="00DA3C30"/>
    <w:rsid w:val="00DA475A"/>
    <w:rsid w:val="00DA494B"/>
    <w:rsid w:val="00DA4954"/>
    <w:rsid w:val="00DA4AFE"/>
    <w:rsid w:val="00DA4EF7"/>
    <w:rsid w:val="00DA5277"/>
    <w:rsid w:val="00DA545D"/>
    <w:rsid w:val="00DA6100"/>
    <w:rsid w:val="00DA62D9"/>
    <w:rsid w:val="00DA6790"/>
    <w:rsid w:val="00DA6868"/>
    <w:rsid w:val="00DA6FBD"/>
    <w:rsid w:val="00DA76BD"/>
    <w:rsid w:val="00DB02D4"/>
    <w:rsid w:val="00DB0394"/>
    <w:rsid w:val="00DB05F8"/>
    <w:rsid w:val="00DB09EE"/>
    <w:rsid w:val="00DB0AD8"/>
    <w:rsid w:val="00DB11D6"/>
    <w:rsid w:val="00DB15F3"/>
    <w:rsid w:val="00DB1862"/>
    <w:rsid w:val="00DB2015"/>
    <w:rsid w:val="00DB23B8"/>
    <w:rsid w:val="00DB25B9"/>
    <w:rsid w:val="00DB2EBE"/>
    <w:rsid w:val="00DB2ED4"/>
    <w:rsid w:val="00DB2FB3"/>
    <w:rsid w:val="00DB30B7"/>
    <w:rsid w:val="00DB3404"/>
    <w:rsid w:val="00DB3569"/>
    <w:rsid w:val="00DB3D8A"/>
    <w:rsid w:val="00DB437D"/>
    <w:rsid w:val="00DB470B"/>
    <w:rsid w:val="00DB4B40"/>
    <w:rsid w:val="00DB5058"/>
    <w:rsid w:val="00DB53F0"/>
    <w:rsid w:val="00DB545F"/>
    <w:rsid w:val="00DB5592"/>
    <w:rsid w:val="00DB5D96"/>
    <w:rsid w:val="00DB6501"/>
    <w:rsid w:val="00DB6CCB"/>
    <w:rsid w:val="00DB6F28"/>
    <w:rsid w:val="00DB7888"/>
    <w:rsid w:val="00DB78C8"/>
    <w:rsid w:val="00DB7905"/>
    <w:rsid w:val="00DB7D6D"/>
    <w:rsid w:val="00DC1FE7"/>
    <w:rsid w:val="00DC21BF"/>
    <w:rsid w:val="00DC220E"/>
    <w:rsid w:val="00DC22E4"/>
    <w:rsid w:val="00DC254A"/>
    <w:rsid w:val="00DC30E5"/>
    <w:rsid w:val="00DC3E10"/>
    <w:rsid w:val="00DC450D"/>
    <w:rsid w:val="00DC4723"/>
    <w:rsid w:val="00DC4A63"/>
    <w:rsid w:val="00DC4B8D"/>
    <w:rsid w:val="00DC4D1B"/>
    <w:rsid w:val="00DC5049"/>
    <w:rsid w:val="00DC506A"/>
    <w:rsid w:val="00DC518B"/>
    <w:rsid w:val="00DC5284"/>
    <w:rsid w:val="00DC5752"/>
    <w:rsid w:val="00DC5826"/>
    <w:rsid w:val="00DC5C62"/>
    <w:rsid w:val="00DC5E3D"/>
    <w:rsid w:val="00DC5F51"/>
    <w:rsid w:val="00DC6506"/>
    <w:rsid w:val="00DC6A5E"/>
    <w:rsid w:val="00DC7EDB"/>
    <w:rsid w:val="00DC7F33"/>
    <w:rsid w:val="00DD0572"/>
    <w:rsid w:val="00DD0596"/>
    <w:rsid w:val="00DD0A55"/>
    <w:rsid w:val="00DD1A12"/>
    <w:rsid w:val="00DD1DA0"/>
    <w:rsid w:val="00DD2488"/>
    <w:rsid w:val="00DD25FA"/>
    <w:rsid w:val="00DD2615"/>
    <w:rsid w:val="00DD2950"/>
    <w:rsid w:val="00DD3A14"/>
    <w:rsid w:val="00DD3E54"/>
    <w:rsid w:val="00DD408F"/>
    <w:rsid w:val="00DD4999"/>
    <w:rsid w:val="00DD5256"/>
    <w:rsid w:val="00DD54E3"/>
    <w:rsid w:val="00DD57D4"/>
    <w:rsid w:val="00DD58B4"/>
    <w:rsid w:val="00DD591D"/>
    <w:rsid w:val="00DD5E64"/>
    <w:rsid w:val="00DD613B"/>
    <w:rsid w:val="00DD6384"/>
    <w:rsid w:val="00DD64F8"/>
    <w:rsid w:val="00DD6B98"/>
    <w:rsid w:val="00DD6EE1"/>
    <w:rsid w:val="00DD6F2F"/>
    <w:rsid w:val="00DD7270"/>
    <w:rsid w:val="00DD73EB"/>
    <w:rsid w:val="00DD7ECE"/>
    <w:rsid w:val="00DD7F87"/>
    <w:rsid w:val="00DE026A"/>
    <w:rsid w:val="00DE0767"/>
    <w:rsid w:val="00DE07E5"/>
    <w:rsid w:val="00DE0A9F"/>
    <w:rsid w:val="00DE11F5"/>
    <w:rsid w:val="00DE1616"/>
    <w:rsid w:val="00DE1C60"/>
    <w:rsid w:val="00DE1E06"/>
    <w:rsid w:val="00DE2087"/>
    <w:rsid w:val="00DE2BDA"/>
    <w:rsid w:val="00DE3040"/>
    <w:rsid w:val="00DE33AB"/>
    <w:rsid w:val="00DE38EB"/>
    <w:rsid w:val="00DE3A2C"/>
    <w:rsid w:val="00DE410E"/>
    <w:rsid w:val="00DE4191"/>
    <w:rsid w:val="00DE41FE"/>
    <w:rsid w:val="00DE43E7"/>
    <w:rsid w:val="00DE48B7"/>
    <w:rsid w:val="00DE4F36"/>
    <w:rsid w:val="00DE594C"/>
    <w:rsid w:val="00DE59CB"/>
    <w:rsid w:val="00DE6445"/>
    <w:rsid w:val="00DE6634"/>
    <w:rsid w:val="00DE75DA"/>
    <w:rsid w:val="00DE7700"/>
    <w:rsid w:val="00DE791B"/>
    <w:rsid w:val="00DE7BC0"/>
    <w:rsid w:val="00DE7D67"/>
    <w:rsid w:val="00DE7D96"/>
    <w:rsid w:val="00DF04DE"/>
    <w:rsid w:val="00DF0F80"/>
    <w:rsid w:val="00DF122F"/>
    <w:rsid w:val="00DF18C8"/>
    <w:rsid w:val="00DF2357"/>
    <w:rsid w:val="00DF26D6"/>
    <w:rsid w:val="00DF3514"/>
    <w:rsid w:val="00DF35D0"/>
    <w:rsid w:val="00DF3BC9"/>
    <w:rsid w:val="00DF3E00"/>
    <w:rsid w:val="00DF4461"/>
    <w:rsid w:val="00DF450D"/>
    <w:rsid w:val="00DF54C6"/>
    <w:rsid w:val="00DF599C"/>
    <w:rsid w:val="00DF5A47"/>
    <w:rsid w:val="00DF5E18"/>
    <w:rsid w:val="00DF6093"/>
    <w:rsid w:val="00DF622F"/>
    <w:rsid w:val="00DF63E1"/>
    <w:rsid w:val="00DF664D"/>
    <w:rsid w:val="00DF6AB9"/>
    <w:rsid w:val="00DF6B34"/>
    <w:rsid w:val="00DF723D"/>
    <w:rsid w:val="00E00506"/>
    <w:rsid w:val="00E006E6"/>
    <w:rsid w:val="00E0097C"/>
    <w:rsid w:val="00E00B96"/>
    <w:rsid w:val="00E00F56"/>
    <w:rsid w:val="00E01231"/>
    <w:rsid w:val="00E02511"/>
    <w:rsid w:val="00E0337B"/>
    <w:rsid w:val="00E03E6D"/>
    <w:rsid w:val="00E04762"/>
    <w:rsid w:val="00E049BD"/>
    <w:rsid w:val="00E0588B"/>
    <w:rsid w:val="00E05ED5"/>
    <w:rsid w:val="00E0638B"/>
    <w:rsid w:val="00E06E03"/>
    <w:rsid w:val="00E06E5D"/>
    <w:rsid w:val="00E072C8"/>
    <w:rsid w:val="00E0734E"/>
    <w:rsid w:val="00E075FB"/>
    <w:rsid w:val="00E07FEC"/>
    <w:rsid w:val="00E1012C"/>
    <w:rsid w:val="00E104D0"/>
    <w:rsid w:val="00E107D8"/>
    <w:rsid w:val="00E119CB"/>
    <w:rsid w:val="00E11C44"/>
    <w:rsid w:val="00E11E47"/>
    <w:rsid w:val="00E12F42"/>
    <w:rsid w:val="00E132E0"/>
    <w:rsid w:val="00E1331D"/>
    <w:rsid w:val="00E135EC"/>
    <w:rsid w:val="00E1391E"/>
    <w:rsid w:val="00E13BBD"/>
    <w:rsid w:val="00E13C58"/>
    <w:rsid w:val="00E13F78"/>
    <w:rsid w:val="00E14240"/>
    <w:rsid w:val="00E1464D"/>
    <w:rsid w:val="00E14C36"/>
    <w:rsid w:val="00E14D30"/>
    <w:rsid w:val="00E15247"/>
    <w:rsid w:val="00E15578"/>
    <w:rsid w:val="00E15C01"/>
    <w:rsid w:val="00E15F7B"/>
    <w:rsid w:val="00E1670B"/>
    <w:rsid w:val="00E16A81"/>
    <w:rsid w:val="00E16FFD"/>
    <w:rsid w:val="00E17B1B"/>
    <w:rsid w:val="00E20BF3"/>
    <w:rsid w:val="00E20D2B"/>
    <w:rsid w:val="00E20E2F"/>
    <w:rsid w:val="00E214A2"/>
    <w:rsid w:val="00E21AB4"/>
    <w:rsid w:val="00E21D48"/>
    <w:rsid w:val="00E2289D"/>
    <w:rsid w:val="00E22B1A"/>
    <w:rsid w:val="00E22CB6"/>
    <w:rsid w:val="00E22EEA"/>
    <w:rsid w:val="00E2383A"/>
    <w:rsid w:val="00E24E09"/>
    <w:rsid w:val="00E25465"/>
    <w:rsid w:val="00E254FF"/>
    <w:rsid w:val="00E257AE"/>
    <w:rsid w:val="00E258CB"/>
    <w:rsid w:val="00E258FC"/>
    <w:rsid w:val="00E26D3A"/>
    <w:rsid w:val="00E27B9D"/>
    <w:rsid w:val="00E30103"/>
    <w:rsid w:val="00E305A3"/>
    <w:rsid w:val="00E30804"/>
    <w:rsid w:val="00E30B2D"/>
    <w:rsid w:val="00E30B78"/>
    <w:rsid w:val="00E3114A"/>
    <w:rsid w:val="00E31AB9"/>
    <w:rsid w:val="00E31EE9"/>
    <w:rsid w:val="00E31FF2"/>
    <w:rsid w:val="00E323A3"/>
    <w:rsid w:val="00E3246E"/>
    <w:rsid w:val="00E32890"/>
    <w:rsid w:val="00E32C52"/>
    <w:rsid w:val="00E3306C"/>
    <w:rsid w:val="00E333C5"/>
    <w:rsid w:val="00E336B4"/>
    <w:rsid w:val="00E33A26"/>
    <w:rsid w:val="00E33A94"/>
    <w:rsid w:val="00E342D8"/>
    <w:rsid w:val="00E34401"/>
    <w:rsid w:val="00E34BAA"/>
    <w:rsid w:val="00E34F74"/>
    <w:rsid w:val="00E35304"/>
    <w:rsid w:val="00E354F5"/>
    <w:rsid w:val="00E35577"/>
    <w:rsid w:val="00E355F8"/>
    <w:rsid w:val="00E359B2"/>
    <w:rsid w:val="00E35DAA"/>
    <w:rsid w:val="00E361F0"/>
    <w:rsid w:val="00E3651F"/>
    <w:rsid w:val="00E36CFC"/>
    <w:rsid w:val="00E372CF"/>
    <w:rsid w:val="00E40C02"/>
    <w:rsid w:val="00E41015"/>
    <w:rsid w:val="00E4197C"/>
    <w:rsid w:val="00E429D2"/>
    <w:rsid w:val="00E43414"/>
    <w:rsid w:val="00E43F5A"/>
    <w:rsid w:val="00E4426E"/>
    <w:rsid w:val="00E44895"/>
    <w:rsid w:val="00E4495C"/>
    <w:rsid w:val="00E45873"/>
    <w:rsid w:val="00E45A8A"/>
    <w:rsid w:val="00E46529"/>
    <w:rsid w:val="00E466B5"/>
    <w:rsid w:val="00E46A10"/>
    <w:rsid w:val="00E46F8B"/>
    <w:rsid w:val="00E474FD"/>
    <w:rsid w:val="00E502B8"/>
    <w:rsid w:val="00E50739"/>
    <w:rsid w:val="00E513E8"/>
    <w:rsid w:val="00E51E04"/>
    <w:rsid w:val="00E5236A"/>
    <w:rsid w:val="00E52491"/>
    <w:rsid w:val="00E525FB"/>
    <w:rsid w:val="00E52901"/>
    <w:rsid w:val="00E536D5"/>
    <w:rsid w:val="00E546D7"/>
    <w:rsid w:val="00E54A85"/>
    <w:rsid w:val="00E54B10"/>
    <w:rsid w:val="00E55751"/>
    <w:rsid w:val="00E56173"/>
    <w:rsid w:val="00E56356"/>
    <w:rsid w:val="00E56803"/>
    <w:rsid w:val="00E56E4F"/>
    <w:rsid w:val="00E57BB0"/>
    <w:rsid w:val="00E57E84"/>
    <w:rsid w:val="00E57EF7"/>
    <w:rsid w:val="00E57F32"/>
    <w:rsid w:val="00E60537"/>
    <w:rsid w:val="00E60D83"/>
    <w:rsid w:val="00E61231"/>
    <w:rsid w:val="00E61513"/>
    <w:rsid w:val="00E623C2"/>
    <w:rsid w:val="00E62A14"/>
    <w:rsid w:val="00E63AB0"/>
    <w:rsid w:val="00E63D5D"/>
    <w:rsid w:val="00E6475D"/>
    <w:rsid w:val="00E64E6D"/>
    <w:rsid w:val="00E65243"/>
    <w:rsid w:val="00E65449"/>
    <w:rsid w:val="00E6564B"/>
    <w:rsid w:val="00E657AA"/>
    <w:rsid w:val="00E6587B"/>
    <w:rsid w:val="00E66283"/>
    <w:rsid w:val="00E66763"/>
    <w:rsid w:val="00E678DC"/>
    <w:rsid w:val="00E6792C"/>
    <w:rsid w:val="00E67B26"/>
    <w:rsid w:val="00E703A2"/>
    <w:rsid w:val="00E709F2"/>
    <w:rsid w:val="00E70ADD"/>
    <w:rsid w:val="00E7143F"/>
    <w:rsid w:val="00E725C0"/>
    <w:rsid w:val="00E72632"/>
    <w:rsid w:val="00E72A81"/>
    <w:rsid w:val="00E72C3E"/>
    <w:rsid w:val="00E7306D"/>
    <w:rsid w:val="00E7351B"/>
    <w:rsid w:val="00E737B7"/>
    <w:rsid w:val="00E741DE"/>
    <w:rsid w:val="00E752C3"/>
    <w:rsid w:val="00E7531D"/>
    <w:rsid w:val="00E7588A"/>
    <w:rsid w:val="00E75AFC"/>
    <w:rsid w:val="00E75D35"/>
    <w:rsid w:val="00E7604C"/>
    <w:rsid w:val="00E76320"/>
    <w:rsid w:val="00E767EC"/>
    <w:rsid w:val="00E769B2"/>
    <w:rsid w:val="00E7751D"/>
    <w:rsid w:val="00E77527"/>
    <w:rsid w:val="00E7773D"/>
    <w:rsid w:val="00E77E17"/>
    <w:rsid w:val="00E809A8"/>
    <w:rsid w:val="00E80AEF"/>
    <w:rsid w:val="00E8103D"/>
    <w:rsid w:val="00E814ED"/>
    <w:rsid w:val="00E81591"/>
    <w:rsid w:val="00E8164E"/>
    <w:rsid w:val="00E81689"/>
    <w:rsid w:val="00E817E6"/>
    <w:rsid w:val="00E8183F"/>
    <w:rsid w:val="00E81973"/>
    <w:rsid w:val="00E81DB8"/>
    <w:rsid w:val="00E81F48"/>
    <w:rsid w:val="00E822BE"/>
    <w:rsid w:val="00E825E3"/>
    <w:rsid w:val="00E8269A"/>
    <w:rsid w:val="00E82962"/>
    <w:rsid w:val="00E831B5"/>
    <w:rsid w:val="00E83604"/>
    <w:rsid w:val="00E838AC"/>
    <w:rsid w:val="00E83F7A"/>
    <w:rsid w:val="00E843A4"/>
    <w:rsid w:val="00E84455"/>
    <w:rsid w:val="00E84B0A"/>
    <w:rsid w:val="00E84DDA"/>
    <w:rsid w:val="00E8522B"/>
    <w:rsid w:val="00E852C3"/>
    <w:rsid w:val="00E852D7"/>
    <w:rsid w:val="00E8546F"/>
    <w:rsid w:val="00E8560B"/>
    <w:rsid w:val="00E85768"/>
    <w:rsid w:val="00E85957"/>
    <w:rsid w:val="00E85964"/>
    <w:rsid w:val="00E86E65"/>
    <w:rsid w:val="00E903A3"/>
    <w:rsid w:val="00E9176E"/>
    <w:rsid w:val="00E9186F"/>
    <w:rsid w:val="00E9214B"/>
    <w:rsid w:val="00E927CE"/>
    <w:rsid w:val="00E92E06"/>
    <w:rsid w:val="00E9307C"/>
    <w:rsid w:val="00E936D1"/>
    <w:rsid w:val="00E93857"/>
    <w:rsid w:val="00E9599A"/>
    <w:rsid w:val="00E95FAF"/>
    <w:rsid w:val="00E96A1C"/>
    <w:rsid w:val="00E96C36"/>
    <w:rsid w:val="00E96D24"/>
    <w:rsid w:val="00E96F08"/>
    <w:rsid w:val="00E976A1"/>
    <w:rsid w:val="00E97901"/>
    <w:rsid w:val="00E97A4C"/>
    <w:rsid w:val="00E97BA9"/>
    <w:rsid w:val="00EA01DD"/>
    <w:rsid w:val="00EA0398"/>
    <w:rsid w:val="00EA1126"/>
    <w:rsid w:val="00EA12D4"/>
    <w:rsid w:val="00EA1536"/>
    <w:rsid w:val="00EA164C"/>
    <w:rsid w:val="00EA1D66"/>
    <w:rsid w:val="00EA23E8"/>
    <w:rsid w:val="00EA2AF5"/>
    <w:rsid w:val="00EA323F"/>
    <w:rsid w:val="00EA3DDE"/>
    <w:rsid w:val="00EA4BD8"/>
    <w:rsid w:val="00EA50E0"/>
    <w:rsid w:val="00EA5FE5"/>
    <w:rsid w:val="00EA69A5"/>
    <w:rsid w:val="00EA705E"/>
    <w:rsid w:val="00EB0467"/>
    <w:rsid w:val="00EB0C31"/>
    <w:rsid w:val="00EB0E8F"/>
    <w:rsid w:val="00EB1761"/>
    <w:rsid w:val="00EB17B7"/>
    <w:rsid w:val="00EB1C43"/>
    <w:rsid w:val="00EB1E13"/>
    <w:rsid w:val="00EB1F6D"/>
    <w:rsid w:val="00EB255F"/>
    <w:rsid w:val="00EB2707"/>
    <w:rsid w:val="00EB2789"/>
    <w:rsid w:val="00EB282F"/>
    <w:rsid w:val="00EB2AE1"/>
    <w:rsid w:val="00EB2B42"/>
    <w:rsid w:val="00EB316C"/>
    <w:rsid w:val="00EB396B"/>
    <w:rsid w:val="00EB3F04"/>
    <w:rsid w:val="00EB43CF"/>
    <w:rsid w:val="00EB4DDA"/>
    <w:rsid w:val="00EB5662"/>
    <w:rsid w:val="00EB65A7"/>
    <w:rsid w:val="00EB7156"/>
    <w:rsid w:val="00EB7164"/>
    <w:rsid w:val="00EC05F4"/>
    <w:rsid w:val="00EC0867"/>
    <w:rsid w:val="00EC0A5C"/>
    <w:rsid w:val="00EC0AC5"/>
    <w:rsid w:val="00EC1178"/>
    <w:rsid w:val="00EC1348"/>
    <w:rsid w:val="00EC14F5"/>
    <w:rsid w:val="00EC14F9"/>
    <w:rsid w:val="00EC1536"/>
    <w:rsid w:val="00EC1AC4"/>
    <w:rsid w:val="00EC20DD"/>
    <w:rsid w:val="00EC223D"/>
    <w:rsid w:val="00EC274A"/>
    <w:rsid w:val="00EC2CA8"/>
    <w:rsid w:val="00EC2DD3"/>
    <w:rsid w:val="00EC3D6E"/>
    <w:rsid w:val="00EC4D93"/>
    <w:rsid w:val="00EC4E1E"/>
    <w:rsid w:val="00EC501D"/>
    <w:rsid w:val="00EC5759"/>
    <w:rsid w:val="00EC575D"/>
    <w:rsid w:val="00EC5E9C"/>
    <w:rsid w:val="00EC620D"/>
    <w:rsid w:val="00EC63E3"/>
    <w:rsid w:val="00EC6952"/>
    <w:rsid w:val="00EC725E"/>
    <w:rsid w:val="00EC76DC"/>
    <w:rsid w:val="00EC76F2"/>
    <w:rsid w:val="00EC7811"/>
    <w:rsid w:val="00EC7C76"/>
    <w:rsid w:val="00ED0505"/>
    <w:rsid w:val="00ED0D62"/>
    <w:rsid w:val="00ED10A3"/>
    <w:rsid w:val="00ED1239"/>
    <w:rsid w:val="00ED13F5"/>
    <w:rsid w:val="00ED1464"/>
    <w:rsid w:val="00ED17D5"/>
    <w:rsid w:val="00ED1C7A"/>
    <w:rsid w:val="00ED1E86"/>
    <w:rsid w:val="00ED1FF2"/>
    <w:rsid w:val="00ED22D4"/>
    <w:rsid w:val="00ED23D9"/>
    <w:rsid w:val="00ED23F1"/>
    <w:rsid w:val="00ED2780"/>
    <w:rsid w:val="00ED33FB"/>
    <w:rsid w:val="00ED3963"/>
    <w:rsid w:val="00ED39CC"/>
    <w:rsid w:val="00ED3B3D"/>
    <w:rsid w:val="00ED41C9"/>
    <w:rsid w:val="00ED4361"/>
    <w:rsid w:val="00ED446E"/>
    <w:rsid w:val="00ED5DB0"/>
    <w:rsid w:val="00ED6B39"/>
    <w:rsid w:val="00ED6D25"/>
    <w:rsid w:val="00ED7145"/>
    <w:rsid w:val="00ED724F"/>
    <w:rsid w:val="00ED7479"/>
    <w:rsid w:val="00ED7602"/>
    <w:rsid w:val="00ED7B13"/>
    <w:rsid w:val="00ED7E3C"/>
    <w:rsid w:val="00EE01C7"/>
    <w:rsid w:val="00EE0DA8"/>
    <w:rsid w:val="00EE15B0"/>
    <w:rsid w:val="00EE2661"/>
    <w:rsid w:val="00EE2AF0"/>
    <w:rsid w:val="00EE2BC2"/>
    <w:rsid w:val="00EE2D70"/>
    <w:rsid w:val="00EE3043"/>
    <w:rsid w:val="00EE3873"/>
    <w:rsid w:val="00EE3E63"/>
    <w:rsid w:val="00EE45B9"/>
    <w:rsid w:val="00EE4ABD"/>
    <w:rsid w:val="00EE4BC4"/>
    <w:rsid w:val="00EE4F1C"/>
    <w:rsid w:val="00EE5C33"/>
    <w:rsid w:val="00EE6861"/>
    <w:rsid w:val="00EE69D7"/>
    <w:rsid w:val="00EE6E0A"/>
    <w:rsid w:val="00EE724C"/>
    <w:rsid w:val="00EE72C1"/>
    <w:rsid w:val="00EE766E"/>
    <w:rsid w:val="00EE799D"/>
    <w:rsid w:val="00EE7BC2"/>
    <w:rsid w:val="00EE7FED"/>
    <w:rsid w:val="00EF05E1"/>
    <w:rsid w:val="00EF0CDA"/>
    <w:rsid w:val="00EF1072"/>
    <w:rsid w:val="00EF1338"/>
    <w:rsid w:val="00EF17D4"/>
    <w:rsid w:val="00EF1F58"/>
    <w:rsid w:val="00EF2222"/>
    <w:rsid w:val="00EF2364"/>
    <w:rsid w:val="00EF2F49"/>
    <w:rsid w:val="00EF3105"/>
    <w:rsid w:val="00EF36DA"/>
    <w:rsid w:val="00EF435B"/>
    <w:rsid w:val="00EF439D"/>
    <w:rsid w:val="00EF448C"/>
    <w:rsid w:val="00EF448F"/>
    <w:rsid w:val="00EF482E"/>
    <w:rsid w:val="00EF493B"/>
    <w:rsid w:val="00EF494E"/>
    <w:rsid w:val="00EF49AF"/>
    <w:rsid w:val="00EF650F"/>
    <w:rsid w:val="00EF6D4D"/>
    <w:rsid w:val="00EF6DDA"/>
    <w:rsid w:val="00EF776F"/>
    <w:rsid w:val="00EF7E30"/>
    <w:rsid w:val="00F00047"/>
    <w:rsid w:val="00F00BF1"/>
    <w:rsid w:val="00F00C6F"/>
    <w:rsid w:val="00F00E61"/>
    <w:rsid w:val="00F019CD"/>
    <w:rsid w:val="00F02554"/>
    <w:rsid w:val="00F028E2"/>
    <w:rsid w:val="00F0354E"/>
    <w:rsid w:val="00F036F4"/>
    <w:rsid w:val="00F042F6"/>
    <w:rsid w:val="00F04990"/>
    <w:rsid w:val="00F04D52"/>
    <w:rsid w:val="00F04EBF"/>
    <w:rsid w:val="00F052CB"/>
    <w:rsid w:val="00F053BD"/>
    <w:rsid w:val="00F058F3"/>
    <w:rsid w:val="00F05B73"/>
    <w:rsid w:val="00F05F6A"/>
    <w:rsid w:val="00F0609D"/>
    <w:rsid w:val="00F060D5"/>
    <w:rsid w:val="00F06762"/>
    <w:rsid w:val="00F06C24"/>
    <w:rsid w:val="00F077F6"/>
    <w:rsid w:val="00F07C3D"/>
    <w:rsid w:val="00F100D2"/>
    <w:rsid w:val="00F10606"/>
    <w:rsid w:val="00F10A54"/>
    <w:rsid w:val="00F11E8A"/>
    <w:rsid w:val="00F11EFC"/>
    <w:rsid w:val="00F12846"/>
    <w:rsid w:val="00F12D19"/>
    <w:rsid w:val="00F13384"/>
    <w:rsid w:val="00F13820"/>
    <w:rsid w:val="00F14543"/>
    <w:rsid w:val="00F14978"/>
    <w:rsid w:val="00F149D6"/>
    <w:rsid w:val="00F14A9D"/>
    <w:rsid w:val="00F14BD8"/>
    <w:rsid w:val="00F14C32"/>
    <w:rsid w:val="00F15101"/>
    <w:rsid w:val="00F151E3"/>
    <w:rsid w:val="00F1526C"/>
    <w:rsid w:val="00F1549F"/>
    <w:rsid w:val="00F158D6"/>
    <w:rsid w:val="00F15C86"/>
    <w:rsid w:val="00F16099"/>
    <w:rsid w:val="00F160D1"/>
    <w:rsid w:val="00F16DDE"/>
    <w:rsid w:val="00F17886"/>
    <w:rsid w:val="00F20224"/>
    <w:rsid w:val="00F21261"/>
    <w:rsid w:val="00F2178C"/>
    <w:rsid w:val="00F217E3"/>
    <w:rsid w:val="00F21AB1"/>
    <w:rsid w:val="00F21C66"/>
    <w:rsid w:val="00F21FF3"/>
    <w:rsid w:val="00F220B1"/>
    <w:rsid w:val="00F22271"/>
    <w:rsid w:val="00F22E7E"/>
    <w:rsid w:val="00F231E7"/>
    <w:rsid w:val="00F2321D"/>
    <w:rsid w:val="00F233F9"/>
    <w:rsid w:val="00F2457D"/>
    <w:rsid w:val="00F24CC9"/>
    <w:rsid w:val="00F2508E"/>
    <w:rsid w:val="00F25882"/>
    <w:rsid w:val="00F258D8"/>
    <w:rsid w:val="00F25DD2"/>
    <w:rsid w:val="00F262A3"/>
    <w:rsid w:val="00F26351"/>
    <w:rsid w:val="00F264CC"/>
    <w:rsid w:val="00F2668A"/>
    <w:rsid w:val="00F2673D"/>
    <w:rsid w:val="00F267A7"/>
    <w:rsid w:val="00F2692C"/>
    <w:rsid w:val="00F26A93"/>
    <w:rsid w:val="00F26E6C"/>
    <w:rsid w:val="00F275C3"/>
    <w:rsid w:val="00F27C5E"/>
    <w:rsid w:val="00F300E2"/>
    <w:rsid w:val="00F30116"/>
    <w:rsid w:val="00F30383"/>
    <w:rsid w:val="00F30C5C"/>
    <w:rsid w:val="00F312EF"/>
    <w:rsid w:val="00F319EB"/>
    <w:rsid w:val="00F31E4A"/>
    <w:rsid w:val="00F325AD"/>
    <w:rsid w:val="00F3285B"/>
    <w:rsid w:val="00F32B96"/>
    <w:rsid w:val="00F32D88"/>
    <w:rsid w:val="00F32F3F"/>
    <w:rsid w:val="00F33175"/>
    <w:rsid w:val="00F35128"/>
    <w:rsid w:val="00F3517D"/>
    <w:rsid w:val="00F36C30"/>
    <w:rsid w:val="00F3726A"/>
    <w:rsid w:val="00F375DA"/>
    <w:rsid w:val="00F401D8"/>
    <w:rsid w:val="00F40337"/>
    <w:rsid w:val="00F410F5"/>
    <w:rsid w:val="00F413AC"/>
    <w:rsid w:val="00F41563"/>
    <w:rsid w:val="00F428A1"/>
    <w:rsid w:val="00F42915"/>
    <w:rsid w:val="00F42BDF"/>
    <w:rsid w:val="00F431AB"/>
    <w:rsid w:val="00F432C4"/>
    <w:rsid w:val="00F4356E"/>
    <w:rsid w:val="00F43C82"/>
    <w:rsid w:val="00F43D4F"/>
    <w:rsid w:val="00F445E1"/>
    <w:rsid w:val="00F44851"/>
    <w:rsid w:val="00F455E9"/>
    <w:rsid w:val="00F45EDA"/>
    <w:rsid w:val="00F463B8"/>
    <w:rsid w:val="00F464EF"/>
    <w:rsid w:val="00F46F88"/>
    <w:rsid w:val="00F470DE"/>
    <w:rsid w:val="00F473F3"/>
    <w:rsid w:val="00F47AEF"/>
    <w:rsid w:val="00F50071"/>
    <w:rsid w:val="00F50214"/>
    <w:rsid w:val="00F5030B"/>
    <w:rsid w:val="00F506A0"/>
    <w:rsid w:val="00F50F8F"/>
    <w:rsid w:val="00F50FB1"/>
    <w:rsid w:val="00F51339"/>
    <w:rsid w:val="00F5140F"/>
    <w:rsid w:val="00F51B24"/>
    <w:rsid w:val="00F524E0"/>
    <w:rsid w:val="00F52690"/>
    <w:rsid w:val="00F52718"/>
    <w:rsid w:val="00F5291F"/>
    <w:rsid w:val="00F52BFF"/>
    <w:rsid w:val="00F531C7"/>
    <w:rsid w:val="00F53A31"/>
    <w:rsid w:val="00F53A6A"/>
    <w:rsid w:val="00F53D54"/>
    <w:rsid w:val="00F540D4"/>
    <w:rsid w:val="00F54503"/>
    <w:rsid w:val="00F54921"/>
    <w:rsid w:val="00F54AEB"/>
    <w:rsid w:val="00F54D96"/>
    <w:rsid w:val="00F56684"/>
    <w:rsid w:val="00F5676E"/>
    <w:rsid w:val="00F56955"/>
    <w:rsid w:val="00F5699B"/>
    <w:rsid w:val="00F5707B"/>
    <w:rsid w:val="00F572FB"/>
    <w:rsid w:val="00F6016D"/>
    <w:rsid w:val="00F60313"/>
    <w:rsid w:val="00F60925"/>
    <w:rsid w:val="00F6119D"/>
    <w:rsid w:val="00F61E99"/>
    <w:rsid w:val="00F6219A"/>
    <w:rsid w:val="00F62C43"/>
    <w:rsid w:val="00F62C7E"/>
    <w:rsid w:val="00F6362C"/>
    <w:rsid w:val="00F648D2"/>
    <w:rsid w:val="00F6612C"/>
    <w:rsid w:val="00F66427"/>
    <w:rsid w:val="00F66FC7"/>
    <w:rsid w:val="00F67185"/>
    <w:rsid w:val="00F67292"/>
    <w:rsid w:val="00F6780B"/>
    <w:rsid w:val="00F7047D"/>
    <w:rsid w:val="00F71196"/>
    <w:rsid w:val="00F717D9"/>
    <w:rsid w:val="00F71971"/>
    <w:rsid w:val="00F72226"/>
    <w:rsid w:val="00F739CE"/>
    <w:rsid w:val="00F73D02"/>
    <w:rsid w:val="00F73D22"/>
    <w:rsid w:val="00F74E17"/>
    <w:rsid w:val="00F752DF"/>
    <w:rsid w:val="00F764CE"/>
    <w:rsid w:val="00F764D8"/>
    <w:rsid w:val="00F76ED1"/>
    <w:rsid w:val="00F7729F"/>
    <w:rsid w:val="00F7766F"/>
    <w:rsid w:val="00F77AB7"/>
    <w:rsid w:val="00F77DAD"/>
    <w:rsid w:val="00F77E56"/>
    <w:rsid w:val="00F8067B"/>
    <w:rsid w:val="00F80AF1"/>
    <w:rsid w:val="00F81D13"/>
    <w:rsid w:val="00F81FF6"/>
    <w:rsid w:val="00F8207C"/>
    <w:rsid w:val="00F82A83"/>
    <w:rsid w:val="00F82C80"/>
    <w:rsid w:val="00F82E2B"/>
    <w:rsid w:val="00F8322A"/>
    <w:rsid w:val="00F83350"/>
    <w:rsid w:val="00F836EC"/>
    <w:rsid w:val="00F83D00"/>
    <w:rsid w:val="00F84BAE"/>
    <w:rsid w:val="00F84E76"/>
    <w:rsid w:val="00F84F71"/>
    <w:rsid w:val="00F851DA"/>
    <w:rsid w:val="00F851F4"/>
    <w:rsid w:val="00F8533C"/>
    <w:rsid w:val="00F854F2"/>
    <w:rsid w:val="00F8570B"/>
    <w:rsid w:val="00F85954"/>
    <w:rsid w:val="00F85978"/>
    <w:rsid w:val="00F85C24"/>
    <w:rsid w:val="00F863A7"/>
    <w:rsid w:val="00F86E24"/>
    <w:rsid w:val="00F86F16"/>
    <w:rsid w:val="00F87228"/>
    <w:rsid w:val="00F87554"/>
    <w:rsid w:val="00F87C88"/>
    <w:rsid w:val="00F9045B"/>
    <w:rsid w:val="00F906AD"/>
    <w:rsid w:val="00F906EE"/>
    <w:rsid w:val="00F909FC"/>
    <w:rsid w:val="00F90BED"/>
    <w:rsid w:val="00F90C5B"/>
    <w:rsid w:val="00F90F12"/>
    <w:rsid w:val="00F911C1"/>
    <w:rsid w:val="00F913F3"/>
    <w:rsid w:val="00F91447"/>
    <w:rsid w:val="00F91A8C"/>
    <w:rsid w:val="00F936FE"/>
    <w:rsid w:val="00F947E2"/>
    <w:rsid w:val="00F94F0A"/>
    <w:rsid w:val="00F95138"/>
    <w:rsid w:val="00F952C6"/>
    <w:rsid w:val="00F95900"/>
    <w:rsid w:val="00F959F9"/>
    <w:rsid w:val="00F95C70"/>
    <w:rsid w:val="00F95EED"/>
    <w:rsid w:val="00F962F7"/>
    <w:rsid w:val="00F97117"/>
    <w:rsid w:val="00F9798B"/>
    <w:rsid w:val="00F97A81"/>
    <w:rsid w:val="00F97B11"/>
    <w:rsid w:val="00F97D0A"/>
    <w:rsid w:val="00FA0C69"/>
    <w:rsid w:val="00FA104C"/>
    <w:rsid w:val="00FA11C8"/>
    <w:rsid w:val="00FA1241"/>
    <w:rsid w:val="00FA13F5"/>
    <w:rsid w:val="00FA145A"/>
    <w:rsid w:val="00FA151E"/>
    <w:rsid w:val="00FA1B8F"/>
    <w:rsid w:val="00FA31FB"/>
    <w:rsid w:val="00FA34AE"/>
    <w:rsid w:val="00FA46C5"/>
    <w:rsid w:val="00FA4B73"/>
    <w:rsid w:val="00FA5A1C"/>
    <w:rsid w:val="00FA5BE6"/>
    <w:rsid w:val="00FA6143"/>
    <w:rsid w:val="00FA61DC"/>
    <w:rsid w:val="00FA6533"/>
    <w:rsid w:val="00FA675B"/>
    <w:rsid w:val="00FA6CB7"/>
    <w:rsid w:val="00FA6F0A"/>
    <w:rsid w:val="00FA7427"/>
    <w:rsid w:val="00FA7988"/>
    <w:rsid w:val="00FB095A"/>
    <w:rsid w:val="00FB0C75"/>
    <w:rsid w:val="00FB0CC7"/>
    <w:rsid w:val="00FB0F15"/>
    <w:rsid w:val="00FB0FEB"/>
    <w:rsid w:val="00FB15AD"/>
    <w:rsid w:val="00FB1AB4"/>
    <w:rsid w:val="00FB231F"/>
    <w:rsid w:val="00FB2913"/>
    <w:rsid w:val="00FB2C89"/>
    <w:rsid w:val="00FB336C"/>
    <w:rsid w:val="00FB373C"/>
    <w:rsid w:val="00FB37CD"/>
    <w:rsid w:val="00FB3BE5"/>
    <w:rsid w:val="00FB3D25"/>
    <w:rsid w:val="00FB463F"/>
    <w:rsid w:val="00FB46D6"/>
    <w:rsid w:val="00FB48B8"/>
    <w:rsid w:val="00FB4D08"/>
    <w:rsid w:val="00FB4EB0"/>
    <w:rsid w:val="00FB5051"/>
    <w:rsid w:val="00FB5377"/>
    <w:rsid w:val="00FB6502"/>
    <w:rsid w:val="00FB6898"/>
    <w:rsid w:val="00FB6D3F"/>
    <w:rsid w:val="00FB79E0"/>
    <w:rsid w:val="00FB7BC0"/>
    <w:rsid w:val="00FB7CB7"/>
    <w:rsid w:val="00FB7E5E"/>
    <w:rsid w:val="00FC0516"/>
    <w:rsid w:val="00FC0670"/>
    <w:rsid w:val="00FC0D17"/>
    <w:rsid w:val="00FC0D5A"/>
    <w:rsid w:val="00FC1029"/>
    <w:rsid w:val="00FC12D3"/>
    <w:rsid w:val="00FC2222"/>
    <w:rsid w:val="00FC3F1F"/>
    <w:rsid w:val="00FC49A4"/>
    <w:rsid w:val="00FC4C6F"/>
    <w:rsid w:val="00FC51C8"/>
    <w:rsid w:val="00FC52B3"/>
    <w:rsid w:val="00FC5301"/>
    <w:rsid w:val="00FC53BA"/>
    <w:rsid w:val="00FC5500"/>
    <w:rsid w:val="00FC55F8"/>
    <w:rsid w:val="00FC5DAB"/>
    <w:rsid w:val="00FC5FE7"/>
    <w:rsid w:val="00FC606D"/>
    <w:rsid w:val="00FC6526"/>
    <w:rsid w:val="00FC6B20"/>
    <w:rsid w:val="00FC6C9E"/>
    <w:rsid w:val="00FC6CB0"/>
    <w:rsid w:val="00FC6F5E"/>
    <w:rsid w:val="00FC7AC2"/>
    <w:rsid w:val="00FC7D54"/>
    <w:rsid w:val="00FD06EF"/>
    <w:rsid w:val="00FD1801"/>
    <w:rsid w:val="00FD1A1A"/>
    <w:rsid w:val="00FD2520"/>
    <w:rsid w:val="00FD2584"/>
    <w:rsid w:val="00FD2663"/>
    <w:rsid w:val="00FD27FA"/>
    <w:rsid w:val="00FD2E3C"/>
    <w:rsid w:val="00FD328D"/>
    <w:rsid w:val="00FD3AA0"/>
    <w:rsid w:val="00FD5AD7"/>
    <w:rsid w:val="00FD5E08"/>
    <w:rsid w:val="00FD600B"/>
    <w:rsid w:val="00FD725A"/>
    <w:rsid w:val="00FD747C"/>
    <w:rsid w:val="00FD7DC9"/>
    <w:rsid w:val="00FE021A"/>
    <w:rsid w:val="00FE0230"/>
    <w:rsid w:val="00FE04B3"/>
    <w:rsid w:val="00FE0C19"/>
    <w:rsid w:val="00FE0D36"/>
    <w:rsid w:val="00FE113A"/>
    <w:rsid w:val="00FE1203"/>
    <w:rsid w:val="00FE1246"/>
    <w:rsid w:val="00FE1A10"/>
    <w:rsid w:val="00FE1B1A"/>
    <w:rsid w:val="00FE1B92"/>
    <w:rsid w:val="00FE266E"/>
    <w:rsid w:val="00FE29E6"/>
    <w:rsid w:val="00FE2B76"/>
    <w:rsid w:val="00FE2C43"/>
    <w:rsid w:val="00FE2E6C"/>
    <w:rsid w:val="00FE332A"/>
    <w:rsid w:val="00FE3476"/>
    <w:rsid w:val="00FE4299"/>
    <w:rsid w:val="00FE4D44"/>
    <w:rsid w:val="00FE54F2"/>
    <w:rsid w:val="00FE55A8"/>
    <w:rsid w:val="00FE60D5"/>
    <w:rsid w:val="00FE6424"/>
    <w:rsid w:val="00FE68E5"/>
    <w:rsid w:val="00FE6CE0"/>
    <w:rsid w:val="00FE6E61"/>
    <w:rsid w:val="00FE720A"/>
    <w:rsid w:val="00FE79B9"/>
    <w:rsid w:val="00FE7A07"/>
    <w:rsid w:val="00FE7E8C"/>
    <w:rsid w:val="00FF0296"/>
    <w:rsid w:val="00FF0330"/>
    <w:rsid w:val="00FF0B49"/>
    <w:rsid w:val="00FF0C21"/>
    <w:rsid w:val="00FF0C39"/>
    <w:rsid w:val="00FF114F"/>
    <w:rsid w:val="00FF15E6"/>
    <w:rsid w:val="00FF2DAE"/>
    <w:rsid w:val="00FF2FE0"/>
    <w:rsid w:val="00FF3094"/>
    <w:rsid w:val="00FF316B"/>
    <w:rsid w:val="00FF3A3E"/>
    <w:rsid w:val="00FF433F"/>
    <w:rsid w:val="00FF4EE1"/>
    <w:rsid w:val="00FF4FB7"/>
    <w:rsid w:val="00FF51C1"/>
    <w:rsid w:val="00FF5470"/>
    <w:rsid w:val="00FF55D0"/>
    <w:rsid w:val="00FF5636"/>
    <w:rsid w:val="00FF57A4"/>
    <w:rsid w:val="00FF5BBA"/>
    <w:rsid w:val="00FF6472"/>
    <w:rsid w:val="00FF6BDC"/>
    <w:rsid w:val="00FF7959"/>
    <w:rsid w:val="0B346B62"/>
    <w:rsid w:val="0B9228B6"/>
    <w:rsid w:val="0E21CBDF"/>
    <w:rsid w:val="0E757EC4"/>
    <w:rsid w:val="0F5929FC"/>
    <w:rsid w:val="0FACE97F"/>
    <w:rsid w:val="12E5544D"/>
    <w:rsid w:val="14A90D4E"/>
    <w:rsid w:val="2147FBD0"/>
    <w:rsid w:val="22F464CC"/>
    <w:rsid w:val="25B4B59D"/>
    <w:rsid w:val="2626BF47"/>
    <w:rsid w:val="2677BEF5"/>
    <w:rsid w:val="2DB797C6"/>
    <w:rsid w:val="2F0C0208"/>
    <w:rsid w:val="32DDBC6E"/>
    <w:rsid w:val="372F1BDC"/>
    <w:rsid w:val="390D5A31"/>
    <w:rsid w:val="3AA04C02"/>
    <w:rsid w:val="3B07C4E4"/>
    <w:rsid w:val="42D1EF2E"/>
    <w:rsid w:val="44982D98"/>
    <w:rsid w:val="45EB2A1F"/>
    <w:rsid w:val="49F8A823"/>
    <w:rsid w:val="4A9FF631"/>
    <w:rsid w:val="4BAFEA1D"/>
    <w:rsid w:val="50DDD5C6"/>
    <w:rsid w:val="53C2C6DF"/>
    <w:rsid w:val="55BE3C50"/>
    <w:rsid w:val="6164DE6F"/>
    <w:rsid w:val="62FBF634"/>
    <w:rsid w:val="648FACB5"/>
    <w:rsid w:val="67A07817"/>
    <w:rsid w:val="6AC88EDC"/>
    <w:rsid w:val="6B4C296C"/>
    <w:rsid w:val="6C13534D"/>
    <w:rsid w:val="6C21CABE"/>
    <w:rsid w:val="6DDEB0CC"/>
    <w:rsid w:val="6EEEB542"/>
    <w:rsid w:val="6F2D8D46"/>
    <w:rsid w:val="7371F23F"/>
    <w:rsid w:val="74C41B12"/>
    <w:rsid w:val="798E5538"/>
    <w:rsid w:val="799C52B6"/>
    <w:rsid w:val="7B4AB673"/>
    <w:rsid w:val="7CDB4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7E9F31"/>
  <w15:docId w15:val="{F50AC14D-FD43-4EB2-86BC-E94EC0190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qFormat="1"/>
    <w:lsdException w:name="List 2" w:semiHidden="1" w:unhideWhenUsed="1"/>
    <w:lsdException w:name="List 3" w:semiHidden="1" w:unhideWhenUsed="1"/>
    <w:lsdException w:name="List Bullet 2" w:semiHidden="1" w:uiPriority="99"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99"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5613"/>
    <w:rPr>
      <w:sz w:val="24"/>
      <w:szCs w:val="24"/>
    </w:rPr>
  </w:style>
  <w:style w:type="paragraph" w:styleId="Heading1">
    <w:name w:val="heading 1"/>
    <w:basedOn w:val="Normal"/>
    <w:next w:val="Normal"/>
    <w:link w:val="Heading1Char"/>
    <w:autoRedefine/>
    <w:uiPriority w:val="9"/>
    <w:qFormat/>
    <w:rsid w:val="009F3A2B"/>
    <w:pPr>
      <w:keepNext/>
      <w:spacing w:before="120" w:after="120"/>
      <w:ind w:left="720" w:hanging="720"/>
      <w:outlineLvl w:val="0"/>
    </w:pPr>
    <w:rPr>
      <w:rFonts w:ascii="Times New Roman Bold" w:eastAsia="Arial Unicode MS" w:hAnsi="Times New Roman Bold"/>
      <w:szCs w:val="20"/>
    </w:rPr>
  </w:style>
  <w:style w:type="paragraph" w:styleId="Heading2">
    <w:name w:val="heading 2"/>
    <w:basedOn w:val="Normal"/>
    <w:next w:val="Normal"/>
    <w:link w:val="Heading2Char"/>
    <w:autoRedefine/>
    <w:uiPriority w:val="1"/>
    <w:qFormat/>
    <w:rsid w:val="00D92181"/>
    <w:pPr>
      <w:keepNext/>
      <w:spacing w:before="120" w:after="120"/>
      <w:outlineLvl w:val="1"/>
    </w:pPr>
    <w:rPr>
      <w:rFonts w:ascii="Times New Roman Bold" w:eastAsia="Arial Unicode MS" w:hAnsi="Times New Roman Bold"/>
      <w:bCs/>
    </w:rPr>
  </w:style>
  <w:style w:type="paragraph" w:styleId="Heading3">
    <w:name w:val="heading 3"/>
    <w:basedOn w:val="Normal"/>
    <w:next w:val="Normal"/>
    <w:link w:val="Heading3Char"/>
    <w:autoRedefine/>
    <w:uiPriority w:val="1"/>
    <w:qFormat/>
    <w:rsid w:val="009F3A2B"/>
    <w:pPr>
      <w:keepNext/>
      <w:spacing w:after="120"/>
      <w:ind w:left="720" w:hanging="720"/>
      <w:outlineLvl w:val="2"/>
    </w:pPr>
    <w:rPr>
      <w:rFonts w:eastAsia="Arial Unicode MS"/>
      <w:b/>
      <w:szCs w:val="20"/>
    </w:rPr>
  </w:style>
  <w:style w:type="paragraph" w:styleId="Heading4">
    <w:name w:val="heading 4"/>
    <w:basedOn w:val="Normal"/>
    <w:next w:val="Normal"/>
    <w:link w:val="Heading4Char"/>
    <w:uiPriority w:val="9"/>
    <w:qFormat/>
    <w:rsid w:val="00FE79B9"/>
    <w:pPr>
      <w:keepNext/>
      <w:numPr>
        <w:ilvl w:val="3"/>
        <w:numId w:val="10"/>
      </w:numPr>
      <w:spacing w:before="120" w:after="120"/>
      <w:outlineLvl w:val="3"/>
    </w:pPr>
    <w:rPr>
      <w:rFonts w:ascii="Times New Roman Bold" w:eastAsia="헤드라인A" w:hAnsi="Times New Roman Bold"/>
      <w:b/>
      <w:szCs w:val="20"/>
    </w:rPr>
  </w:style>
  <w:style w:type="paragraph" w:styleId="Heading5">
    <w:name w:val="heading 5"/>
    <w:basedOn w:val="Normal"/>
    <w:next w:val="Normal"/>
    <w:link w:val="Heading5Char"/>
    <w:autoRedefine/>
    <w:uiPriority w:val="9"/>
    <w:qFormat/>
    <w:rsid w:val="002818AA"/>
    <w:pPr>
      <w:keepNext/>
      <w:spacing w:before="120" w:after="120"/>
      <w:ind w:left="1440" w:hanging="1440"/>
      <w:outlineLvl w:val="4"/>
    </w:pPr>
    <w:rPr>
      <w:rFonts w:ascii="Times New Roman Bold" w:eastAsia="헤드라인A" w:hAnsi="Times New Roman Bold"/>
      <w:bCs/>
    </w:rPr>
  </w:style>
  <w:style w:type="paragraph" w:styleId="Heading6">
    <w:name w:val="heading 6"/>
    <w:basedOn w:val="Normal"/>
    <w:next w:val="Normal"/>
    <w:link w:val="Heading6Char"/>
    <w:qFormat/>
    <w:rsid w:val="00A81BCD"/>
    <w:pPr>
      <w:keepNext/>
      <w:numPr>
        <w:ilvl w:val="5"/>
        <w:numId w:val="3"/>
      </w:numPr>
      <w:jc w:val="center"/>
      <w:outlineLvl w:val="5"/>
    </w:pPr>
    <w:rPr>
      <w:b/>
      <w:caps/>
      <w:szCs w:val="20"/>
    </w:rPr>
  </w:style>
  <w:style w:type="paragraph" w:styleId="Heading7">
    <w:name w:val="heading 7"/>
    <w:basedOn w:val="Normal"/>
    <w:next w:val="Normal"/>
    <w:link w:val="Heading7Char"/>
    <w:qFormat/>
    <w:rsid w:val="00A81BCD"/>
    <w:pPr>
      <w:keepNext/>
      <w:numPr>
        <w:ilvl w:val="6"/>
        <w:numId w:val="3"/>
      </w:numPr>
      <w:outlineLvl w:val="6"/>
    </w:pPr>
    <w:rPr>
      <w:b/>
      <w:bCs/>
      <w:sz w:val="20"/>
      <w:szCs w:val="20"/>
    </w:rPr>
  </w:style>
  <w:style w:type="paragraph" w:styleId="Heading8">
    <w:name w:val="heading 8"/>
    <w:basedOn w:val="Normal"/>
    <w:next w:val="Normal"/>
    <w:link w:val="Heading8Char"/>
    <w:qFormat/>
    <w:rsid w:val="00A81BCD"/>
    <w:pPr>
      <w:keepNext/>
      <w:numPr>
        <w:ilvl w:val="7"/>
        <w:numId w:val="3"/>
      </w:numPr>
      <w:outlineLvl w:val="7"/>
    </w:pPr>
    <w:rPr>
      <w:b/>
      <w:bCs/>
      <w:sz w:val="22"/>
      <w:szCs w:val="22"/>
    </w:rPr>
  </w:style>
  <w:style w:type="paragraph" w:styleId="Heading9">
    <w:name w:val="heading 9"/>
    <w:basedOn w:val="Normal"/>
    <w:next w:val="Normal"/>
    <w:link w:val="Heading9Char"/>
    <w:qFormat/>
    <w:rsid w:val="00A81BCD"/>
    <w:pPr>
      <w:keepNext/>
      <w:numPr>
        <w:ilvl w:val="8"/>
        <w:numId w:val="3"/>
      </w:numPr>
      <w:jc w:val="center"/>
      <w:outlineLvl w:val="8"/>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1"/>
    <w:rsid w:val="009F3A2B"/>
    <w:rPr>
      <w:rFonts w:eastAsia="Arial Unicode MS"/>
      <w:b/>
      <w:sz w:val="24"/>
    </w:rPr>
  </w:style>
  <w:style w:type="paragraph" w:styleId="Title">
    <w:name w:val="Title"/>
    <w:basedOn w:val="Normal"/>
    <w:link w:val="TitleChar"/>
    <w:uiPriority w:val="10"/>
    <w:qFormat/>
    <w:rsid w:val="00E25465"/>
    <w:pPr>
      <w:jc w:val="center"/>
    </w:pPr>
    <w:rPr>
      <w:rFonts w:ascii="Times New Roman Bold" w:hAnsi="Times New Roman Bold"/>
      <w:b/>
      <w:caps/>
      <w:sz w:val="28"/>
      <w:szCs w:val="28"/>
    </w:rPr>
  </w:style>
  <w:style w:type="character" w:styleId="Hyperlink">
    <w:name w:val="Hyperlink"/>
    <w:uiPriority w:val="99"/>
    <w:rsid w:val="00592C88"/>
    <w:rPr>
      <w:color w:val="0000FF"/>
      <w:u w:val="single"/>
    </w:rPr>
  </w:style>
  <w:style w:type="paragraph" w:styleId="TOC1">
    <w:name w:val="toc 1"/>
    <w:basedOn w:val="Normal"/>
    <w:next w:val="Normal"/>
    <w:autoRedefine/>
    <w:uiPriority w:val="39"/>
    <w:rsid w:val="00914BA5"/>
    <w:pPr>
      <w:tabs>
        <w:tab w:val="left" w:pos="600"/>
        <w:tab w:val="left" w:pos="630"/>
        <w:tab w:val="right" w:leader="dot" w:pos="9360"/>
      </w:tabs>
      <w:spacing w:before="120" w:after="120"/>
    </w:pPr>
    <w:rPr>
      <w:b/>
      <w:bCs/>
      <w:caps/>
      <w:noProof/>
      <w:sz w:val="20"/>
    </w:rPr>
  </w:style>
  <w:style w:type="paragraph" w:styleId="TOC2">
    <w:name w:val="toc 2"/>
    <w:basedOn w:val="Normal"/>
    <w:next w:val="Normal"/>
    <w:autoRedefine/>
    <w:uiPriority w:val="39"/>
    <w:rsid w:val="00914BA5"/>
    <w:pPr>
      <w:tabs>
        <w:tab w:val="left" w:pos="810"/>
        <w:tab w:val="right" w:leader="dot" w:pos="9360"/>
      </w:tabs>
      <w:ind w:left="810" w:hanging="610"/>
    </w:pPr>
    <w:rPr>
      <w:smallCaps/>
      <w:noProof/>
      <w:sz w:val="20"/>
    </w:rPr>
  </w:style>
  <w:style w:type="paragraph" w:styleId="TOC3">
    <w:name w:val="toc 3"/>
    <w:basedOn w:val="Normal"/>
    <w:next w:val="Normal"/>
    <w:autoRedefine/>
    <w:uiPriority w:val="39"/>
    <w:rsid w:val="00D27FD4"/>
    <w:pPr>
      <w:tabs>
        <w:tab w:val="left" w:pos="1100"/>
        <w:tab w:val="right" w:leader="dot" w:pos="9350"/>
      </w:tabs>
      <w:ind w:left="1497" w:hanging="1094"/>
    </w:pPr>
    <w:rPr>
      <w:i/>
      <w:iCs/>
      <w:sz w:val="20"/>
    </w:rPr>
  </w:style>
  <w:style w:type="paragraph" w:styleId="Header">
    <w:name w:val="header"/>
    <w:basedOn w:val="Normal"/>
    <w:link w:val="HeaderChar"/>
    <w:uiPriority w:val="99"/>
    <w:rsid w:val="00592C88"/>
    <w:pPr>
      <w:tabs>
        <w:tab w:val="left" w:pos="720"/>
        <w:tab w:val="left" w:pos="1440"/>
        <w:tab w:val="center" w:pos="4320"/>
        <w:tab w:val="right" w:pos="8640"/>
      </w:tabs>
    </w:pPr>
    <w:rPr>
      <w:rFonts w:ascii="NewCenturySchlbk" w:hAnsi="NewCenturySchlbk"/>
      <w:szCs w:val="20"/>
    </w:rPr>
  </w:style>
  <w:style w:type="paragraph" w:styleId="BodyText">
    <w:name w:val="Body Text"/>
    <w:basedOn w:val="Normal"/>
    <w:link w:val="BodyTextChar"/>
    <w:uiPriority w:val="1"/>
    <w:qFormat/>
    <w:rsid w:val="00C0007A"/>
    <w:pPr>
      <w:spacing w:after="120"/>
    </w:pPr>
    <w:rPr>
      <w:szCs w:val="20"/>
    </w:rPr>
  </w:style>
  <w:style w:type="paragraph" w:customStyle="1" w:styleId="Babs">
    <w:name w:val="Babs"/>
    <w:basedOn w:val="Normal"/>
    <w:rsid w:val="00592C88"/>
    <w:pPr>
      <w:tabs>
        <w:tab w:val="left" w:pos="720"/>
        <w:tab w:val="left" w:pos="1440"/>
      </w:tabs>
      <w:ind w:left="1440" w:hanging="1440"/>
    </w:pPr>
    <w:rPr>
      <w:rFonts w:ascii="Times" w:hAnsi="Times"/>
      <w:szCs w:val="20"/>
    </w:rPr>
  </w:style>
  <w:style w:type="paragraph" w:customStyle="1" w:styleId="Default">
    <w:name w:val="Default"/>
    <w:rsid w:val="00592C88"/>
    <w:pPr>
      <w:autoSpaceDE w:val="0"/>
      <w:autoSpaceDN w:val="0"/>
      <w:adjustRightInd w:val="0"/>
    </w:pPr>
    <w:rPr>
      <w:rFonts w:ascii="TimesNewRoman,Bold" w:hAnsi="TimesNewRoman,Bold"/>
    </w:rPr>
  </w:style>
  <w:style w:type="paragraph" w:styleId="BodyTextIndent">
    <w:name w:val="Body Text Indent"/>
    <w:basedOn w:val="Normal"/>
    <w:link w:val="BodyTextIndentChar"/>
    <w:uiPriority w:val="99"/>
    <w:qFormat/>
    <w:rsid w:val="00592C88"/>
    <w:pPr>
      <w:ind w:firstLine="720"/>
    </w:pPr>
    <w:rPr>
      <w:szCs w:val="20"/>
    </w:rPr>
  </w:style>
  <w:style w:type="paragraph" w:styleId="Footer">
    <w:name w:val="footer"/>
    <w:basedOn w:val="Normal"/>
    <w:link w:val="FooterChar"/>
    <w:uiPriority w:val="99"/>
    <w:rsid w:val="00592C88"/>
    <w:pPr>
      <w:tabs>
        <w:tab w:val="center" w:pos="4320"/>
        <w:tab w:val="right" w:pos="8640"/>
      </w:tabs>
    </w:pPr>
  </w:style>
  <w:style w:type="character" w:styleId="PageNumber">
    <w:name w:val="page number"/>
    <w:basedOn w:val="DefaultParagraphFont"/>
    <w:rsid w:val="00592C88"/>
  </w:style>
  <w:style w:type="paragraph" w:styleId="BalloonText">
    <w:name w:val="Balloon Text"/>
    <w:basedOn w:val="Normal"/>
    <w:link w:val="BalloonTextChar"/>
    <w:uiPriority w:val="99"/>
    <w:semiHidden/>
    <w:rsid w:val="00592C88"/>
    <w:rPr>
      <w:rFonts w:ascii="Tahoma" w:hAnsi="Tahoma" w:cs="Tahoma"/>
      <w:sz w:val="16"/>
      <w:szCs w:val="16"/>
    </w:rPr>
  </w:style>
  <w:style w:type="character" w:styleId="CommentReference">
    <w:name w:val="annotation reference"/>
    <w:uiPriority w:val="99"/>
    <w:semiHidden/>
    <w:rsid w:val="00495CCC"/>
    <w:rPr>
      <w:sz w:val="16"/>
      <w:szCs w:val="16"/>
    </w:rPr>
  </w:style>
  <w:style w:type="paragraph" w:styleId="CommentText">
    <w:name w:val="annotation text"/>
    <w:basedOn w:val="Normal"/>
    <w:link w:val="CommentTextChar"/>
    <w:uiPriority w:val="99"/>
    <w:rsid w:val="00495CCC"/>
    <w:rPr>
      <w:sz w:val="20"/>
      <w:szCs w:val="20"/>
    </w:rPr>
  </w:style>
  <w:style w:type="paragraph" w:styleId="CommentSubject">
    <w:name w:val="annotation subject"/>
    <w:basedOn w:val="CommentText"/>
    <w:next w:val="CommentText"/>
    <w:link w:val="CommentSubjectChar"/>
    <w:uiPriority w:val="99"/>
    <w:semiHidden/>
    <w:rsid w:val="00495CCC"/>
    <w:rPr>
      <w:b/>
      <w:bCs/>
    </w:rPr>
  </w:style>
  <w:style w:type="paragraph" w:customStyle="1" w:styleId="Technical">
    <w:name w:val="Technical"/>
    <w:basedOn w:val="Normal"/>
    <w:rsid w:val="00FE1246"/>
    <w:pPr>
      <w:tabs>
        <w:tab w:val="left" w:pos="540"/>
        <w:tab w:val="left" w:pos="1080"/>
        <w:tab w:val="left" w:pos="1620"/>
      </w:tabs>
      <w:autoSpaceDE w:val="0"/>
      <w:autoSpaceDN w:val="0"/>
      <w:adjustRightInd w:val="0"/>
      <w:jc w:val="center"/>
    </w:pPr>
    <w:rPr>
      <w:rFonts w:ascii="Times" w:hAnsi="Times" w:cs="Arial"/>
      <w:bCs/>
      <w:szCs w:val="20"/>
    </w:rPr>
  </w:style>
  <w:style w:type="paragraph" w:customStyle="1" w:styleId="TechInit">
    <w:name w:val="Tech Init"/>
    <w:basedOn w:val="Normal"/>
    <w:rsid w:val="006B1571"/>
    <w:pPr>
      <w:tabs>
        <w:tab w:val="left" w:pos="540"/>
        <w:tab w:val="left" w:pos="1080"/>
        <w:tab w:val="left" w:pos="1620"/>
      </w:tabs>
      <w:autoSpaceDE w:val="0"/>
      <w:autoSpaceDN w:val="0"/>
      <w:adjustRightInd w:val="0"/>
      <w:jc w:val="center"/>
    </w:pPr>
    <w:rPr>
      <w:rFonts w:ascii="Times" w:hAnsi="Times" w:cs="Arial"/>
      <w:bCs/>
      <w:szCs w:val="20"/>
    </w:rPr>
  </w:style>
  <w:style w:type="paragraph" w:styleId="Revision">
    <w:name w:val="Revision"/>
    <w:hidden/>
    <w:uiPriority w:val="99"/>
    <w:semiHidden/>
    <w:rsid w:val="0004581D"/>
    <w:rPr>
      <w:sz w:val="24"/>
      <w:szCs w:val="24"/>
    </w:rPr>
  </w:style>
  <w:style w:type="paragraph" w:styleId="FootnoteText">
    <w:name w:val="footnote text"/>
    <w:basedOn w:val="Normal"/>
    <w:link w:val="FootnoteTextChar"/>
    <w:uiPriority w:val="99"/>
    <w:rsid w:val="00C9228B"/>
    <w:rPr>
      <w:sz w:val="20"/>
      <w:szCs w:val="20"/>
    </w:rPr>
  </w:style>
  <w:style w:type="character" w:styleId="FootnoteReference">
    <w:name w:val="footnote reference"/>
    <w:uiPriority w:val="99"/>
    <w:rsid w:val="00C9228B"/>
    <w:rPr>
      <w:vertAlign w:val="superscript"/>
    </w:rPr>
  </w:style>
  <w:style w:type="character" w:styleId="FollowedHyperlink">
    <w:name w:val="FollowedHyperlink"/>
    <w:uiPriority w:val="99"/>
    <w:rsid w:val="00AD6340"/>
    <w:rPr>
      <w:color w:val="800080"/>
      <w:u w:val="single"/>
    </w:rPr>
  </w:style>
  <w:style w:type="table" w:styleId="TableGrid">
    <w:name w:val="Table Grid"/>
    <w:basedOn w:val="TableNormal"/>
    <w:uiPriority w:val="59"/>
    <w:rsid w:val="00E257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odyText1">
    <w:name w:val="Body Text1"/>
    <w:uiPriority w:val="99"/>
    <w:rsid w:val="000554E9"/>
    <w:pPr>
      <w:suppressAutoHyphens/>
    </w:pPr>
    <w:rPr>
      <w:color w:val="000000"/>
      <w:sz w:val="24"/>
    </w:rPr>
  </w:style>
  <w:style w:type="paragraph" w:styleId="PlainText">
    <w:name w:val="Plain Text"/>
    <w:basedOn w:val="Normal"/>
    <w:link w:val="PlainTextChar"/>
    <w:uiPriority w:val="99"/>
    <w:unhideWhenUsed/>
    <w:rsid w:val="00972E2D"/>
    <w:rPr>
      <w:rFonts w:ascii="Consolas" w:eastAsia="Calibri" w:hAnsi="Consolas"/>
      <w:sz w:val="21"/>
      <w:szCs w:val="21"/>
    </w:rPr>
  </w:style>
  <w:style w:type="character" w:customStyle="1" w:styleId="PlainTextChar">
    <w:name w:val="Plain Text Char"/>
    <w:link w:val="PlainText"/>
    <w:uiPriority w:val="99"/>
    <w:rsid w:val="00972E2D"/>
    <w:rPr>
      <w:rFonts w:ascii="Consolas" w:eastAsia="Calibri" w:hAnsi="Consolas" w:cs="Times New Roman"/>
      <w:sz w:val="21"/>
      <w:szCs w:val="21"/>
    </w:rPr>
  </w:style>
  <w:style w:type="paragraph" w:customStyle="1" w:styleId="Header4">
    <w:name w:val="Header 4"/>
    <w:basedOn w:val="Normal"/>
    <w:link w:val="Header4Char"/>
    <w:rsid w:val="002F3937"/>
    <w:rPr>
      <w:b/>
    </w:rPr>
  </w:style>
  <w:style w:type="character" w:customStyle="1" w:styleId="Header4Char">
    <w:name w:val="Header 4 Char"/>
    <w:link w:val="Header4"/>
    <w:rsid w:val="00432EF3"/>
    <w:rPr>
      <w:b/>
      <w:sz w:val="24"/>
      <w:szCs w:val="24"/>
      <w:lang w:val="en-US" w:eastAsia="en-US" w:bidi="ar-SA"/>
    </w:rPr>
  </w:style>
  <w:style w:type="paragraph" w:customStyle="1" w:styleId="3BThirdBullet">
    <w:name w:val="3B Third Bullet"/>
    <w:basedOn w:val="Normal"/>
    <w:rsid w:val="00D82451"/>
    <w:pPr>
      <w:numPr>
        <w:numId w:val="2"/>
      </w:numPr>
      <w:tabs>
        <w:tab w:val="left" w:pos="1440"/>
        <w:tab w:val="left" w:pos="2250"/>
      </w:tabs>
      <w:overflowPunct w:val="0"/>
      <w:autoSpaceDE w:val="0"/>
      <w:autoSpaceDN w:val="0"/>
      <w:adjustRightInd w:val="0"/>
      <w:spacing w:after="240"/>
      <w:textAlignment w:val="baseline"/>
    </w:pPr>
    <w:rPr>
      <w:rFonts w:ascii="Arial" w:hAnsi="Arial"/>
      <w:spacing w:val="-2"/>
      <w:sz w:val="22"/>
      <w:szCs w:val="20"/>
    </w:rPr>
  </w:style>
  <w:style w:type="paragraph" w:customStyle="1" w:styleId="3PThirdParagraph">
    <w:name w:val="3P Third Paragraph"/>
    <w:basedOn w:val="Normal"/>
    <w:rsid w:val="00D82451"/>
    <w:pPr>
      <w:tabs>
        <w:tab w:val="left" w:pos="720"/>
        <w:tab w:val="left" w:pos="2340"/>
      </w:tabs>
      <w:overflowPunct w:val="0"/>
      <w:autoSpaceDE w:val="0"/>
      <w:autoSpaceDN w:val="0"/>
      <w:adjustRightInd w:val="0"/>
      <w:spacing w:after="240"/>
      <w:ind w:left="720"/>
      <w:textAlignment w:val="baseline"/>
    </w:pPr>
    <w:rPr>
      <w:rFonts w:ascii="Arial" w:hAnsi="Arial"/>
      <w:spacing w:val="-2"/>
      <w:sz w:val="22"/>
      <w:szCs w:val="20"/>
    </w:rPr>
  </w:style>
  <w:style w:type="paragraph" w:styleId="BodyTextFirstIndent">
    <w:name w:val="Body Text First Indent"/>
    <w:basedOn w:val="BodyText"/>
    <w:link w:val="BodyTextFirstIndentChar"/>
    <w:rsid w:val="00B353C3"/>
    <w:pPr>
      <w:ind w:firstLine="360"/>
    </w:pPr>
    <w:rPr>
      <w:szCs w:val="24"/>
    </w:rPr>
  </w:style>
  <w:style w:type="character" w:customStyle="1" w:styleId="BodyTextChar">
    <w:name w:val="Body Text Char"/>
    <w:link w:val="BodyText"/>
    <w:uiPriority w:val="1"/>
    <w:rsid w:val="00C0007A"/>
    <w:rPr>
      <w:sz w:val="24"/>
    </w:rPr>
  </w:style>
  <w:style w:type="character" w:customStyle="1" w:styleId="BodyTextFirstIndentChar">
    <w:name w:val="Body Text First Indent Char"/>
    <w:link w:val="BodyTextFirstIndent"/>
    <w:rsid w:val="00B353C3"/>
    <w:rPr>
      <w:sz w:val="24"/>
      <w:szCs w:val="24"/>
    </w:rPr>
  </w:style>
  <w:style w:type="character" w:customStyle="1" w:styleId="CommentTextChar">
    <w:name w:val="Comment Text Char"/>
    <w:basedOn w:val="DefaultParagraphFont"/>
    <w:link w:val="CommentText"/>
    <w:uiPriority w:val="99"/>
    <w:locked/>
    <w:rsid w:val="00B353C3"/>
  </w:style>
  <w:style w:type="paragraph" w:styleId="ListParagraph">
    <w:name w:val="List Paragraph"/>
    <w:basedOn w:val="Normal"/>
    <w:link w:val="ListParagraphChar"/>
    <w:uiPriority w:val="34"/>
    <w:qFormat/>
    <w:rsid w:val="00A81BCD"/>
    <w:pPr>
      <w:ind w:left="720"/>
      <w:contextualSpacing/>
    </w:pPr>
  </w:style>
  <w:style w:type="paragraph" w:styleId="NoSpacing">
    <w:name w:val="No Spacing"/>
    <w:uiPriority w:val="1"/>
    <w:qFormat/>
    <w:rsid w:val="00245EDD"/>
    <w:rPr>
      <w:rFonts w:eastAsia="Calibri"/>
      <w:sz w:val="24"/>
      <w:szCs w:val="24"/>
    </w:rPr>
  </w:style>
  <w:style w:type="paragraph" w:styleId="BodyText3">
    <w:name w:val="Body Text 3"/>
    <w:basedOn w:val="Normal"/>
    <w:link w:val="BodyText3Char"/>
    <w:uiPriority w:val="99"/>
    <w:rsid w:val="00CE6AB4"/>
    <w:pPr>
      <w:spacing w:after="120"/>
    </w:pPr>
    <w:rPr>
      <w:sz w:val="16"/>
      <w:szCs w:val="16"/>
    </w:rPr>
  </w:style>
  <w:style w:type="character" w:customStyle="1" w:styleId="BodyText3Char">
    <w:name w:val="Body Text 3 Char"/>
    <w:link w:val="BodyText3"/>
    <w:uiPriority w:val="99"/>
    <w:rsid w:val="00CE6AB4"/>
    <w:rPr>
      <w:sz w:val="16"/>
      <w:szCs w:val="16"/>
    </w:rPr>
  </w:style>
  <w:style w:type="paragraph" w:styleId="TOCHeading">
    <w:name w:val="TOC Heading"/>
    <w:basedOn w:val="Heading1"/>
    <w:next w:val="Normal"/>
    <w:uiPriority w:val="39"/>
    <w:unhideWhenUsed/>
    <w:qFormat/>
    <w:rsid w:val="000160F0"/>
    <w:pPr>
      <w:keepLines/>
      <w:spacing w:before="480"/>
      <w:outlineLvl w:val="9"/>
    </w:pPr>
    <w:rPr>
      <w:rFonts w:ascii="Cambria" w:eastAsia="Times New Roman" w:hAnsi="Cambria"/>
      <w:bCs/>
      <w:caps/>
      <w:color w:val="365F91"/>
      <w:sz w:val="28"/>
      <w:szCs w:val="28"/>
    </w:rPr>
  </w:style>
  <w:style w:type="paragraph" w:styleId="BodyText2">
    <w:name w:val="Body Text 2"/>
    <w:basedOn w:val="Normal"/>
    <w:link w:val="BodyText2Char"/>
    <w:rsid w:val="00B0491B"/>
    <w:pPr>
      <w:spacing w:after="120" w:line="480" w:lineRule="auto"/>
    </w:pPr>
  </w:style>
  <w:style w:type="character" w:customStyle="1" w:styleId="BodyText2Char">
    <w:name w:val="Body Text 2 Char"/>
    <w:link w:val="BodyText2"/>
    <w:rsid w:val="00B0491B"/>
    <w:rPr>
      <w:sz w:val="24"/>
      <w:szCs w:val="24"/>
    </w:rPr>
  </w:style>
  <w:style w:type="character" w:customStyle="1" w:styleId="FooterChar">
    <w:name w:val="Footer Char"/>
    <w:link w:val="Footer"/>
    <w:uiPriority w:val="99"/>
    <w:rsid w:val="00115653"/>
    <w:rPr>
      <w:sz w:val="24"/>
      <w:szCs w:val="24"/>
    </w:rPr>
  </w:style>
  <w:style w:type="character" w:customStyle="1" w:styleId="Heading1Char">
    <w:name w:val="Heading 1 Char"/>
    <w:link w:val="Heading1"/>
    <w:uiPriority w:val="9"/>
    <w:rsid w:val="009F3A2B"/>
    <w:rPr>
      <w:rFonts w:ascii="Times New Roman Bold" w:eastAsia="Arial Unicode MS" w:hAnsi="Times New Roman Bold"/>
      <w:sz w:val="24"/>
    </w:rPr>
  </w:style>
  <w:style w:type="character" w:customStyle="1" w:styleId="Heading2Char">
    <w:name w:val="Heading 2 Char"/>
    <w:link w:val="Heading2"/>
    <w:uiPriority w:val="1"/>
    <w:rsid w:val="00D92181"/>
    <w:rPr>
      <w:rFonts w:ascii="Times New Roman Bold" w:eastAsia="Arial Unicode MS" w:hAnsi="Times New Roman Bold"/>
      <w:bCs/>
      <w:sz w:val="24"/>
      <w:szCs w:val="24"/>
    </w:rPr>
  </w:style>
  <w:style w:type="character" w:customStyle="1" w:styleId="Heading4Char">
    <w:name w:val="Heading 4 Char"/>
    <w:link w:val="Heading4"/>
    <w:uiPriority w:val="9"/>
    <w:rsid w:val="00FE79B9"/>
    <w:rPr>
      <w:rFonts w:ascii="Times New Roman Bold" w:eastAsia="헤드라인A" w:hAnsi="Times New Roman Bold"/>
      <w:b/>
      <w:sz w:val="24"/>
    </w:rPr>
  </w:style>
  <w:style w:type="character" w:customStyle="1" w:styleId="Heading5Char">
    <w:name w:val="Heading 5 Char"/>
    <w:link w:val="Heading5"/>
    <w:uiPriority w:val="9"/>
    <w:rsid w:val="002818AA"/>
    <w:rPr>
      <w:rFonts w:ascii="Times New Roman Bold" w:eastAsia="헤드라인A" w:hAnsi="Times New Roman Bold"/>
      <w:bCs/>
      <w:sz w:val="24"/>
      <w:szCs w:val="24"/>
    </w:rPr>
  </w:style>
  <w:style w:type="character" w:customStyle="1" w:styleId="Heading6Char">
    <w:name w:val="Heading 6 Char"/>
    <w:link w:val="Heading6"/>
    <w:rsid w:val="00A81BCD"/>
    <w:rPr>
      <w:b/>
      <w:caps/>
      <w:sz w:val="24"/>
    </w:rPr>
  </w:style>
  <w:style w:type="character" w:customStyle="1" w:styleId="Heading7Char">
    <w:name w:val="Heading 7 Char"/>
    <w:link w:val="Heading7"/>
    <w:rsid w:val="00A81BCD"/>
    <w:rPr>
      <w:b/>
      <w:bCs/>
    </w:rPr>
  </w:style>
  <w:style w:type="character" w:customStyle="1" w:styleId="Heading8Char">
    <w:name w:val="Heading 8 Char"/>
    <w:link w:val="Heading8"/>
    <w:rsid w:val="00A81BCD"/>
    <w:rPr>
      <w:b/>
      <w:bCs/>
      <w:sz w:val="22"/>
      <w:szCs w:val="22"/>
    </w:rPr>
  </w:style>
  <w:style w:type="character" w:customStyle="1" w:styleId="Heading9Char">
    <w:name w:val="Heading 9 Char"/>
    <w:link w:val="Heading9"/>
    <w:rsid w:val="00A81BCD"/>
    <w:rPr>
      <w:b/>
      <w:bCs/>
      <w:sz w:val="22"/>
      <w:szCs w:val="24"/>
    </w:rPr>
  </w:style>
  <w:style w:type="character" w:customStyle="1" w:styleId="TitleChar">
    <w:name w:val="Title Char"/>
    <w:link w:val="Title"/>
    <w:uiPriority w:val="10"/>
    <w:rsid w:val="00E25465"/>
    <w:rPr>
      <w:rFonts w:ascii="Times New Roman Bold" w:hAnsi="Times New Roman Bold"/>
      <w:b/>
      <w:caps/>
      <w:sz w:val="28"/>
      <w:szCs w:val="28"/>
    </w:rPr>
  </w:style>
  <w:style w:type="paragraph" w:styleId="Subtitle">
    <w:name w:val="Subtitle"/>
    <w:basedOn w:val="Normal"/>
    <w:link w:val="SubtitleChar"/>
    <w:qFormat/>
    <w:rsid w:val="00A81BCD"/>
    <w:pPr>
      <w:numPr>
        <w:ilvl w:val="1"/>
      </w:numPr>
    </w:pPr>
    <w:rPr>
      <w:rFonts w:ascii="Cambria" w:hAnsi="Cambria"/>
      <w:i/>
      <w:iCs/>
      <w:color w:val="4F81BD"/>
      <w:spacing w:val="15"/>
    </w:rPr>
  </w:style>
  <w:style w:type="character" w:customStyle="1" w:styleId="SubtitleChar">
    <w:name w:val="Subtitle Char"/>
    <w:link w:val="Subtitle"/>
    <w:rsid w:val="00A81BCD"/>
    <w:rPr>
      <w:rFonts w:ascii="Cambria" w:eastAsia="Times New Roman" w:hAnsi="Cambria" w:cs="Times New Roman"/>
      <w:i/>
      <w:iCs/>
      <w:color w:val="4F81BD"/>
      <w:spacing w:val="15"/>
      <w:sz w:val="24"/>
      <w:szCs w:val="24"/>
    </w:rPr>
  </w:style>
  <w:style w:type="character" w:styleId="Strong">
    <w:name w:val="Strong"/>
    <w:qFormat/>
    <w:rsid w:val="00A81BCD"/>
    <w:rPr>
      <w:b/>
      <w:bCs/>
    </w:rPr>
  </w:style>
  <w:style w:type="character" w:styleId="Emphasis">
    <w:name w:val="Emphasis"/>
    <w:uiPriority w:val="20"/>
    <w:qFormat/>
    <w:rsid w:val="00A81BCD"/>
    <w:rPr>
      <w:b/>
      <w:bCs/>
      <w:i w:val="0"/>
      <w:iCs w:val="0"/>
    </w:rPr>
  </w:style>
  <w:style w:type="character" w:customStyle="1" w:styleId="HeaderChar">
    <w:name w:val="Header Char"/>
    <w:link w:val="Header"/>
    <w:uiPriority w:val="99"/>
    <w:rsid w:val="00017F43"/>
    <w:rPr>
      <w:rFonts w:ascii="NewCenturySchlbk" w:hAnsi="NewCenturySchlbk"/>
      <w:sz w:val="24"/>
    </w:rPr>
  </w:style>
  <w:style w:type="paragraph" w:styleId="DocumentMap">
    <w:name w:val="Document Map"/>
    <w:basedOn w:val="Normal"/>
    <w:link w:val="DocumentMapChar"/>
    <w:rsid w:val="008F18EE"/>
    <w:rPr>
      <w:rFonts w:ascii="Tahoma" w:hAnsi="Tahoma" w:cs="Tahoma"/>
      <w:sz w:val="16"/>
      <w:szCs w:val="16"/>
    </w:rPr>
  </w:style>
  <w:style w:type="character" w:customStyle="1" w:styleId="DocumentMapChar">
    <w:name w:val="Document Map Char"/>
    <w:basedOn w:val="DefaultParagraphFont"/>
    <w:link w:val="DocumentMap"/>
    <w:rsid w:val="008F18EE"/>
    <w:rPr>
      <w:rFonts w:ascii="Tahoma" w:hAnsi="Tahoma" w:cs="Tahoma"/>
      <w:sz w:val="16"/>
      <w:szCs w:val="16"/>
    </w:rPr>
  </w:style>
  <w:style w:type="paragraph" w:styleId="NormalWeb">
    <w:name w:val="Normal (Web)"/>
    <w:basedOn w:val="Normal"/>
    <w:uiPriority w:val="99"/>
    <w:semiHidden/>
    <w:unhideWhenUsed/>
    <w:rsid w:val="00A22C76"/>
    <w:pPr>
      <w:spacing w:before="100" w:beforeAutospacing="1" w:after="100" w:afterAutospacing="1"/>
    </w:pPr>
    <w:rPr>
      <w:rFonts w:eastAsiaTheme="minorEastAsia"/>
    </w:rPr>
  </w:style>
  <w:style w:type="paragraph" w:customStyle="1" w:styleId="List1">
    <w:name w:val="List_1"/>
    <w:basedOn w:val="BodyText"/>
    <w:link w:val="List1Char"/>
    <w:qFormat/>
    <w:rsid w:val="00FF57A4"/>
    <w:pPr>
      <w:numPr>
        <w:numId w:val="6"/>
      </w:numPr>
      <w:ind w:left="720"/>
    </w:pPr>
  </w:style>
  <w:style w:type="paragraph" w:customStyle="1" w:styleId="List2">
    <w:name w:val="List_2"/>
    <w:basedOn w:val="ListParagraph"/>
    <w:link w:val="List2Char"/>
    <w:qFormat/>
    <w:rsid w:val="00E525FB"/>
    <w:pPr>
      <w:numPr>
        <w:ilvl w:val="1"/>
        <w:numId w:val="5"/>
      </w:numPr>
      <w:spacing w:after="120"/>
      <w:ind w:left="1440"/>
      <w:contextualSpacing w:val="0"/>
    </w:pPr>
    <w:rPr>
      <w:rFonts w:eastAsiaTheme="minorHAnsi"/>
    </w:rPr>
  </w:style>
  <w:style w:type="character" w:customStyle="1" w:styleId="List2Char">
    <w:name w:val="List_2 Char"/>
    <w:basedOn w:val="DefaultParagraphFont"/>
    <w:link w:val="List2"/>
    <w:rsid w:val="00E525FB"/>
    <w:rPr>
      <w:rFonts w:eastAsiaTheme="minorHAnsi"/>
      <w:sz w:val="24"/>
      <w:szCs w:val="24"/>
    </w:rPr>
  </w:style>
  <w:style w:type="character" w:customStyle="1" w:styleId="List1Char">
    <w:name w:val="List_1 Char"/>
    <w:basedOn w:val="DefaultParagraphFont"/>
    <w:link w:val="List1"/>
    <w:rsid w:val="00FF57A4"/>
    <w:rPr>
      <w:sz w:val="24"/>
    </w:rPr>
  </w:style>
  <w:style w:type="character" w:styleId="LineNumber">
    <w:name w:val="line number"/>
    <w:basedOn w:val="DefaultParagraphFont"/>
    <w:semiHidden/>
    <w:unhideWhenUsed/>
    <w:rsid w:val="007C4FD4"/>
  </w:style>
  <w:style w:type="character" w:customStyle="1" w:styleId="FootnoteTextChar">
    <w:name w:val="Footnote Text Char"/>
    <w:basedOn w:val="DefaultParagraphFont"/>
    <w:link w:val="FootnoteText"/>
    <w:uiPriority w:val="99"/>
    <w:rsid w:val="00B956D8"/>
  </w:style>
  <w:style w:type="character" w:customStyle="1" w:styleId="ListParagraphChar">
    <w:name w:val="List Paragraph Char"/>
    <w:basedOn w:val="DefaultParagraphFont"/>
    <w:link w:val="ListParagraph"/>
    <w:uiPriority w:val="34"/>
    <w:locked/>
    <w:rsid w:val="00BA7579"/>
    <w:rPr>
      <w:sz w:val="24"/>
      <w:szCs w:val="24"/>
    </w:rPr>
  </w:style>
  <w:style w:type="paragraph" w:styleId="TOC4">
    <w:name w:val="toc 4"/>
    <w:basedOn w:val="Normal"/>
    <w:next w:val="Normal"/>
    <w:autoRedefine/>
    <w:unhideWhenUsed/>
    <w:rsid w:val="00E8164E"/>
    <w:pPr>
      <w:spacing w:after="100"/>
      <w:ind w:left="720"/>
    </w:pPr>
  </w:style>
  <w:style w:type="character" w:styleId="EndnoteReference">
    <w:name w:val="endnote reference"/>
    <w:basedOn w:val="DefaultParagraphFont"/>
    <w:uiPriority w:val="99"/>
    <w:semiHidden/>
    <w:unhideWhenUsed/>
    <w:rsid w:val="0043778D"/>
    <w:rPr>
      <w:vertAlign w:val="superscript"/>
    </w:rPr>
  </w:style>
  <w:style w:type="paragraph" w:customStyle="1" w:styleId="BulletList">
    <w:name w:val="Bullet List"/>
    <w:basedOn w:val="Normal"/>
    <w:link w:val="BulletListChar"/>
    <w:qFormat/>
    <w:rsid w:val="00C23E71"/>
    <w:pPr>
      <w:numPr>
        <w:numId w:val="1"/>
      </w:numPr>
      <w:autoSpaceDE w:val="0"/>
      <w:autoSpaceDN w:val="0"/>
      <w:adjustRightInd w:val="0"/>
      <w:spacing w:after="120"/>
    </w:pPr>
  </w:style>
  <w:style w:type="paragraph" w:customStyle="1" w:styleId="IndentBulletList">
    <w:name w:val="Indent Bullet List"/>
    <w:basedOn w:val="Normal"/>
    <w:link w:val="IndentBulletListChar"/>
    <w:qFormat/>
    <w:rsid w:val="00A20957"/>
    <w:pPr>
      <w:numPr>
        <w:numId w:val="9"/>
      </w:numPr>
      <w:autoSpaceDE w:val="0"/>
      <w:autoSpaceDN w:val="0"/>
      <w:adjustRightInd w:val="0"/>
      <w:spacing w:after="120"/>
    </w:pPr>
    <w:rPr>
      <w:rFonts w:eastAsia="헤드라인A"/>
    </w:rPr>
  </w:style>
  <w:style w:type="character" w:customStyle="1" w:styleId="BulletListChar">
    <w:name w:val="Bullet List Char"/>
    <w:basedOn w:val="DefaultParagraphFont"/>
    <w:link w:val="BulletList"/>
    <w:rsid w:val="00C23E71"/>
    <w:rPr>
      <w:sz w:val="24"/>
      <w:szCs w:val="24"/>
    </w:rPr>
  </w:style>
  <w:style w:type="paragraph" w:customStyle="1" w:styleId="List3">
    <w:name w:val="List_3"/>
    <w:basedOn w:val="Normal"/>
    <w:link w:val="List3Char"/>
    <w:qFormat/>
    <w:rsid w:val="005C560E"/>
    <w:pPr>
      <w:numPr>
        <w:numId w:val="17"/>
      </w:numPr>
      <w:spacing w:after="120"/>
    </w:pPr>
  </w:style>
  <w:style w:type="character" w:customStyle="1" w:styleId="IndentBulletListChar">
    <w:name w:val="Indent Bullet List Char"/>
    <w:basedOn w:val="DefaultParagraphFont"/>
    <w:link w:val="IndentBulletList"/>
    <w:rsid w:val="00A20957"/>
    <w:rPr>
      <w:rFonts w:eastAsia="헤드라인A"/>
      <w:sz w:val="24"/>
      <w:szCs w:val="24"/>
    </w:rPr>
  </w:style>
  <w:style w:type="character" w:customStyle="1" w:styleId="List3Char">
    <w:name w:val="List_3 Char"/>
    <w:basedOn w:val="List2Char"/>
    <w:link w:val="List3"/>
    <w:rsid w:val="005C560E"/>
    <w:rPr>
      <w:rFonts w:eastAsiaTheme="minorHAnsi"/>
      <w:sz w:val="24"/>
      <w:szCs w:val="24"/>
    </w:rPr>
  </w:style>
  <w:style w:type="character" w:customStyle="1" w:styleId="Mention1">
    <w:name w:val="Mention1"/>
    <w:basedOn w:val="DefaultParagraphFont"/>
    <w:uiPriority w:val="99"/>
    <w:unhideWhenUsed/>
    <w:rsid w:val="00BD663F"/>
    <w:rPr>
      <w:color w:val="2B579A"/>
      <w:shd w:val="clear" w:color="auto" w:fill="E1DFDD"/>
    </w:rPr>
  </w:style>
  <w:style w:type="character" w:customStyle="1" w:styleId="UnresolvedMention1">
    <w:name w:val="Unresolved Mention1"/>
    <w:basedOn w:val="DefaultParagraphFont"/>
    <w:uiPriority w:val="99"/>
    <w:semiHidden/>
    <w:unhideWhenUsed/>
    <w:rsid w:val="002E2E89"/>
    <w:rPr>
      <w:color w:val="605E5C"/>
      <w:shd w:val="clear" w:color="auto" w:fill="E1DFDD"/>
    </w:rPr>
  </w:style>
  <w:style w:type="paragraph" w:styleId="TOC5">
    <w:name w:val="toc 5"/>
    <w:basedOn w:val="Normal"/>
    <w:next w:val="Normal"/>
    <w:autoRedefine/>
    <w:uiPriority w:val="39"/>
    <w:unhideWhenUsed/>
    <w:rsid w:val="001308B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1308B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1308B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1308B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1308BB"/>
    <w:pPr>
      <w:spacing w:after="100" w:line="259" w:lineRule="auto"/>
      <w:ind w:left="1760"/>
    </w:pPr>
    <w:rPr>
      <w:rFonts w:asciiTheme="minorHAnsi" w:eastAsiaTheme="minorEastAsia" w:hAnsiTheme="minorHAnsi" w:cstheme="minorBidi"/>
      <w:sz w:val="22"/>
      <w:szCs w:val="22"/>
    </w:rPr>
  </w:style>
  <w:style w:type="character" w:customStyle="1" w:styleId="UnresolvedMention2">
    <w:name w:val="Unresolved Mention2"/>
    <w:basedOn w:val="DefaultParagraphFont"/>
    <w:uiPriority w:val="99"/>
    <w:semiHidden/>
    <w:unhideWhenUsed/>
    <w:rsid w:val="001308BB"/>
    <w:rPr>
      <w:color w:val="605E5C"/>
      <w:shd w:val="clear" w:color="auto" w:fill="E1DFDD"/>
    </w:rPr>
  </w:style>
  <w:style w:type="character" w:customStyle="1" w:styleId="cf01">
    <w:name w:val="cf01"/>
    <w:basedOn w:val="DefaultParagraphFont"/>
    <w:rsid w:val="003C0C9C"/>
    <w:rPr>
      <w:rFonts w:ascii="Segoe UI" w:hAnsi="Segoe UI" w:cs="Segoe UI" w:hint="default"/>
      <w:sz w:val="18"/>
      <w:szCs w:val="18"/>
    </w:rPr>
  </w:style>
  <w:style w:type="table" w:customStyle="1" w:styleId="TableGrid1">
    <w:name w:val="Table Grid1"/>
    <w:basedOn w:val="TableNormal"/>
    <w:next w:val="TableGrid"/>
    <w:uiPriority w:val="39"/>
    <w:rsid w:val="003C0C9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C0C9C"/>
    <w:pPr>
      <w:keepNext/>
      <w:widowControl w:val="0"/>
      <w:autoSpaceDE w:val="0"/>
      <w:autoSpaceDN w:val="0"/>
      <w:spacing w:before="240" w:after="120"/>
      <w:jc w:val="center"/>
    </w:pPr>
    <w:rPr>
      <w:rFonts w:ascii="Times New Roman Bold" w:hAnsi="Times New Roman Bold"/>
      <w:b/>
      <w:szCs w:val="22"/>
    </w:rPr>
  </w:style>
  <w:style w:type="character" w:customStyle="1" w:styleId="CommentSubjectChar">
    <w:name w:val="Comment Subject Char"/>
    <w:basedOn w:val="CommentTextChar"/>
    <w:link w:val="CommentSubject"/>
    <w:uiPriority w:val="99"/>
    <w:semiHidden/>
    <w:rsid w:val="003C0C9C"/>
    <w:rPr>
      <w:b/>
      <w:bCs/>
    </w:rPr>
  </w:style>
  <w:style w:type="character" w:customStyle="1" w:styleId="BalloonTextChar">
    <w:name w:val="Balloon Text Char"/>
    <w:basedOn w:val="DefaultParagraphFont"/>
    <w:link w:val="BalloonText"/>
    <w:uiPriority w:val="99"/>
    <w:semiHidden/>
    <w:rsid w:val="003C0C9C"/>
    <w:rPr>
      <w:rFonts w:ascii="Tahoma" w:hAnsi="Tahoma" w:cs="Tahoma"/>
      <w:sz w:val="16"/>
      <w:szCs w:val="16"/>
    </w:rPr>
  </w:style>
  <w:style w:type="paragraph" w:styleId="ListBullet2">
    <w:name w:val="List Bullet 2"/>
    <w:basedOn w:val="Normal"/>
    <w:uiPriority w:val="99"/>
    <w:unhideWhenUsed/>
    <w:qFormat/>
    <w:rsid w:val="003C0C9C"/>
    <w:pPr>
      <w:numPr>
        <w:numId w:val="19"/>
      </w:numPr>
      <w:spacing w:after="120"/>
    </w:pPr>
    <w:rPr>
      <w:rFonts w:eastAsiaTheme="minorHAnsi" w:cstheme="minorBidi"/>
      <w:szCs w:val="22"/>
    </w:rPr>
  </w:style>
  <w:style w:type="paragraph" w:styleId="ListBullet">
    <w:name w:val="List Bullet"/>
    <w:basedOn w:val="Normal"/>
    <w:uiPriority w:val="99"/>
    <w:unhideWhenUsed/>
    <w:qFormat/>
    <w:rsid w:val="003C0C9C"/>
    <w:pPr>
      <w:numPr>
        <w:numId w:val="18"/>
      </w:numPr>
      <w:spacing w:after="120"/>
    </w:pPr>
    <w:rPr>
      <w:rFonts w:eastAsiaTheme="minorHAnsi" w:cstheme="minorBidi"/>
      <w:szCs w:val="22"/>
    </w:rPr>
  </w:style>
  <w:style w:type="character" w:customStyle="1" w:styleId="BodyTextIndentChar">
    <w:name w:val="Body Text Indent Char"/>
    <w:basedOn w:val="DefaultParagraphFont"/>
    <w:link w:val="BodyTextIndent"/>
    <w:uiPriority w:val="99"/>
    <w:rsid w:val="003C0C9C"/>
    <w:rPr>
      <w:sz w:val="24"/>
    </w:rPr>
  </w:style>
  <w:style w:type="table" w:customStyle="1" w:styleId="TableGridLight1">
    <w:name w:val="Table Grid Light1"/>
    <w:basedOn w:val="TableNormal"/>
    <w:uiPriority w:val="40"/>
    <w:rsid w:val="003C0C9C"/>
    <w:rPr>
      <w:rFonts w:asciiTheme="minorHAnsi" w:eastAsiaTheme="minorHAnsi" w:hAnsiTheme="minorHAnsi" w:cstheme="minorBid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3C0C9C"/>
    <w:rPr>
      <w:rFonts w:asciiTheme="minorHAnsi" w:eastAsiaTheme="minorHAnsi" w:hAnsiTheme="minorHAnsi" w:cstheme="minorBid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3C0C9C"/>
    <w:rPr>
      <w:rFonts w:asciiTheme="minorHAnsi" w:eastAsiaTheme="minorHAnsi" w:hAnsiTheme="minorHAnsi" w:cstheme="minorBidi"/>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3C0C9C"/>
    <w:rPr>
      <w:rFonts w:asciiTheme="minorHAnsi" w:eastAsiaTheme="minorHAnsi" w:hAnsiTheme="minorHAnsi" w:cstheme="minorBidi"/>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3C0C9C"/>
    <w:rPr>
      <w:rFonts w:asciiTheme="minorHAnsi" w:eastAsiaTheme="minorHAnsi" w:hAnsiTheme="minorHAnsi" w:cstheme="minorBidi"/>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3C0C9C"/>
    <w:rPr>
      <w:rFonts w:asciiTheme="minorHAnsi" w:eastAsiaTheme="minorHAnsi" w:hAnsiTheme="minorHAnsi" w:cstheme="minorBidi"/>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1">
    <w:name w:val="Grid Table 1 Light1"/>
    <w:basedOn w:val="TableNormal"/>
    <w:uiPriority w:val="46"/>
    <w:rsid w:val="003C0C9C"/>
    <w:rPr>
      <w:rFonts w:asciiTheme="minorHAnsi" w:eastAsiaTheme="minorHAnsi" w:hAnsiTheme="minorHAnsi" w:cstheme="minorBid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2">
    <w:name w:val="Table Grid2"/>
    <w:basedOn w:val="TableNormal"/>
    <w:uiPriority w:val="39"/>
    <w:rsid w:val="003C0C9C"/>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C0C9C"/>
    <w:pPr>
      <w:spacing w:after="200"/>
    </w:pPr>
    <w:rPr>
      <w:rFonts w:asciiTheme="minorHAnsi" w:eastAsiaTheme="minorHAnsi" w:hAnsiTheme="minorHAnsi" w:cstheme="minorBidi"/>
      <w:i/>
      <w:iCs/>
      <w:color w:val="1F497D" w:themeColor="text2"/>
      <w:sz w:val="18"/>
      <w:szCs w:val="18"/>
    </w:rPr>
  </w:style>
  <w:style w:type="numbering" w:customStyle="1" w:styleId="NoList1">
    <w:name w:val="No List1"/>
    <w:next w:val="NoList"/>
    <w:uiPriority w:val="99"/>
    <w:semiHidden/>
    <w:unhideWhenUsed/>
    <w:rsid w:val="003C0C9C"/>
  </w:style>
  <w:style w:type="character" w:customStyle="1" w:styleId="FollowedHyperlink1">
    <w:name w:val="FollowedHyperlink1"/>
    <w:basedOn w:val="DefaultParagraphFont"/>
    <w:uiPriority w:val="99"/>
    <w:semiHidden/>
    <w:unhideWhenUsed/>
    <w:rsid w:val="003C0C9C"/>
    <w:rPr>
      <w:color w:val="954F72"/>
      <w:u w:val="single"/>
    </w:rPr>
  </w:style>
  <w:style w:type="paragraph" w:customStyle="1" w:styleId="msonormal0">
    <w:name w:val="msonormal"/>
    <w:basedOn w:val="Normal"/>
    <w:rsid w:val="003C0C9C"/>
    <w:pPr>
      <w:spacing w:before="100" w:beforeAutospacing="1" w:after="100" w:afterAutospacing="1"/>
    </w:pPr>
  </w:style>
  <w:style w:type="paragraph" w:styleId="TableofFigures">
    <w:name w:val="table of figures"/>
    <w:basedOn w:val="Normal"/>
    <w:next w:val="Normal"/>
    <w:uiPriority w:val="99"/>
    <w:semiHidden/>
    <w:unhideWhenUsed/>
    <w:rsid w:val="003C0C9C"/>
    <w:pPr>
      <w:jc w:val="both"/>
    </w:pPr>
  </w:style>
  <w:style w:type="paragraph" w:customStyle="1" w:styleId="TOCHeading1">
    <w:name w:val="TOC Heading1"/>
    <w:basedOn w:val="Heading1"/>
    <w:next w:val="Normal"/>
    <w:uiPriority w:val="39"/>
    <w:semiHidden/>
    <w:unhideWhenUsed/>
    <w:qFormat/>
    <w:rsid w:val="003C0C9C"/>
    <w:pPr>
      <w:keepLines/>
      <w:spacing w:before="240" w:after="0" w:line="256" w:lineRule="auto"/>
      <w:outlineLvl w:val="9"/>
    </w:pPr>
    <w:rPr>
      <w:rFonts w:ascii="Calibri Light" w:eastAsia="Times New Roman" w:hAnsi="Calibri Light"/>
      <w:color w:val="2F5496"/>
      <w:sz w:val="32"/>
      <w:szCs w:val="32"/>
    </w:rPr>
  </w:style>
  <w:style w:type="paragraph" w:customStyle="1" w:styleId="SymposiumTitle">
    <w:name w:val="SymposiumTitle"/>
    <w:basedOn w:val="Normal"/>
    <w:autoRedefine/>
    <w:rsid w:val="003C0C9C"/>
    <w:pPr>
      <w:jc w:val="center"/>
    </w:pPr>
    <w:rPr>
      <w:rFonts w:ascii="CG Omega" w:hAnsi="CG Omega"/>
      <w:b/>
      <w:smallCaps/>
      <w:sz w:val="32"/>
    </w:rPr>
  </w:style>
  <w:style w:type="paragraph" w:customStyle="1" w:styleId="Table">
    <w:name w:val="Table"/>
    <w:basedOn w:val="Normal"/>
    <w:rsid w:val="003C0C9C"/>
    <w:pPr>
      <w:jc w:val="center"/>
    </w:pPr>
    <w:rPr>
      <w:b/>
    </w:rPr>
  </w:style>
  <w:style w:type="character" w:customStyle="1" w:styleId="WSSubChar">
    <w:name w:val="WS Sub Char"/>
    <w:basedOn w:val="DefaultParagraphFont"/>
    <w:link w:val="WSSub"/>
    <w:locked/>
    <w:rsid w:val="003C0C9C"/>
    <w:rPr>
      <w:b/>
      <w:smallCaps/>
      <w:sz w:val="28"/>
      <w:szCs w:val="24"/>
    </w:rPr>
  </w:style>
  <w:style w:type="paragraph" w:customStyle="1" w:styleId="WSSub">
    <w:name w:val="WS Sub"/>
    <w:basedOn w:val="Normal"/>
    <w:link w:val="WSSubChar"/>
    <w:qFormat/>
    <w:rsid w:val="003C0C9C"/>
    <w:pPr>
      <w:jc w:val="center"/>
      <w:outlineLvl w:val="1"/>
    </w:pPr>
    <w:rPr>
      <w:b/>
      <w:smallCaps/>
      <w:sz w:val="28"/>
    </w:rPr>
  </w:style>
  <w:style w:type="paragraph" w:customStyle="1" w:styleId="WSContinued">
    <w:name w:val="WS Continued"/>
    <w:basedOn w:val="Normal"/>
    <w:qFormat/>
    <w:rsid w:val="003C0C9C"/>
    <w:pPr>
      <w:jc w:val="center"/>
    </w:pPr>
    <w:rPr>
      <w:b/>
      <w:smallCaps/>
      <w:sz w:val="28"/>
    </w:rPr>
  </w:style>
  <w:style w:type="paragraph" w:customStyle="1" w:styleId="TableCaption">
    <w:name w:val="Table Caption"/>
    <w:basedOn w:val="Caption"/>
    <w:qFormat/>
    <w:rsid w:val="003C0C9C"/>
    <w:pPr>
      <w:keepNext/>
      <w:spacing w:after="60"/>
      <w:jc w:val="center"/>
    </w:pPr>
    <w:rPr>
      <w:rFonts w:ascii="Arial" w:eastAsia="Times New Roman" w:hAnsi="Arial" w:cs="Times New Roman"/>
      <w:bCs/>
      <w:i w:val="0"/>
      <w:iCs w:val="0"/>
      <w:color w:val="auto"/>
      <w:sz w:val="20"/>
      <w:szCs w:val="20"/>
    </w:rPr>
  </w:style>
  <w:style w:type="character" w:customStyle="1" w:styleId="AttachmentChar">
    <w:name w:val="Attachment Char"/>
    <w:basedOn w:val="DefaultParagraphFont"/>
    <w:link w:val="Attachment"/>
    <w:locked/>
    <w:rsid w:val="003C0C9C"/>
    <w:rPr>
      <w:b/>
      <w:bCs/>
      <w:spacing w:val="1"/>
      <w:sz w:val="28"/>
      <w:szCs w:val="28"/>
    </w:rPr>
  </w:style>
  <w:style w:type="paragraph" w:customStyle="1" w:styleId="Attachment">
    <w:name w:val="Attachment"/>
    <w:basedOn w:val="Normal"/>
    <w:link w:val="AttachmentChar"/>
    <w:qFormat/>
    <w:rsid w:val="003C0C9C"/>
    <w:pPr>
      <w:widowControl w:val="0"/>
      <w:autoSpaceDE w:val="0"/>
      <w:autoSpaceDN w:val="0"/>
      <w:adjustRightInd w:val="0"/>
      <w:jc w:val="center"/>
    </w:pPr>
    <w:rPr>
      <w:b/>
      <w:bCs/>
      <w:spacing w:val="1"/>
      <w:sz w:val="28"/>
      <w:szCs w:val="28"/>
    </w:rPr>
  </w:style>
  <w:style w:type="table" w:customStyle="1" w:styleId="GridTable41">
    <w:name w:val="Grid Table 41"/>
    <w:basedOn w:val="TableNormal"/>
    <w:next w:val="GridTable4"/>
    <w:uiPriority w:val="49"/>
    <w:rsid w:val="003C0C9C"/>
    <w:pPr>
      <w:ind w:left="864" w:hanging="432"/>
      <w:jc w:val="both"/>
    </w:pPr>
    <w:rPr>
      <w:rFonts w:ascii="Calibri" w:hAnsi="Calibri"/>
      <w:sz w:val="22"/>
      <w:szCs w:val="22"/>
    </w:rPr>
    <w:tblPr>
      <w:tblStyleRowBandSize w:val="1"/>
      <w:tblStyleColBandSize w:val="1"/>
      <w:tblInd w:w="0" w:type="nil"/>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11">
    <w:name w:val="Grid Table 4 - Accent 11"/>
    <w:basedOn w:val="TableNormal"/>
    <w:next w:val="GridTable4-Accent1"/>
    <w:uiPriority w:val="49"/>
    <w:rsid w:val="003C0C9C"/>
    <w:pPr>
      <w:ind w:left="864" w:hanging="432"/>
      <w:jc w:val="both"/>
    </w:pPr>
    <w:rPr>
      <w:rFonts w:ascii="Calibri" w:hAnsi="Calibri"/>
      <w:sz w:val="22"/>
      <w:szCs w:val="22"/>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31">
    <w:name w:val="Grid Table 4 - Accent 31"/>
    <w:basedOn w:val="TableNormal"/>
    <w:next w:val="GridTable4-Accent3"/>
    <w:uiPriority w:val="49"/>
    <w:rsid w:val="003C0C9C"/>
    <w:pPr>
      <w:ind w:left="864" w:hanging="432"/>
      <w:jc w:val="both"/>
    </w:pPr>
    <w:rPr>
      <w:rFonts w:ascii="Calibri" w:hAnsi="Calibri"/>
      <w:sz w:val="22"/>
      <w:szCs w:val="22"/>
    </w:rPr>
    <w:tblPr>
      <w:tblStyleRowBandSize w:val="1"/>
      <w:tblStyleColBandSize w:val="1"/>
      <w:tblInd w:w="0" w:type="nil"/>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61">
    <w:name w:val="Grid Table 3 - Accent 61"/>
    <w:basedOn w:val="TableNormal"/>
    <w:next w:val="GridTable3-Accent6"/>
    <w:uiPriority w:val="48"/>
    <w:rsid w:val="003C0C9C"/>
    <w:pPr>
      <w:ind w:left="864" w:hanging="432"/>
      <w:jc w:val="both"/>
    </w:pPr>
    <w:rPr>
      <w:rFonts w:ascii="Calibri" w:hAnsi="Calibri"/>
      <w:sz w:val="22"/>
      <w:szCs w:val="22"/>
    </w:rPr>
    <w:tblPr>
      <w:tblStyleRowBandSize w:val="1"/>
      <w:tblStyleColBandSize w:val="1"/>
      <w:tblInd w:w="0" w:type="nil"/>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TableGrid11">
    <w:name w:val="Table Grid11"/>
    <w:basedOn w:val="TableNormal"/>
    <w:uiPriority w:val="39"/>
    <w:rsid w:val="003C0C9C"/>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3C0C9C"/>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3C0C9C"/>
    <w:rPr>
      <w:rFonts w:asciiTheme="minorHAnsi" w:eastAsiaTheme="minorHAnsi" w:hAnsiTheme="minorHAnsi" w:cstheme="minorBid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3C0C9C"/>
    <w:rPr>
      <w:rFonts w:asciiTheme="minorHAnsi" w:eastAsiaTheme="minorHAnsi" w:hAnsiTheme="minorHAnsi" w:cstheme="minorBidi"/>
      <w:sz w:val="22"/>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3">
    <w:name w:val="Grid Table 4 Accent 3"/>
    <w:basedOn w:val="TableNormal"/>
    <w:uiPriority w:val="49"/>
    <w:rsid w:val="003C0C9C"/>
    <w:rPr>
      <w:rFonts w:asciiTheme="minorHAnsi" w:eastAsiaTheme="minorHAnsi" w:hAnsiTheme="minorHAnsi" w:cstheme="minorBidi"/>
      <w:sz w:val="22"/>
      <w:szCs w:val="22"/>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3-Accent6">
    <w:name w:val="Grid Table 3 Accent 6"/>
    <w:basedOn w:val="TableNormal"/>
    <w:uiPriority w:val="48"/>
    <w:rsid w:val="003C0C9C"/>
    <w:rPr>
      <w:rFonts w:asciiTheme="minorHAnsi" w:eastAsiaTheme="minorHAnsi" w:hAnsiTheme="minorHAnsi" w:cstheme="minorBidi"/>
      <w:sz w:val="22"/>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2">
    <w:name w:val="Grid Table 42"/>
    <w:basedOn w:val="TableNormal"/>
    <w:next w:val="GridTable4"/>
    <w:uiPriority w:val="49"/>
    <w:rsid w:val="003C0C9C"/>
    <w:pPr>
      <w:ind w:left="864" w:hanging="432"/>
      <w:jc w:val="both"/>
    </w:pPr>
    <w:rPr>
      <w:rFonts w:ascii="Calibri" w:hAnsi="Calibri"/>
      <w:sz w:val="22"/>
      <w:szCs w:val="22"/>
    </w:rPr>
    <w:tblPr>
      <w:tblStyleRowBandSize w:val="1"/>
      <w:tblStyleColBandSize w:val="1"/>
      <w:tblInd w:w="0" w:type="nil"/>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2">
    <w:name w:val="No List2"/>
    <w:next w:val="NoList"/>
    <w:uiPriority w:val="99"/>
    <w:semiHidden/>
    <w:unhideWhenUsed/>
    <w:rsid w:val="003C0C9C"/>
  </w:style>
  <w:style w:type="table" w:customStyle="1" w:styleId="TableGrid3">
    <w:name w:val="Table Grid3"/>
    <w:basedOn w:val="TableNormal"/>
    <w:next w:val="TableGrid"/>
    <w:uiPriority w:val="59"/>
    <w:rsid w:val="003C0C9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3C0C9C"/>
  </w:style>
  <w:style w:type="table" w:customStyle="1" w:styleId="TableGrid12">
    <w:name w:val="Table Grid12"/>
    <w:basedOn w:val="TableNormal"/>
    <w:next w:val="TableGrid"/>
    <w:uiPriority w:val="39"/>
    <w:rsid w:val="003C0C9C"/>
    <w:pPr>
      <w:ind w:left="864" w:hanging="432"/>
      <w:jc w:val="both"/>
    </w:pPr>
    <w:rPr>
      <w:rFonts w:ascii="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070821"/>
  </w:style>
  <w:style w:type="character" w:styleId="UnresolvedMention">
    <w:name w:val="Unresolved Mention"/>
    <w:basedOn w:val="DefaultParagraphFont"/>
    <w:uiPriority w:val="99"/>
    <w:semiHidden/>
    <w:unhideWhenUsed/>
    <w:rsid w:val="00B0034D"/>
    <w:rPr>
      <w:color w:val="605E5C"/>
      <w:shd w:val="clear" w:color="auto" w:fill="E1DFDD"/>
    </w:rPr>
  </w:style>
  <w:style w:type="character" w:customStyle="1" w:styleId="normaltextrun">
    <w:name w:val="normaltextrun"/>
    <w:basedOn w:val="DefaultParagraphFont"/>
    <w:rsid w:val="00516BBE"/>
  </w:style>
  <w:style w:type="character" w:customStyle="1" w:styleId="eop">
    <w:name w:val="eop"/>
    <w:basedOn w:val="DefaultParagraphFont"/>
    <w:rsid w:val="00516B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77112">
      <w:bodyDiv w:val="1"/>
      <w:marLeft w:val="0"/>
      <w:marRight w:val="0"/>
      <w:marTop w:val="0"/>
      <w:marBottom w:val="0"/>
      <w:divBdr>
        <w:top w:val="none" w:sz="0" w:space="0" w:color="auto"/>
        <w:left w:val="none" w:sz="0" w:space="0" w:color="auto"/>
        <w:bottom w:val="none" w:sz="0" w:space="0" w:color="auto"/>
        <w:right w:val="none" w:sz="0" w:space="0" w:color="auto"/>
      </w:divBdr>
    </w:div>
    <w:div w:id="70129946">
      <w:bodyDiv w:val="1"/>
      <w:marLeft w:val="0"/>
      <w:marRight w:val="0"/>
      <w:marTop w:val="0"/>
      <w:marBottom w:val="0"/>
      <w:divBdr>
        <w:top w:val="none" w:sz="0" w:space="0" w:color="auto"/>
        <w:left w:val="none" w:sz="0" w:space="0" w:color="auto"/>
        <w:bottom w:val="none" w:sz="0" w:space="0" w:color="auto"/>
        <w:right w:val="none" w:sz="0" w:space="0" w:color="auto"/>
      </w:divBdr>
    </w:div>
    <w:div w:id="92291474">
      <w:bodyDiv w:val="1"/>
      <w:marLeft w:val="0"/>
      <w:marRight w:val="0"/>
      <w:marTop w:val="0"/>
      <w:marBottom w:val="0"/>
      <w:divBdr>
        <w:top w:val="none" w:sz="0" w:space="0" w:color="auto"/>
        <w:left w:val="none" w:sz="0" w:space="0" w:color="auto"/>
        <w:bottom w:val="none" w:sz="0" w:space="0" w:color="auto"/>
        <w:right w:val="none" w:sz="0" w:space="0" w:color="auto"/>
      </w:divBdr>
    </w:div>
    <w:div w:id="93480307">
      <w:bodyDiv w:val="1"/>
      <w:marLeft w:val="0"/>
      <w:marRight w:val="0"/>
      <w:marTop w:val="0"/>
      <w:marBottom w:val="0"/>
      <w:divBdr>
        <w:top w:val="none" w:sz="0" w:space="0" w:color="auto"/>
        <w:left w:val="none" w:sz="0" w:space="0" w:color="auto"/>
        <w:bottom w:val="none" w:sz="0" w:space="0" w:color="auto"/>
        <w:right w:val="none" w:sz="0" w:space="0" w:color="auto"/>
      </w:divBdr>
    </w:div>
    <w:div w:id="141510992">
      <w:bodyDiv w:val="1"/>
      <w:marLeft w:val="0"/>
      <w:marRight w:val="0"/>
      <w:marTop w:val="0"/>
      <w:marBottom w:val="0"/>
      <w:divBdr>
        <w:top w:val="none" w:sz="0" w:space="0" w:color="auto"/>
        <w:left w:val="none" w:sz="0" w:space="0" w:color="auto"/>
        <w:bottom w:val="none" w:sz="0" w:space="0" w:color="auto"/>
        <w:right w:val="none" w:sz="0" w:space="0" w:color="auto"/>
      </w:divBdr>
    </w:div>
    <w:div w:id="149637709">
      <w:bodyDiv w:val="1"/>
      <w:marLeft w:val="0"/>
      <w:marRight w:val="0"/>
      <w:marTop w:val="0"/>
      <w:marBottom w:val="0"/>
      <w:divBdr>
        <w:top w:val="none" w:sz="0" w:space="0" w:color="auto"/>
        <w:left w:val="none" w:sz="0" w:space="0" w:color="auto"/>
        <w:bottom w:val="none" w:sz="0" w:space="0" w:color="auto"/>
        <w:right w:val="none" w:sz="0" w:space="0" w:color="auto"/>
      </w:divBdr>
    </w:div>
    <w:div w:id="165563396">
      <w:bodyDiv w:val="1"/>
      <w:marLeft w:val="0"/>
      <w:marRight w:val="0"/>
      <w:marTop w:val="0"/>
      <w:marBottom w:val="0"/>
      <w:divBdr>
        <w:top w:val="none" w:sz="0" w:space="0" w:color="auto"/>
        <w:left w:val="none" w:sz="0" w:space="0" w:color="auto"/>
        <w:bottom w:val="none" w:sz="0" w:space="0" w:color="auto"/>
        <w:right w:val="none" w:sz="0" w:space="0" w:color="auto"/>
      </w:divBdr>
    </w:div>
    <w:div w:id="207256981">
      <w:bodyDiv w:val="1"/>
      <w:marLeft w:val="0"/>
      <w:marRight w:val="0"/>
      <w:marTop w:val="0"/>
      <w:marBottom w:val="0"/>
      <w:divBdr>
        <w:top w:val="none" w:sz="0" w:space="0" w:color="auto"/>
        <w:left w:val="none" w:sz="0" w:space="0" w:color="auto"/>
        <w:bottom w:val="none" w:sz="0" w:space="0" w:color="auto"/>
        <w:right w:val="none" w:sz="0" w:space="0" w:color="auto"/>
      </w:divBdr>
    </w:div>
    <w:div w:id="219248527">
      <w:bodyDiv w:val="1"/>
      <w:marLeft w:val="0"/>
      <w:marRight w:val="0"/>
      <w:marTop w:val="0"/>
      <w:marBottom w:val="0"/>
      <w:divBdr>
        <w:top w:val="none" w:sz="0" w:space="0" w:color="auto"/>
        <w:left w:val="none" w:sz="0" w:space="0" w:color="auto"/>
        <w:bottom w:val="none" w:sz="0" w:space="0" w:color="auto"/>
        <w:right w:val="none" w:sz="0" w:space="0" w:color="auto"/>
      </w:divBdr>
    </w:div>
    <w:div w:id="234585663">
      <w:bodyDiv w:val="1"/>
      <w:marLeft w:val="0"/>
      <w:marRight w:val="0"/>
      <w:marTop w:val="0"/>
      <w:marBottom w:val="0"/>
      <w:divBdr>
        <w:top w:val="none" w:sz="0" w:space="0" w:color="auto"/>
        <w:left w:val="none" w:sz="0" w:space="0" w:color="auto"/>
        <w:bottom w:val="none" w:sz="0" w:space="0" w:color="auto"/>
        <w:right w:val="none" w:sz="0" w:space="0" w:color="auto"/>
      </w:divBdr>
    </w:div>
    <w:div w:id="266235046">
      <w:bodyDiv w:val="1"/>
      <w:marLeft w:val="0"/>
      <w:marRight w:val="0"/>
      <w:marTop w:val="0"/>
      <w:marBottom w:val="0"/>
      <w:divBdr>
        <w:top w:val="none" w:sz="0" w:space="0" w:color="auto"/>
        <w:left w:val="none" w:sz="0" w:space="0" w:color="auto"/>
        <w:bottom w:val="none" w:sz="0" w:space="0" w:color="auto"/>
        <w:right w:val="none" w:sz="0" w:space="0" w:color="auto"/>
      </w:divBdr>
    </w:div>
    <w:div w:id="292103041">
      <w:bodyDiv w:val="1"/>
      <w:marLeft w:val="0"/>
      <w:marRight w:val="0"/>
      <w:marTop w:val="0"/>
      <w:marBottom w:val="0"/>
      <w:divBdr>
        <w:top w:val="none" w:sz="0" w:space="0" w:color="auto"/>
        <w:left w:val="none" w:sz="0" w:space="0" w:color="auto"/>
        <w:bottom w:val="none" w:sz="0" w:space="0" w:color="auto"/>
        <w:right w:val="none" w:sz="0" w:space="0" w:color="auto"/>
      </w:divBdr>
    </w:div>
    <w:div w:id="350382424">
      <w:bodyDiv w:val="1"/>
      <w:marLeft w:val="0"/>
      <w:marRight w:val="0"/>
      <w:marTop w:val="0"/>
      <w:marBottom w:val="0"/>
      <w:divBdr>
        <w:top w:val="none" w:sz="0" w:space="0" w:color="auto"/>
        <w:left w:val="none" w:sz="0" w:space="0" w:color="auto"/>
        <w:bottom w:val="none" w:sz="0" w:space="0" w:color="auto"/>
        <w:right w:val="none" w:sz="0" w:space="0" w:color="auto"/>
      </w:divBdr>
    </w:div>
    <w:div w:id="375399127">
      <w:bodyDiv w:val="1"/>
      <w:marLeft w:val="0"/>
      <w:marRight w:val="0"/>
      <w:marTop w:val="0"/>
      <w:marBottom w:val="0"/>
      <w:divBdr>
        <w:top w:val="none" w:sz="0" w:space="0" w:color="auto"/>
        <w:left w:val="none" w:sz="0" w:space="0" w:color="auto"/>
        <w:bottom w:val="none" w:sz="0" w:space="0" w:color="auto"/>
        <w:right w:val="none" w:sz="0" w:space="0" w:color="auto"/>
      </w:divBdr>
    </w:div>
    <w:div w:id="390810466">
      <w:bodyDiv w:val="1"/>
      <w:marLeft w:val="0"/>
      <w:marRight w:val="0"/>
      <w:marTop w:val="0"/>
      <w:marBottom w:val="0"/>
      <w:divBdr>
        <w:top w:val="none" w:sz="0" w:space="0" w:color="auto"/>
        <w:left w:val="none" w:sz="0" w:space="0" w:color="auto"/>
        <w:bottom w:val="none" w:sz="0" w:space="0" w:color="auto"/>
        <w:right w:val="none" w:sz="0" w:space="0" w:color="auto"/>
      </w:divBdr>
    </w:div>
    <w:div w:id="390883141">
      <w:bodyDiv w:val="1"/>
      <w:marLeft w:val="0"/>
      <w:marRight w:val="0"/>
      <w:marTop w:val="0"/>
      <w:marBottom w:val="0"/>
      <w:divBdr>
        <w:top w:val="none" w:sz="0" w:space="0" w:color="auto"/>
        <w:left w:val="none" w:sz="0" w:space="0" w:color="auto"/>
        <w:bottom w:val="none" w:sz="0" w:space="0" w:color="auto"/>
        <w:right w:val="none" w:sz="0" w:space="0" w:color="auto"/>
      </w:divBdr>
    </w:div>
    <w:div w:id="411584521">
      <w:bodyDiv w:val="1"/>
      <w:marLeft w:val="0"/>
      <w:marRight w:val="0"/>
      <w:marTop w:val="0"/>
      <w:marBottom w:val="0"/>
      <w:divBdr>
        <w:top w:val="none" w:sz="0" w:space="0" w:color="auto"/>
        <w:left w:val="none" w:sz="0" w:space="0" w:color="auto"/>
        <w:bottom w:val="none" w:sz="0" w:space="0" w:color="auto"/>
        <w:right w:val="none" w:sz="0" w:space="0" w:color="auto"/>
      </w:divBdr>
    </w:div>
    <w:div w:id="431517452">
      <w:bodyDiv w:val="1"/>
      <w:marLeft w:val="0"/>
      <w:marRight w:val="0"/>
      <w:marTop w:val="0"/>
      <w:marBottom w:val="0"/>
      <w:divBdr>
        <w:top w:val="none" w:sz="0" w:space="0" w:color="auto"/>
        <w:left w:val="none" w:sz="0" w:space="0" w:color="auto"/>
        <w:bottom w:val="none" w:sz="0" w:space="0" w:color="auto"/>
        <w:right w:val="none" w:sz="0" w:space="0" w:color="auto"/>
      </w:divBdr>
    </w:div>
    <w:div w:id="480003274">
      <w:bodyDiv w:val="1"/>
      <w:marLeft w:val="0"/>
      <w:marRight w:val="0"/>
      <w:marTop w:val="0"/>
      <w:marBottom w:val="0"/>
      <w:divBdr>
        <w:top w:val="none" w:sz="0" w:space="0" w:color="auto"/>
        <w:left w:val="none" w:sz="0" w:space="0" w:color="auto"/>
        <w:bottom w:val="none" w:sz="0" w:space="0" w:color="auto"/>
        <w:right w:val="none" w:sz="0" w:space="0" w:color="auto"/>
      </w:divBdr>
    </w:div>
    <w:div w:id="509216701">
      <w:bodyDiv w:val="1"/>
      <w:marLeft w:val="0"/>
      <w:marRight w:val="0"/>
      <w:marTop w:val="0"/>
      <w:marBottom w:val="0"/>
      <w:divBdr>
        <w:top w:val="none" w:sz="0" w:space="0" w:color="auto"/>
        <w:left w:val="none" w:sz="0" w:space="0" w:color="auto"/>
        <w:bottom w:val="none" w:sz="0" w:space="0" w:color="auto"/>
        <w:right w:val="none" w:sz="0" w:space="0" w:color="auto"/>
      </w:divBdr>
    </w:div>
    <w:div w:id="540245059">
      <w:bodyDiv w:val="1"/>
      <w:marLeft w:val="0"/>
      <w:marRight w:val="0"/>
      <w:marTop w:val="0"/>
      <w:marBottom w:val="0"/>
      <w:divBdr>
        <w:top w:val="none" w:sz="0" w:space="0" w:color="auto"/>
        <w:left w:val="none" w:sz="0" w:space="0" w:color="auto"/>
        <w:bottom w:val="none" w:sz="0" w:space="0" w:color="auto"/>
        <w:right w:val="none" w:sz="0" w:space="0" w:color="auto"/>
      </w:divBdr>
    </w:div>
    <w:div w:id="580599464">
      <w:bodyDiv w:val="1"/>
      <w:marLeft w:val="0"/>
      <w:marRight w:val="0"/>
      <w:marTop w:val="0"/>
      <w:marBottom w:val="0"/>
      <w:divBdr>
        <w:top w:val="none" w:sz="0" w:space="0" w:color="auto"/>
        <w:left w:val="none" w:sz="0" w:space="0" w:color="auto"/>
        <w:bottom w:val="none" w:sz="0" w:space="0" w:color="auto"/>
        <w:right w:val="none" w:sz="0" w:space="0" w:color="auto"/>
      </w:divBdr>
    </w:div>
    <w:div w:id="641623197">
      <w:bodyDiv w:val="1"/>
      <w:marLeft w:val="0"/>
      <w:marRight w:val="0"/>
      <w:marTop w:val="0"/>
      <w:marBottom w:val="0"/>
      <w:divBdr>
        <w:top w:val="none" w:sz="0" w:space="0" w:color="auto"/>
        <w:left w:val="none" w:sz="0" w:space="0" w:color="auto"/>
        <w:bottom w:val="none" w:sz="0" w:space="0" w:color="auto"/>
        <w:right w:val="none" w:sz="0" w:space="0" w:color="auto"/>
      </w:divBdr>
    </w:div>
    <w:div w:id="690571332">
      <w:bodyDiv w:val="1"/>
      <w:marLeft w:val="0"/>
      <w:marRight w:val="0"/>
      <w:marTop w:val="0"/>
      <w:marBottom w:val="0"/>
      <w:divBdr>
        <w:top w:val="none" w:sz="0" w:space="0" w:color="auto"/>
        <w:left w:val="none" w:sz="0" w:space="0" w:color="auto"/>
        <w:bottom w:val="none" w:sz="0" w:space="0" w:color="auto"/>
        <w:right w:val="none" w:sz="0" w:space="0" w:color="auto"/>
      </w:divBdr>
    </w:div>
    <w:div w:id="737943231">
      <w:bodyDiv w:val="1"/>
      <w:marLeft w:val="0"/>
      <w:marRight w:val="0"/>
      <w:marTop w:val="0"/>
      <w:marBottom w:val="0"/>
      <w:divBdr>
        <w:top w:val="none" w:sz="0" w:space="0" w:color="auto"/>
        <w:left w:val="none" w:sz="0" w:space="0" w:color="auto"/>
        <w:bottom w:val="none" w:sz="0" w:space="0" w:color="auto"/>
        <w:right w:val="none" w:sz="0" w:space="0" w:color="auto"/>
      </w:divBdr>
    </w:div>
    <w:div w:id="747464056">
      <w:bodyDiv w:val="1"/>
      <w:marLeft w:val="0"/>
      <w:marRight w:val="0"/>
      <w:marTop w:val="0"/>
      <w:marBottom w:val="0"/>
      <w:divBdr>
        <w:top w:val="none" w:sz="0" w:space="0" w:color="auto"/>
        <w:left w:val="none" w:sz="0" w:space="0" w:color="auto"/>
        <w:bottom w:val="none" w:sz="0" w:space="0" w:color="auto"/>
        <w:right w:val="none" w:sz="0" w:space="0" w:color="auto"/>
      </w:divBdr>
    </w:div>
    <w:div w:id="758020975">
      <w:bodyDiv w:val="1"/>
      <w:marLeft w:val="0"/>
      <w:marRight w:val="0"/>
      <w:marTop w:val="0"/>
      <w:marBottom w:val="0"/>
      <w:divBdr>
        <w:top w:val="none" w:sz="0" w:space="0" w:color="auto"/>
        <w:left w:val="none" w:sz="0" w:space="0" w:color="auto"/>
        <w:bottom w:val="none" w:sz="0" w:space="0" w:color="auto"/>
        <w:right w:val="none" w:sz="0" w:space="0" w:color="auto"/>
      </w:divBdr>
    </w:div>
    <w:div w:id="762068255">
      <w:bodyDiv w:val="1"/>
      <w:marLeft w:val="0"/>
      <w:marRight w:val="0"/>
      <w:marTop w:val="0"/>
      <w:marBottom w:val="0"/>
      <w:divBdr>
        <w:top w:val="none" w:sz="0" w:space="0" w:color="auto"/>
        <w:left w:val="none" w:sz="0" w:space="0" w:color="auto"/>
        <w:bottom w:val="none" w:sz="0" w:space="0" w:color="auto"/>
        <w:right w:val="none" w:sz="0" w:space="0" w:color="auto"/>
      </w:divBdr>
    </w:div>
    <w:div w:id="815225012">
      <w:bodyDiv w:val="1"/>
      <w:marLeft w:val="0"/>
      <w:marRight w:val="0"/>
      <w:marTop w:val="0"/>
      <w:marBottom w:val="0"/>
      <w:divBdr>
        <w:top w:val="none" w:sz="0" w:space="0" w:color="auto"/>
        <w:left w:val="none" w:sz="0" w:space="0" w:color="auto"/>
        <w:bottom w:val="none" w:sz="0" w:space="0" w:color="auto"/>
        <w:right w:val="none" w:sz="0" w:space="0" w:color="auto"/>
      </w:divBdr>
    </w:div>
    <w:div w:id="857932818">
      <w:bodyDiv w:val="1"/>
      <w:marLeft w:val="0"/>
      <w:marRight w:val="0"/>
      <w:marTop w:val="0"/>
      <w:marBottom w:val="0"/>
      <w:divBdr>
        <w:top w:val="none" w:sz="0" w:space="0" w:color="auto"/>
        <w:left w:val="none" w:sz="0" w:space="0" w:color="auto"/>
        <w:bottom w:val="none" w:sz="0" w:space="0" w:color="auto"/>
        <w:right w:val="none" w:sz="0" w:space="0" w:color="auto"/>
      </w:divBdr>
    </w:div>
    <w:div w:id="871528040">
      <w:bodyDiv w:val="1"/>
      <w:marLeft w:val="0"/>
      <w:marRight w:val="0"/>
      <w:marTop w:val="0"/>
      <w:marBottom w:val="0"/>
      <w:divBdr>
        <w:top w:val="none" w:sz="0" w:space="0" w:color="auto"/>
        <w:left w:val="none" w:sz="0" w:space="0" w:color="auto"/>
        <w:bottom w:val="none" w:sz="0" w:space="0" w:color="auto"/>
        <w:right w:val="none" w:sz="0" w:space="0" w:color="auto"/>
      </w:divBdr>
    </w:div>
    <w:div w:id="991908559">
      <w:bodyDiv w:val="1"/>
      <w:marLeft w:val="0"/>
      <w:marRight w:val="0"/>
      <w:marTop w:val="0"/>
      <w:marBottom w:val="0"/>
      <w:divBdr>
        <w:top w:val="none" w:sz="0" w:space="0" w:color="auto"/>
        <w:left w:val="none" w:sz="0" w:space="0" w:color="auto"/>
        <w:bottom w:val="none" w:sz="0" w:space="0" w:color="auto"/>
        <w:right w:val="none" w:sz="0" w:space="0" w:color="auto"/>
      </w:divBdr>
    </w:div>
    <w:div w:id="1029575155">
      <w:bodyDiv w:val="1"/>
      <w:marLeft w:val="0"/>
      <w:marRight w:val="0"/>
      <w:marTop w:val="0"/>
      <w:marBottom w:val="0"/>
      <w:divBdr>
        <w:top w:val="none" w:sz="0" w:space="0" w:color="auto"/>
        <w:left w:val="none" w:sz="0" w:space="0" w:color="auto"/>
        <w:bottom w:val="none" w:sz="0" w:space="0" w:color="auto"/>
        <w:right w:val="none" w:sz="0" w:space="0" w:color="auto"/>
      </w:divBdr>
    </w:div>
    <w:div w:id="1050105186">
      <w:bodyDiv w:val="1"/>
      <w:marLeft w:val="0"/>
      <w:marRight w:val="0"/>
      <w:marTop w:val="0"/>
      <w:marBottom w:val="0"/>
      <w:divBdr>
        <w:top w:val="none" w:sz="0" w:space="0" w:color="auto"/>
        <w:left w:val="none" w:sz="0" w:space="0" w:color="auto"/>
        <w:bottom w:val="none" w:sz="0" w:space="0" w:color="auto"/>
        <w:right w:val="none" w:sz="0" w:space="0" w:color="auto"/>
      </w:divBdr>
    </w:div>
    <w:div w:id="1061291526">
      <w:bodyDiv w:val="1"/>
      <w:marLeft w:val="0"/>
      <w:marRight w:val="0"/>
      <w:marTop w:val="0"/>
      <w:marBottom w:val="0"/>
      <w:divBdr>
        <w:top w:val="none" w:sz="0" w:space="0" w:color="auto"/>
        <w:left w:val="none" w:sz="0" w:space="0" w:color="auto"/>
        <w:bottom w:val="none" w:sz="0" w:space="0" w:color="auto"/>
        <w:right w:val="none" w:sz="0" w:space="0" w:color="auto"/>
      </w:divBdr>
    </w:div>
    <w:div w:id="1085763887">
      <w:bodyDiv w:val="1"/>
      <w:marLeft w:val="0"/>
      <w:marRight w:val="0"/>
      <w:marTop w:val="0"/>
      <w:marBottom w:val="0"/>
      <w:divBdr>
        <w:top w:val="none" w:sz="0" w:space="0" w:color="auto"/>
        <w:left w:val="none" w:sz="0" w:space="0" w:color="auto"/>
        <w:bottom w:val="none" w:sz="0" w:space="0" w:color="auto"/>
        <w:right w:val="none" w:sz="0" w:space="0" w:color="auto"/>
      </w:divBdr>
    </w:div>
    <w:div w:id="1090858511">
      <w:bodyDiv w:val="1"/>
      <w:marLeft w:val="0"/>
      <w:marRight w:val="0"/>
      <w:marTop w:val="0"/>
      <w:marBottom w:val="0"/>
      <w:divBdr>
        <w:top w:val="none" w:sz="0" w:space="0" w:color="auto"/>
        <w:left w:val="none" w:sz="0" w:space="0" w:color="auto"/>
        <w:bottom w:val="none" w:sz="0" w:space="0" w:color="auto"/>
        <w:right w:val="none" w:sz="0" w:space="0" w:color="auto"/>
      </w:divBdr>
    </w:div>
    <w:div w:id="1108232658">
      <w:bodyDiv w:val="1"/>
      <w:marLeft w:val="0"/>
      <w:marRight w:val="0"/>
      <w:marTop w:val="0"/>
      <w:marBottom w:val="0"/>
      <w:divBdr>
        <w:top w:val="none" w:sz="0" w:space="0" w:color="auto"/>
        <w:left w:val="none" w:sz="0" w:space="0" w:color="auto"/>
        <w:bottom w:val="none" w:sz="0" w:space="0" w:color="auto"/>
        <w:right w:val="none" w:sz="0" w:space="0" w:color="auto"/>
      </w:divBdr>
    </w:div>
    <w:div w:id="1127118800">
      <w:bodyDiv w:val="1"/>
      <w:marLeft w:val="0"/>
      <w:marRight w:val="0"/>
      <w:marTop w:val="0"/>
      <w:marBottom w:val="0"/>
      <w:divBdr>
        <w:top w:val="none" w:sz="0" w:space="0" w:color="auto"/>
        <w:left w:val="none" w:sz="0" w:space="0" w:color="auto"/>
        <w:bottom w:val="none" w:sz="0" w:space="0" w:color="auto"/>
        <w:right w:val="none" w:sz="0" w:space="0" w:color="auto"/>
      </w:divBdr>
    </w:div>
    <w:div w:id="1151598635">
      <w:bodyDiv w:val="1"/>
      <w:marLeft w:val="0"/>
      <w:marRight w:val="0"/>
      <w:marTop w:val="0"/>
      <w:marBottom w:val="0"/>
      <w:divBdr>
        <w:top w:val="none" w:sz="0" w:space="0" w:color="auto"/>
        <w:left w:val="none" w:sz="0" w:space="0" w:color="auto"/>
        <w:bottom w:val="none" w:sz="0" w:space="0" w:color="auto"/>
        <w:right w:val="none" w:sz="0" w:space="0" w:color="auto"/>
      </w:divBdr>
    </w:div>
    <w:div w:id="1157963590">
      <w:bodyDiv w:val="1"/>
      <w:marLeft w:val="0"/>
      <w:marRight w:val="0"/>
      <w:marTop w:val="0"/>
      <w:marBottom w:val="0"/>
      <w:divBdr>
        <w:top w:val="none" w:sz="0" w:space="0" w:color="auto"/>
        <w:left w:val="none" w:sz="0" w:space="0" w:color="auto"/>
        <w:bottom w:val="none" w:sz="0" w:space="0" w:color="auto"/>
        <w:right w:val="none" w:sz="0" w:space="0" w:color="auto"/>
      </w:divBdr>
    </w:div>
    <w:div w:id="1169713296">
      <w:bodyDiv w:val="1"/>
      <w:marLeft w:val="0"/>
      <w:marRight w:val="0"/>
      <w:marTop w:val="0"/>
      <w:marBottom w:val="0"/>
      <w:divBdr>
        <w:top w:val="none" w:sz="0" w:space="0" w:color="auto"/>
        <w:left w:val="none" w:sz="0" w:space="0" w:color="auto"/>
        <w:bottom w:val="none" w:sz="0" w:space="0" w:color="auto"/>
        <w:right w:val="none" w:sz="0" w:space="0" w:color="auto"/>
      </w:divBdr>
    </w:div>
    <w:div w:id="1188325082">
      <w:bodyDiv w:val="1"/>
      <w:marLeft w:val="0"/>
      <w:marRight w:val="0"/>
      <w:marTop w:val="0"/>
      <w:marBottom w:val="0"/>
      <w:divBdr>
        <w:top w:val="none" w:sz="0" w:space="0" w:color="auto"/>
        <w:left w:val="none" w:sz="0" w:space="0" w:color="auto"/>
        <w:bottom w:val="none" w:sz="0" w:space="0" w:color="auto"/>
        <w:right w:val="none" w:sz="0" w:space="0" w:color="auto"/>
      </w:divBdr>
    </w:div>
    <w:div w:id="1210071086">
      <w:bodyDiv w:val="1"/>
      <w:marLeft w:val="0"/>
      <w:marRight w:val="0"/>
      <w:marTop w:val="0"/>
      <w:marBottom w:val="0"/>
      <w:divBdr>
        <w:top w:val="none" w:sz="0" w:space="0" w:color="auto"/>
        <w:left w:val="none" w:sz="0" w:space="0" w:color="auto"/>
        <w:bottom w:val="none" w:sz="0" w:space="0" w:color="auto"/>
        <w:right w:val="none" w:sz="0" w:space="0" w:color="auto"/>
      </w:divBdr>
    </w:div>
    <w:div w:id="1265649778">
      <w:bodyDiv w:val="1"/>
      <w:marLeft w:val="0"/>
      <w:marRight w:val="0"/>
      <w:marTop w:val="0"/>
      <w:marBottom w:val="0"/>
      <w:divBdr>
        <w:top w:val="none" w:sz="0" w:space="0" w:color="auto"/>
        <w:left w:val="none" w:sz="0" w:space="0" w:color="auto"/>
        <w:bottom w:val="none" w:sz="0" w:space="0" w:color="auto"/>
        <w:right w:val="none" w:sz="0" w:space="0" w:color="auto"/>
      </w:divBdr>
    </w:div>
    <w:div w:id="1342395409">
      <w:bodyDiv w:val="1"/>
      <w:marLeft w:val="0"/>
      <w:marRight w:val="0"/>
      <w:marTop w:val="0"/>
      <w:marBottom w:val="0"/>
      <w:divBdr>
        <w:top w:val="none" w:sz="0" w:space="0" w:color="auto"/>
        <w:left w:val="none" w:sz="0" w:space="0" w:color="auto"/>
        <w:bottom w:val="none" w:sz="0" w:space="0" w:color="auto"/>
        <w:right w:val="none" w:sz="0" w:space="0" w:color="auto"/>
      </w:divBdr>
    </w:div>
    <w:div w:id="1345136131">
      <w:bodyDiv w:val="1"/>
      <w:marLeft w:val="0"/>
      <w:marRight w:val="0"/>
      <w:marTop w:val="0"/>
      <w:marBottom w:val="0"/>
      <w:divBdr>
        <w:top w:val="none" w:sz="0" w:space="0" w:color="auto"/>
        <w:left w:val="none" w:sz="0" w:space="0" w:color="auto"/>
        <w:bottom w:val="none" w:sz="0" w:space="0" w:color="auto"/>
        <w:right w:val="none" w:sz="0" w:space="0" w:color="auto"/>
      </w:divBdr>
    </w:div>
    <w:div w:id="1348365475">
      <w:bodyDiv w:val="1"/>
      <w:marLeft w:val="0"/>
      <w:marRight w:val="0"/>
      <w:marTop w:val="0"/>
      <w:marBottom w:val="0"/>
      <w:divBdr>
        <w:top w:val="none" w:sz="0" w:space="0" w:color="auto"/>
        <w:left w:val="none" w:sz="0" w:space="0" w:color="auto"/>
        <w:bottom w:val="none" w:sz="0" w:space="0" w:color="auto"/>
        <w:right w:val="none" w:sz="0" w:space="0" w:color="auto"/>
      </w:divBdr>
    </w:div>
    <w:div w:id="1359769180">
      <w:bodyDiv w:val="1"/>
      <w:marLeft w:val="0"/>
      <w:marRight w:val="0"/>
      <w:marTop w:val="0"/>
      <w:marBottom w:val="0"/>
      <w:divBdr>
        <w:top w:val="none" w:sz="0" w:space="0" w:color="auto"/>
        <w:left w:val="none" w:sz="0" w:space="0" w:color="auto"/>
        <w:bottom w:val="none" w:sz="0" w:space="0" w:color="auto"/>
        <w:right w:val="none" w:sz="0" w:space="0" w:color="auto"/>
      </w:divBdr>
    </w:div>
    <w:div w:id="1406761526">
      <w:bodyDiv w:val="1"/>
      <w:marLeft w:val="0"/>
      <w:marRight w:val="0"/>
      <w:marTop w:val="0"/>
      <w:marBottom w:val="0"/>
      <w:divBdr>
        <w:top w:val="none" w:sz="0" w:space="0" w:color="auto"/>
        <w:left w:val="none" w:sz="0" w:space="0" w:color="auto"/>
        <w:bottom w:val="none" w:sz="0" w:space="0" w:color="auto"/>
        <w:right w:val="none" w:sz="0" w:space="0" w:color="auto"/>
      </w:divBdr>
    </w:div>
    <w:div w:id="1430470498">
      <w:bodyDiv w:val="1"/>
      <w:marLeft w:val="0"/>
      <w:marRight w:val="0"/>
      <w:marTop w:val="0"/>
      <w:marBottom w:val="0"/>
      <w:divBdr>
        <w:top w:val="none" w:sz="0" w:space="0" w:color="auto"/>
        <w:left w:val="none" w:sz="0" w:space="0" w:color="auto"/>
        <w:bottom w:val="none" w:sz="0" w:space="0" w:color="auto"/>
        <w:right w:val="none" w:sz="0" w:space="0" w:color="auto"/>
      </w:divBdr>
    </w:div>
    <w:div w:id="1435708589">
      <w:bodyDiv w:val="1"/>
      <w:marLeft w:val="0"/>
      <w:marRight w:val="0"/>
      <w:marTop w:val="0"/>
      <w:marBottom w:val="0"/>
      <w:divBdr>
        <w:top w:val="none" w:sz="0" w:space="0" w:color="auto"/>
        <w:left w:val="none" w:sz="0" w:space="0" w:color="auto"/>
        <w:bottom w:val="none" w:sz="0" w:space="0" w:color="auto"/>
        <w:right w:val="none" w:sz="0" w:space="0" w:color="auto"/>
      </w:divBdr>
    </w:div>
    <w:div w:id="1469468673">
      <w:bodyDiv w:val="1"/>
      <w:marLeft w:val="0"/>
      <w:marRight w:val="0"/>
      <w:marTop w:val="0"/>
      <w:marBottom w:val="0"/>
      <w:divBdr>
        <w:top w:val="none" w:sz="0" w:space="0" w:color="auto"/>
        <w:left w:val="none" w:sz="0" w:space="0" w:color="auto"/>
        <w:bottom w:val="none" w:sz="0" w:space="0" w:color="auto"/>
        <w:right w:val="none" w:sz="0" w:space="0" w:color="auto"/>
      </w:divBdr>
    </w:div>
    <w:div w:id="1485052396">
      <w:bodyDiv w:val="1"/>
      <w:marLeft w:val="0"/>
      <w:marRight w:val="0"/>
      <w:marTop w:val="0"/>
      <w:marBottom w:val="0"/>
      <w:divBdr>
        <w:top w:val="none" w:sz="0" w:space="0" w:color="auto"/>
        <w:left w:val="none" w:sz="0" w:space="0" w:color="auto"/>
        <w:bottom w:val="none" w:sz="0" w:space="0" w:color="auto"/>
        <w:right w:val="none" w:sz="0" w:space="0" w:color="auto"/>
      </w:divBdr>
    </w:div>
    <w:div w:id="1503013530">
      <w:bodyDiv w:val="1"/>
      <w:marLeft w:val="0"/>
      <w:marRight w:val="0"/>
      <w:marTop w:val="0"/>
      <w:marBottom w:val="0"/>
      <w:divBdr>
        <w:top w:val="none" w:sz="0" w:space="0" w:color="auto"/>
        <w:left w:val="none" w:sz="0" w:space="0" w:color="auto"/>
        <w:bottom w:val="none" w:sz="0" w:space="0" w:color="auto"/>
        <w:right w:val="none" w:sz="0" w:space="0" w:color="auto"/>
      </w:divBdr>
    </w:div>
    <w:div w:id="1528760508">
      <w:bodyDiv w:val="1"/>
      <w:marLeft w:val="0"/>
      <w:marRight w:val="0"/>
      <w:marTop w:val="0"/>
      <w:marBottom w:val="0"/>
      <w:divBdr>
        <w:top w:val="none" w:sz="0" w:space="0" w:color="auto"/>
        <w:left w:val="none" w:sz="0" w:space="0" w:color="auto"/>
        <w:bottom w:val="none" w:sz="0" w:space="0" w:color="auto"/>
        <w:right w:val="none" w:sz="0" w:space="0" w:color="auto"/>
      </w:divBdr>
    </w:div>
    <w:div w:id="1539468168">
      <w:bodyDiv w:val="1"/>
      <w:marLeft w:val="0"/>
      <w:marRight w:val="0"/>
      <w:marTop w:val="0"/>
      <w:marBottom w:val="0"/>
      <w:divBdr>
        <w:top w:val="none" w:sz="0" w:space="0" w:color="auto"/>
        <w:left w:val="none" w:sz="0" w:space="0" w:color="auto"/>
        <w:bottom w:val="none" w:sz="0" w:space="0" w:color="auto"/>
        <w:right w:val="none" w:sz="0" w:space="0" w:color="auto"/>
      </w:divBdr>
    </w:div>
    <w:div w:id="1594973535">
      <w:bodyDiv w:val="1"/>
      <w:marLeft w:val="0"/>
      <w:marRight w:val="0"/>
      <w:marTop w:val="0"/>
      <w:marBottom w:val="0"/>
      <w:divBdr>
        <w:top w:val="none" w:sz="0" w:space="0" w:color="auto"/>
        <w:left w:val="none" w:sz="0" w:space="0" w:color="auto"/>
        <w:bottom w:val="none" w:sz="0" w:space="0" w:color="auto"/>
        <w:right w:val="none" w:sz="0" w:space="0" w:color="auto"/>
      </w:divBdr>
    </w:div>
    <w:div w:id="1595942792">
      <w:bodyDiv w:val="1"/>
      <w:marLeft w:val="0"/>
      <w:marRight w:val="0"/>
      <w:marTop w:val="0"/>
      <w:marBottom w:val="0"/>
      <w:divBdr>
        <w:top w:val="none" w:sz="0" w:space="0" w:color="auto"/>
        <w:left w:val="none" w:sz="0" w:space="0" w:color="auto"/>
        <w:bottom w:val="none" w:sz="0" w:space="0" w:color="auto"/>
        <w:right w:val="none" w:sz="0" w:space="0" w:color="auto"/>
      </w:divBdr>
    </w:div>
    <w:div w:id="1597833834">
      <w:bodyDiv w:val="1"/>
      <w:marLeft w:val="0"/>
      <w:marRight w:val="0"/>
      <w:marTop w:val="0"/>
      <w:marBottom w:val="0"/>
      <w:divBdr>
        <w:top w:val="none" w:sz="0" w:space="0" w:color="auto"/>
        <w:left w:val="none" w:sz="0" w:space="0" w:color="auto"/>
        <w:bottom w:val="none" w:sz="0" w:space="0" w:color="auto"/>
        <w:right w:val="none" w:sz="0" w:space="0" w:color="auto"/>
      </w:divBdr>
    </w:div>
    <w:div w:id="1600261645">
      <w:bodyDiv w:val="1"/>
      <w:marLeft w:val="0"/>
      <w:marRight w:val="0"/>
      <w:marTop w:val="0"/>
      <w:marBottom w:val="0"/>
      <w:divBdr>
        <w:top w:val="none" w:sz="0" w:space="0" w:color="auto"/>
        <w:left w:val="none" w:sz="0" w:space="0" w:color="auto"/>
        <w:bottom w:val="none" w:sz="0" w:space="0" w:color="auto"/>
        <w:right w:val="none" w:sz="0" w:space="0" w:color="auto"/>
      </w:divBdr>
    </w:div>
    <w:div w:id="1602761666">
      <w:bodyDiv w:val="1"/>
      <w:marLeft w:val="0"/>
      <w:marRight w:val="0"/>
      <w:marTop w:val="0"/>
      <w:marBottom w:val="0"/>
      <w:divBdr>
        <w:top w:val="none" w:sz="0" w:space="0" w:color="auto"/>
        <w:left w:val="none" w:sz="0" w:space="0" w:color="auto"/>
        <w:bottom w:val="none" w:sz="0" w:space="0" w:color="auto"/>
        <w:right w:val="none" w:sz="0" w:space="0" w:color="auto"/>
      </w:divBdr>
    </w:div>
    <w:div w:id="1641421135">
      <w:bodyDiv w:val="1"/>
      <w:marLeft w:val="0"/>
      <w:marRight w:val="0"/>
      <w:marTop w:val="0"/>
      <w:marBottom w:val="0"/>
      <w:divBdr>
        <w:top w:val="none" w:sz="0" w:space="0" w:color="auto"/>
        <w:left w:val="none" w:sz="0" w:space="0" w:color="auto"/>
        <w:bottom w:val="none" w:sz="0" w:space="0" w:color="auto"/>
        <w:right w:val="none" w:sz="0" w:space="0" w:color="auto"/>
      </w:divBdr>
    </w:div>
    <w:div w:id="1683318314">
      <w:bodyDiv w:val="1"/>
      <w:marLeft w:val="0"/>
      <w:marRight w:val="0"/>
      <w:marTop w:val="0"/>
      <w:marBottom w:val="0"/>
      <w:divBdr>
        <w:top w:val="none" w:sz="0" w:space="0" w:color="auto"/>
        <w:left w:val="none" w:sz="0" w:space="0" w:color="auto"/>
        <w:bottom w:val="none" w:sz="0" w:space="0" w:color="auto"/>
        <w:right w:val="none" w:sz="0" w:space="0" w:color="auto"/>
      </w:divBdr>
    </w:div>
    <w:div w:id="1710494441">
      <w:bodyDiv w:val="1"/>
      <w:marLeft w:val="0"/>
      <w:marRight w:val="0"/>
      <w:marTop w:val="0"/>
      <w:marBottom w:val="0"/>
      <w:divBdr>
        <w:top w:val="none" w:sz="0" w:space="0" w:color="auto"/>
        <w:left w:val="none" w:sz="0" w:space="0" w:color="auto"/>
        <w:bottom w:val="none" w:sz="0" w:space="0" w:color="auto"/>
        <w:right w:val="none" w:sz="0" w:space="0" w:color="auto"/>
      </w:divBdr>
    </w:div>
    <w:div w:id="1757169323">
      <w:bodyDiv w:val="1"/>
      <w:marLeft w:val="0"/>
      <w:marRight w:val="0"/>
      <w:marTop w:val="0"/>
      <w:marBottom w:val="0"/>
      <w:divBdr>
        <w:top w:val="none" w:sz="0" w:space="0" w:color="auto"/>
        <w:left w:val="none" w:sz="0" w:space="0" w:color="auto"/>
        <w:bottom w:val="none" w:sz="0" w:space="0" w:color="auto"/>
        <w:right w:val="none" w:sz="0" w:space="0" w:color="auto"/>
      </w:divBdr>
    </w:div>
    <w:div w:id="1820225662">
      <w:bodyDiv w:val="1"/>
      <w:marLeft w:val="0"/>
      <w:marRight w:val="0"/>
      <w:marTop w:val="0"/>
      <w:marBottom w:val="0"/>
      <w:divBdr>
        <w:top w:val="none" w:sz="0" w:space="0" w:color="auto"/>
        <w:left w:val="none" w:sz="0" w:space="0" w:color="auto"/>
        <w:bottom w:val="none" w:sz="0" w:space="0" w:color="auto"/>
        <w:right w:val="none" w:sz="0" w:space="0" w:color="auto"/>
      </w:divBdr>
    </w:div>
    <w:div w:id="1849369468">
      <w:bodyDiv w:val="1"/>
      <w:marLeft w:val="0"/>
      <w:marRight w:val="0"/>
      <w:marTop w:val="0"/>
      <w:marBottom w:val="0"/>
      <w:divBdr>
        <w:top w:val="none" w:sz="0" w:space="0" w:color="auto"/>
        <w:left w:val="none" w:sz="0" w:space="0" w:color="auto"/>
        <w:bottom w:val="none" w:sz="0" w:space="0" w:color="auto"/>
        <w:right w:val="none" w:sz="0" w:space="0" w:color="auto"/>
      </w:divBdr>
    </w:div>
    <w:div w:id="1895238449">
      <w:bodyDiv w:val="1"/>
      <w:marLeft w:val="0"/>
      <w:marRight w:val="0"/>
      <w:marTop w:val="0"/>
      <w:marBottom w:val="0"/>
      <w:divBdr>
        <w:top w:val="none" w:sz="0" w:space="0" w:color="auto"/>
        <w:left w:val="none" w:sz="0" w:space="0" w:color="auto"/>
        <w:bottom w:val="none" w:sz="0" w:space="0" w:color="auto"/>
        <w:right w:val="none" w:sz="0" w:space="0" w:color="auto"/>
      </w:divBdr>
    </w:div>
    <w:div w:id="1940680267">
      <w:bodyDiv w:val="1"/>
      <w:marLeft w:val="0"/>
      <w:marRight w:val="0"/>
      <w:marTop w:val="0"/>
      <w:marBottom w:val="0"/>
      <w:divBdr>
        <w:top w:val="none" w:sz="0" w:space="0" w:color="auto"/>
        <w:left w:val="none" w:sz="0" w:space="0" w:color="auto"/>
        <w:bottom w:val="none" w:sz="0" w:space="0" w:color="auto"/>
        <w:right w:val="none" w:sz="0" w:space="0" w:color="auto"/>
      </w:divBdr>
    </w:div>
    <w:div w:id="1953398412">
      <w:bodyDiv w:val="1"/>
      <w:marLeft w:val="0"/>
      <w:marRight w:val="0"/>
      <w:marTop w:val="0"/>
      <w:marBottom w:val="0"/>
      <w:divBdr>
        <w:top w:val="none" w:sz="0" w:space="0" w:color="auto"/>
        <w:left w:val="none" w:sz="0" w:space="0" w:color="auto"/>
        <w:bottom w:val="none" w:sz="0" w:space="0" w:color="auto"/>
        <w:right w:val="none" w:sz="0" w:space="0" w:color="auto"/>
      </w:divBdr>
    </w:div>
    <w:div w:id="1962681855">
      <w:bodyDiv w:val="1"/>
      <w:marLeft w:val="0"/>
      <w:marRight w:val="0"/>
      <w:marTop w:val="0"/>
      <w:marBottom w:val="0"/>
      <w:divBdr>
        <w:top w:val="none" w:sz="0" w:space="0" w:color="auto"/>
        <w:left w:val="none" w:sz="0" w:space="0" w:color="auto"/>
        <w:bottom w:val="none" w:sz="0" w:space="0" w:color="auto"/>
        <w:right w:val="none" w:sz="0" w:space="0" w:color="auto"/>
      </w:divBdr>
    </w:div>
    <w:div w:id="1970745509">
      <w:bodyDiv w:val="1"/>
      <w:marLeft w:val="0"/>
      <w:marRight w:val="0"/>
      <w:marTop w:val="0"/>
      <w:marBottom w:val="0"/>
      <w:divBdr>
        <w:top w:val="none" w:sz="0" w:space="0" w:color="auto"/>
        <w:left w:val="none" w:sz="0" w:space="0" w:color="auto"/>
        <w:bottom w:val="none" w:sz="0" w:space="0" w:color="auto"/>
        <w:right w:val="none" w:sz="0" w:space="0" w:color="auto"/>
      </w:divBdr>
    </w:div>
    <w:div w:id="1987540137">
      <w:bodyDiv w:val="1"/>
      <w:marLeft w:val="0"/>
      <w:marRight w:val="0"/>
      <w:marTop w:val="0"/>
      <w:marBottom w:val="0"/>
      <w:divBdr>
        <w:top w:val="none" w:sz="0" w:space="0" w:color="auto"/>
        <w:left w:val="none" w:sz="0" w:space="0" w:color="auto"/>
        <w:bottom w:val="none" w:sz="0" w:space="0" w:color="auto"/>
        <w:right w:val="none" w:sz="0" w:space="0" w:color="auto"/>
      </w:divBdr>
    </w:div>
    <w:div w:id="2014335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footer" Target="foot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nam02.safelinks.protection.outlook.com/?url=https%3A%2F%2Fsam.gov%2Fcontent%2Fentity-reporting&amp;data=05%7C01%7Cfhentz%40bbande.com%7Ccdfe5fcd4b444abddd3608dad896e668%7C2c79051290c04244940c35447767611f%7C0%7C0%7C638060439893446758%7CUnknown%7CTWFpbGZsb3d8eyJWIjoiMC4wLjAwMDAiLCJQIjoiV2luMzIiLCJBTiI6Ik1haWwiLCJXVCI6Mn0%3D%7C3000%7C%7C%7C&amp;sdata=TIusMYp41lrdWoJIRy9oH08x9Om%2Fms6ks0AGFEdSJD4%3D&amp;reserved=0" TargetMode="Externa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header" Target="header2.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ar.cce.af.mil/" TargetMode="External"/><Relationship Id="rId23" Type="http://schemas.openxmlformats.org/officeDocument/2006/relationships/footer" Target="footer3.xml"/><Relationship Id="rId10" Type="http://schemas.openxmlformats.org/officeDocument/2006/relationships/styles" Target="styl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hyperlink" Target="https://nam02.safelinks.protection.outlook.com/?url=https%3A%2F%2Fsam.gov%2Fcontent%2Fentity-reporting&amp;data=05%7C01%7Cfhentz%40bbande.com%7Ccdfe5fcd4b444abddd3608dad896e668%7C2c79051290c04244940c35447767611f%7C0%7C0%7C638060439893446758%7CUnknown%7CTWFpbGZsb3d8eyJWIjoiMC4wLjAwMDAiLCJQIjoiV2luMzIiLCJBTiI6Ik1haWwiLCJXVCI6Mn0%3D%7C3000%7C%7C%7C&amp;sdata=TIusMYp41lrdWoJIRy9oH08x9Om%2Fms6ks0AGFEdSJD4%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ct:contentTypeSchema xmlns:ct="http://schemas.microsoft.com/office/2006/metadata/contentType" xmlns:ma="http://schemas.microsoft.com/office/2006/metadata/properties/metaAttributes" ct:_="" ma:_="" ma:contentTypeName="Document" ma:contentTypeID="0x010100D98C0F57ED2FAB4CB79FE24552E493B3" ma:contentTypeVersion="14" ma:contentTypeDescription="Create a new document." ma:contentTypeScope="" ma:versionID="7c596b21b181f226cccd5a71efd0143b">
  <xsd:schema xmlns:xsd="http://www.w3.org/2001/XMLSchema" xmlns:xs="http://www.w3.org/2001/XMLSchema" xmlns:p="http://schemas.microsoft.com/office/2006/metadata/properties" xmlns:ns2="e51bab45-77c9-430c-a01c-5534ae2af465" xmlns:ns3="f892cc06-acbd-4529-babe-066f0adb4424" targetNamespace="http://schemas.microsoft.com/office/2006/metadata/properties" ma:root="true" ma:fieldsID="b2186f54a7b8d4c08162371507d45dc0" ns2:_="" ns3:_="">
    <xsd:import namespace="e51bab45-77c9-430c-a01c-5534ae2af465"/>
    <xsd:import namespace="f892cc06-acbd-4529-babe-066f0adb442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1bab45-77c9-430c-a01c-5534ae2af4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e6c1609-49e0-4fdc-8f5b-8b798a96913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92cc06-acbd-4529-babe-066f0adb442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0ed92ef-be53-4cdf-8029-19a16c32aeb8}" ma:internalName="TaxCatchAll" ma:showField="CatchAllData" ma:web="f892cc06-acbd-4529-babe-066f0adb44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p:properties xmlns:p="http://schemas.microsoft.com/office/2006/metadata/properties" xmlns:xsi="http://www.w3.org/2001/XMLSchema-instance">
  <documentManagement>
    <TaxCatchAll xmlns="f892cc06-acbd-4529-babe-066f0adb4424" xsi:nil="true"/>
    <lcf76f155ced4ddcb4097134ff3c332f xmlns="e51bab45-77c9-430c-a01c-5534ae2af465">
      <Terms xmlns="http://schemas.microsoft.com/office/infopath/2007/PartnerControls"/>
    </lcf76f155ced4ddcb4097134ff3c332f>
  </documentManagement>
</p:properties>
</file>

<file path=customXml/item8.xml><?xml version="1.0" encoding="utf-8"?>
<p:properties xmlns:p="http://schemas.microsoft.com/office/2006/metadata/properties" xmlns:xsi="http://www.w3.org/2001/XMLSchema-instance" xmlns:pc="http://schemas.microsoft.com/office/infopath/2007/PartnerControls">
  <documentManagement>
    <FileType xmlns="653df553-febb-4794-a89f-a5a8262b4129">Template</FileType>
    <DocStatus xmlns="653df553-febb-4794-a89f-a5a8262b4129">Draft</DocStatus>
    <ReportCategory xmlns="http://schemas.microsoft.com/sharepoint/v3">6. PWS &amp; Sub-CLIN Structure</ReportCategory>
    <ORC_x0020_Name xmlns="653df553-febb-4794-a89f-a5a8262b4129" xsi:nil="true"/>
    <DocComments xmlns="653df553-febb-4794-a89f-a5a8262b4129" xsi:nil="true"/>
  </documentManagement>
</p:properties>
</file>

<file path=customXml/itemProps1.xml><?xml version="1.0" encoding="utf-8"?>
<ds:datastoreItem xmlns:ds="http://schemas.openxmlformats.org/officeDocument/2006/customXml" ds:itemID="{0327D99E-0ACD-4649-B965-A75414D5DDBA}">
  <ds:schemaRefs>
    <ds:schemaRef ds:uri="http://schemas.microsoft.com/sharepoint/v3/contenttype/forms"/>
  </ds:schemaRefs>
</ds:datastoreItem>
</file>

<file path=customXml/itemProps2.xml><?xml version="1.0" encoding="utf-8"?>
<ds:datastoreItem xmlns:ds="http://schemas.openxmlformats.org/officeDocument/2006/customXml" ds:itemID="{A6D1B1DD-F5BC-40DC-A4EE-A3A5A3433F15}">
  <ds:schemaRefs>
    <ds:schemaRef ds:uri="http://schemas.openxmlformats.org/officeDocument/2006/bibliography"/>
  </ds:schemaRefs>
</ds:datastoreItem>
</file>

<file path=customXml/itemProps3.xml><?xml version="1.0" encoding="utf-8"?>
<ds:datastoreItem xmlns:ds="http://schemas.openxmlformats.org/officeDocument/2006/customXml" ds:itemID="{65B363DA-1D01-4EDC-B204-717202C03367}">
  <ds:schemaRefs>
    <ds:schemaRef ds:uri="http://schemas.openxmlformats.org/officeDocument/2006/bibliography"/>
  </ds:schemaRefs>
</ds:datastoreItem>
</file>

<file path=customXml/itemProps4.xml><?xml version="1.0" encoding="utf-8"?>
<ds:datastoreItem xmlns:ds="http://schemas.openxmlformats.org/officeDocument/2006/customXml" ds:itemID="{1642E3F7-2243-42BD-B024-54B70193434C}">
  <ds:schemaRefs>
    <ds:schemaRef ds:uri="http://schemas.openxmlformats.org/officeDocument/2006/bibliography"/>
  </ds:schemaRefs>
</ds:datastoreItem>
</file>

<file path=customXml/itemProps5.xml><?xml version="1.0" encoding="utf-8"?>
<ds:datastoreItem xmlns:ds="http://schemas.openxmlformats.org/officeDocument/2006/customXml" ds:itemID="{EDACD900-B0B8-44AB-AC31-ADA067FC52E7}">
  <ds:schemaRefs>
    <ds:schemaRef ds:uri="http://schemas.openxmlformats.org/officeDocument/2006/bibliography"/>
  </ds:schemaRefs>
</ds:datastoreItem>
</file>

<file path=customXml/itemProps6.xml><?xml version="1.0" encoding="utf-8"?>
<ds:datastoreItem xmlns:ds="http://schemas.openxmlformats.org/officeDocument/2006/customXml" ds:itemID="{0BC92C32-FA28-43FC-9FDC-D0168183B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1bab45-77c9-430c-a01c-5534ae2af465"/>
    <ds:schemaRef ds:uri="f892cc06-acbd-4529-babe-066f0adb44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DBF27954-741A-4EE4-B23A-31791586E71A}">
  <ds:schemaRefs>
    <ds:schemaRef ds:uri="http://schemas.microsoft.com/office/2006/metadata/properties"/>
    <ds:schemaRef ds:uri="f892cc06-acbd-4529-babe-066f0adb4424"/>
    <ds:schemaRef ds:uri="e51bab45-77c9-430c-a01c-5534ae2af465"/>
    <ds:schemaRef ds:uri="http://schemas.microsoft.com/office/infopath/2007/PartnerControls"/>
  </ds:schemaRefs>
</ds:datastoreItem>
</file>

<file path=customXml/itemProps8.xml><?xml version="1.0" encoding="utf-8"?>
<ds:datastoreItem xmlns:ds="http://schemas.openxmlformats.org/officeDocument/2006/customXml" ds:itemID="{9266B0DE-D282-40CE-B34B-7FD36346D3F3}">
  <ds:schemaRefs>
    <ds:schemaRef ds:uri="http://schemas.microsoft.com/office/2006/metadata/properties"/>
    <ds:schemaRef ds:uri="http://schemas.microsoft.com/office/infopath/2007/PartnerControls"/>
    <ds:schemaRef ds:uri="653df553-febb-4794-a89f-a5a8262b4129"/>
    <ds:schemaRef ds:uri="http://schemas.microsoft.com/sharepoint/v3"/>
  </ds:schemaRefs>
</ds:datastoreItem>
</file>

<file path=docMetadata/LabelInfo.xml><?xml version="1.0" encoding="utf-8"?>
<clbl:labelList xmlns:clbl="http://schemas.microsoft.com/office/2020/mipLabelMetadata">
  <clbl:label id="{fc4d76ba-f17c-4c50-b9a7-8f3163d27582}" enabled="0" method="" siteId="{fc4d76ba-f17c-4c50-b9a7-8f3163d27582}"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52</Pages>
  <Words>21220</Words>
  <Characters>120960</Characters>
  <Application>Microsoft Office Word</Application>
  <DocSecurity>0</DocSecurity>
  <Lines>1008</Lines>
  <Paragraphs>283</Paragraphs>
  <ScaleCrop>false</ScaleCrop>
  <HeadingPairs>
    <vt:vector size="2" baseType="variant">
      <vt:variant>
        <vt:lpstr>Title</vt:lpstr>
      </vt:variant>
      <vt:variant>
        <vt:i4>1</vt:i4>
      </vt:variant>
    </vt:vector>
  </HeadingPairs>
  <TitlesOfParts>
    <vt:vector size="1" baseType="lpstr">
      <vt:lpstr>PWS</vt:lpstr>
    </vt:vector>
  </TitlesOfParts>
  <Company>AFCEE</Company>
  <LinksUpToDate>false</LinksUpToDate>
  <CharactersWithSpaces>141897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PWS</dc:title>
  <dc:subject>TEMPLATE GUIDE -- TAILOR AS NECESSARY</dc:subject>
  <dc:creator>AFCEE</dc:creator>
  <cp:keywords/>
  <dc:description/>
  <cp:lastModifiedBy>Jimenez, David A CIV USARMY CESAS (USA)</cp:lastModifiedBy>
  <cp:revision>7</cp:revision>
  <cp:lastPrinted>2022-04-06T19:22:00Z</cp:lastPrinted>
  <dcterms:created xsi:type="dcterms:W3CDTF">2026-08-25T20:19:00Z</dcterms:created>
  <dcterms:modified xsi:type="dcterms:W3CDTF">2026-09-08T22:54:00Z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0x010100D98C0F57ED2FAB4CB79FE24552E493B3</vt:lpwstr>
  </property>
  <property fmtid="{D5CDD505-2E9C-101B-9397-08002B2CF9AE}" pid="3" name="AuthorIds_UIVersion_3072">
    <vt:lpwstr>20</vt:lpwstr>
  </property>
  <property fmtid="{D5CDD505-2E9C-101B-9397-08002B2CF9AE}" pid="4" name="GUID">
    <vt:lpwstr>7122d566-5a63-4fc9-b723-d6c6e5939cc8</vt:lpwstr>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MSIP_Label_defa4170-0d19-0005-0004-bc88714345d2_Enabled">
    <vt:lpwstr>true</vt:lpwstr>
  </property>
  <property fmtid="{D5CDD505-2E9C-101B-9397-08002B2CF9AE}" pid="12" name="MSIP_Label_defa4170-0d19-0005-0004-bc88714345d2_SetDate">
    <vt:lpwstr>2023-01-10T19:49:29Z</vt:lpwstr>
  </property>
  <property fmtid="{D5CDD505-2E9C-101B-9397-08002B2CF9AE}" pid="13" name="MSIP_Label_defa4170-0d19-0005-0004-bc88714345d2_Method">
    <vt:lpwstr>Standard</vt:lpwstr>
  </property>
  <property fmtid="{D5CDD505-2E9C-101B-9397-08002B2CF9AE}" pid="14" name="MSIP_Label_defa4170-0d19-0005-0004-bc88714345d2_Name">
    <vt:lpwstr>defa4170-0d19-0005-0004-bc88714345d2</vt:lpwstr>
  </property>
  <property fmtid="{D5CDD505-2E9C-101B-9397-08002B2CF9AE}" pid="15" name="MSIP_Label_defa4170-0d19-0005-0004-bc88714345d2_SiteId">
    <vt:lpwstr>d00dcbc1-8598-40c4-ae7a-ec09d633c90a</vt:lpwstr>
  </property>
  <property fmtid="{D5CDD505-2E9C-101B-9397-08002B2CF9AE}" pid="16" name="MSIP_Label_defa4170-0d19-0005-0004-bc88714345d2_ActionId">
    <vt:lpwstr>017a6817-8a8b-46b7-bb9e-1dc087750375</vt:lpwstr>
  </property>
  <property fmtid="{D5CDD505-2E9C-101B-9397-08002B2CF9AE}" pid="17" name="MSIP_Label_defa4170-0d19-0005-0004-bc88714345d2_ContentBits">
    <vt:lpwstr>0</vt:lpwstr>
  </property>
  <property fmtid="{D5CDD505-2E9C-101B-9397-08002B2CF9AE}" pid="18" name="GrammarlyDocumentId">
    <vt:lpwstr>b814e1d6-dc3f-41dc-a975-7a792b43e1a5</vt:lpwstr>
  </property>
</Properties>
</file>